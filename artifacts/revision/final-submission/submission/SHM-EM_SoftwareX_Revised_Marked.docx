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7CD729D" w14:textId="77777777" w:rsidR="00CA3471" w:rsidRDefault="00C274BD">
      <w:pPr>
        <w:pStyle w:val="ac"/>
        <w:jc w:val="center"/>
      </w:pPr>
      <w:r>
        <w:rPr>
          <w:b w:val="0"/>
        </w:rPr>
        <w:t>SHM-EM: A forecast-aware event management framework for heterogeneous engineering monitoring</w:t>
      </w:r>
    </w:p>
    <w:p w14:paraId="0FB2A9E9" w14:textId="77777777" w:rsidR="00CA3471" w:rsidRDefault="00C274BD">
      <w:pPr>
        <w:jc w:val="center"/>
      </w:pPr>
      <w:r>
        <w:t>Ji'an Liao</w:t>
      </w:r>
      <w:r>
        <w:rPr>
          <w:vertAlign w:val="superscript"/>
        </w:rPr>
        <w:t>a,b</w:t>
      </w:r>
      <w:r>
        <w:t>, Zifa Wang</w:t>
      </w:r>
      <w:r>
        <w:rPr>
          <w:vertAlign w:val="superscript"/>
        </w:rPr>
        <w:t>a,b</w:t>
      </w:r>
      <w:del w:id="0" w:author="SHM-EM Authors" w:date="2026-09-06T13:32:00Z" w16du:dateUtc="2026-09-06T05:32:00Z">
        <w:r>
          <w:rPr>
            <w:rFonts w:hint="eastAsia"/>
            <w:sz w:val="18"/>
            <w:vertAlign w:val="superscript"/>
          </w:rPr>
          <w:delText>*</w:delText>
        </w:r>
        <w:r>
          <w:rPr>
            <w:rFonts w:hint="eastAsia"/>
            <w:sz w:val="18"/>
          </w:rPr>
          <w:delText>,</w:delText>
        </w:r>
      </w:del>
      <w:ins w:id="1" w:author="SHM-EM Authors" w:date="2026-09-06T13:32:00Z" w16du:dateUtc="2026-09-06T05:32:00Z">
        <w:r>
          <w:rPr>
            <w:vertAlign w:val="superscript"/>
          </w:rPr>
          <w:t>,*</w:t>
        </w:r>
        <w:r>
          <w:t>,</w:t>
        </w:r>
      </w:ins>
      <w:r>
        <w:t xml:space="preserve"> Dengke Zhao</w:t>
      </w:r>
      <w:r>
        <w:rPr>
          <w:vertAlign w:val="superscript"/>
        </w:rPr>
        <w:t>a,b</w:t>
      </w:r>
      <w:r>
        <w:t>, Jianming Wang</w:t>
      </w:r>
      <w:r>
        <w:rPr>
          <w:vertAlign w:val="superscript"/>
        </w:rPr>
        <w:t>a,b</w:t>
      </w:r>
      <w:r>
        <w:t>, Zhaoyan Li</w:t>
      </w:r>
      <w:r>
        <w:rPr>
          <w:vertAlign w:val="superscript"/>
        </w:rPr>
        <w:t>a,b</w:t>
      </w:r>
      <w:r>
        <w:t xml:space="preserve">, </w:t>
      </w:r>
      <w:del w:id="2" w:author="SHM-EM Authors" w:date="2026-09-06T13:32:00Z" w16du:dateUtc="2026-09-06T05:32:00Z">
        <w:r>
          <w:rPr>
            <w:rFonts w:hint="eastAsia"/>
            <w:sz w:val="18"/>
          </w:rPr>
          <w:delText>SiranYang</w:delText>
        </w:r>
        <w:r>
          <w:rPr>
            <w:rFonts w:hint="eastAsia"/>
            <w:sz w:val="18"/>
            <w:vertAlign w:val="superscript"/>
          </w:rPr>
          <w:delText>a</w:delText>
        </w:r>
      </w:del>
      <w:ins w:id="3" w:author="SHM-EM Authors" w:date="2026-09-06T13:32:00Z" w16du:dateUtc="2026-09-06T05:32:00Z">
        <w:r>
          <w:t>Siran Yang</w:t>
        </w:r>
        <w:r>
          <w:rPr>
            <w:vertAlign w:val="superscript"/>
          </w:rPr>
          <w:t>a</w:t>
        </w:r>
      </w:ins>
      <w:r>
        <w:rPr>
          <w:vertAlign w:val="superscript"/>
        </w:rPr>
        <w:t>,b</w:t>
      </w:r>
    </w:p>
    <w:p w14:paraId="542CFDF3" w14:textId="77777777" w:rsidR="00CA3471" w:rsidRDefault="00C274BD">
      <w:pPr>
        <w:jc w:val="center"/>
      </w:pPr>
      <w:r>
        <w:rPr>
          <w:vertAlign w:val="superscript"/>
        </w:rPr>
        <w:t>a</w:t>
      </w:r>
      <w:del w:id="4" w:author="SHM-EM Authors" w:date="2026-09-06T13:32:00Z" w16du:dateUtc="2026-09-06T05:32:00Z">
        <w:r>
          <w:rPr>
            <w:rFonts w:hint="eastAsia"/>
            <w:sz w:val="18"/>
          </w:rPr>
          <w:delText>)</w:delText>
        </w:r>
      </w:del>
      <w:r>
        <w:t xml:space="preserve"> Key Laboratory of Earthquake Engineering and Engineering Vibration, Institute of Engineering Mechanics, China Earthquake Administration, Harbin 150080, China</w:t>
      </w:r>
      <w:r>
        <w:br/>
      </w:r>
      <w:r>
        <w:rPr>
          <w:vertAlign w:val="superscript"/>
        </w:rPr>
        <w:t>b</w:t>
      </w:r>
      <w:del w:id="5" w:author="SHM-EM Authors" w:date="2026-09-06T13:32:00Z" w16du:dateUtc="2026-09-06T05:32:00Z">
        <w:r>
          <w:rPr>
            <w:rFonts w:hint="eastAsia"/>
            <w:sz w:val="18"/>
          </w:rPr>
          <w:delText>)</w:delText>
        </w:r>
      </w:del>
      <w:r>
        <w:t xml:space="preserve"> Key Laboratory Earthquake Disaster Mitigation, Ministry of Emergency Management, Harbin 150080, China</w:t>
      </w:r>
    </w:p>
    <w:p w14:paraId="37A741F4" w14:textId="77777777" w:rsidR="0039387D" w:rsidRDefault="00C274BD">
      <w:pPr>
        <w:spacing w:after="180"/>
        <w:rPr>
          <w:del w:id="6" w:author="SHM-EM Authors" w:date="2026-09-06T13:32:00Z" w16du:dateUtc="2026-09-06T05:32:00Z"/>
          <w:sz w:val="18"/>
        </w:rPr>
      </w:pPr>
      <w:r>
        <w:rPr>
          <w:vertAlign w:val="superscript"/>
        </w:rPr>
        <w:t>*</w:t>
      </w:r>
      <w:r>
        <w:t xml:space="preserve"> Corresponding </w:t>
      </w:r>
      <w:del w:id="7" w:author="SHM-EM Authors" w:date="2026-09-06T13:32:00Z" w16du:dateUtc="2026-09-06T05:32:00Z">
        <w:r>
          <w:rPr>
            <w:rFonts w:hint="eastAsia"/>
            <w:sz w:val="18"/>
          </w:rPr>
          <w:delText>Author: ZifaWang</w:delText>
        </w:r>
      </w:del>
    </w:p>
    <w:p w14:paraId="7758DC20" w14:textId="77777777" w:rsidR="00CA3471" w:rsidRDefault="00C274BD">
      <w:pPr>
        <w:spacing w:after="0"/>
        <w:rPr>
          <w:moveFrom w:id="8" w:author="SHM-EM Authors" w:date="2026-09-06T13:32:00Z" w16du:dateUtc="2026-09-06T05:32:00Z"/>
        </w:rPr>
      </w:pPr>
      <w:del w:id="9" w:author="SHM-EM Authors" w:date="2026-09-06T13:32:00Z" w16du:dateUtc="2026-09-06T05:32:00Z">
        <w:r>
          <w:rPr>
            <w:rFonts w:hint="eastAsia"/>
            <w:sz w:val="18"/>
          </w:rPr>
          <w:delText>E-mail address</w:delText>
        </w:r>
      </w:del>
      <w:ins w:id="10" w:author="SHM-EM Authors" w:date="2026-09-06T13:32:00Z" w16du:dateUtc="2026-09-06T05:32:00Z">
        <w:r>
          <w:t>author</w:t>
        </w:r>
      </w:ins>
      <w:r>
        <w:t>: Zifa</w:t>
      </w:r>
      <w:ins w:id="11" w:author="SHM-EM Authors" w:date="2026-09-06T13:32:00Z" w16du:dateUtc="2026-09-06T05:32:00Z">
        <w:r>
          <w:t xml:space="preserve"> Wang, Zifa</w:t>
        </w:r>
      </w:ins>
      <w:r>
        <w:t>@iem.ac.cn</w:t>
      </w:r>
      <w:ins w:id="12" w:author="SHM-EM Authors" w:date="2026-09-06T13:32:00Z" w16du:dateUtc="2026-09-06T05:32:00Z">
        <w:r>
          <w:t>.</w:t>
        </w:r>
      </w:ins>
      <w:moveFromRangeStart w:id="13" w:author="SHM-EM Authors" w:date="2026-09-06T13:32:00Z" w:name="move239593980"/>
    </w:p>
    <w:p w14:paraId="5D1736DB" w14:textId="77777777" w:rsidR="00CA3471" w:rsidRDefault="00C274BD">
      <w:pPr>
        <w:jc w:val="center"/>
      </w:pPr>
      <w:moveFrom w:id="14" w:author="SHM-EM Authors" w:date="2026-09-06T13:32:00Z" w16du:dateUtc="2026-09-06T05:32:00Z">
        <w:r>
          <w:t xml:space="preserve">Full </w:t>
        </w:r>
      </w:moveFrom>
      <w:moveFromRangeEnd w:id="13"/>
      <w:del w:id="15" w:author="SHM-EM Authors" w:date="2026-09-06T13:32:00Z" w16du:dateUtc="2026-09-06T05:32:00Z">
        <w:r>
          <w:rPr>
            <w:rFonts w:hint="eastAsia"/>
            <w:sz w:val="18"/>
          </w:rPr>
          <w:delText>mailing address:</w:delText>
        </w:r>
      </w:del>
      <w:r>
        <w:t xml:space="preserve"> Institute of Engineering Mechanics, China Earthquake Administration, No. 29 Xuefu Road, Harbin 150080, China</w:t>
      </w:r>
      <w:ins w:id="16" w:author="SHM-EM Authors" w:date="2026-09-06T13:32:00Z" w16du:dateUtc="2026-09-06T05:32:00Z">
        <w:r>
          <w:t>.</w:t>
        </w:r>
      </w:ins>
    </w:p>
    <w:p w14:paraId="5EA058C2" w14:textId="77777777" w:rsidR="00CA3471" w:rsidRDefault="00C274BD">
      <w:pPr>
        <w:pStyle w:val="2"/>
      </w:pPr>
      <w:r>
        <w:rPr>
          <w:b w:val="0"/>
        </w:rPr>
        <w:t>Abstract</w:t>
      </w:r>
    </w:p>
    <w:p w14:paraId="4879E537" w14:textId="77777777" w:rsidR="00CA3471" w:rsidRDefault="00C274BD">
      <w:r>
        <w:t>Engineering</w:t>
      </w:r>
      <w:ins w:id="17" w:author="SHM-EM Authors" w:date="2026-09-06T13:32:00Z" w16du:dateUtc="2026-09-06T05:32:00Z">
        <w:r>
          <w:t>-</w:t>
        </w:r>
      </w:ins>
      <w:r>
        <w:t xml:space="preserve">monitoring software </w:t>
      </w:r>
      <w:del w:id="18" w:author="SHM-EM Authors" w:date="2026-09-06T13:32:00Z" w16du:dateUtc="2026-09-06T05:32:00Z">
        <w:r>
          <w:rPr>
            <w:rFonts w:eastAsia="Noto Serif CJK SC" w:hint="eastAsia"/>
            <w:sz w:val="20"/>
          </w:rPr>
          <w:delText>typically treats data acquisition, time-series</w:delText>
        </w:r>
      </w:del>
      <w:ins w:id="19" w:author="SHM-EM Authors" w:date="2026-09-06T13:32:00Z" w16du:dateUtc="2026-09-06T05:32:00Z">
        <w:r>
          <w:t>often separates observations,</w:t>
        </w:r>
      </w:ins>
      <w:r>
        <w:t xml:space="preserve"> forecasting, and event response</w:t>
      </w:r>
      <w:del w:id="20" w:author="SHM-EM Authors" w:date="2026-09-06T13:32:00Z" w16du:dateUtc="2026-09-06T05:32:00Z">
        <w:r>
          <w:rPr>
            <w:rFonts w:eastAsia="Noto Serif CJK SC" w:hint="eastAsia"/>
            <w:sz w:val="20"/>
          </w:rPr>
          <w:delText xml:space="preserve"> as separate modules. This separation ties</w:delText>
        </w:r>
      </w:del>
      <w:ins w:id="21" w:author="SHM-EM Authors" w:date="2026-09-06T13:32:00Z" w16du:dateUtc="2026-09-06T05:32:00Z">
        <w:r>
          <w:t>, leaving</w:t>
        </w:r>
      </w:ins>
      <w:r>
        <w:t xml:space="preserve"> model inputs </w:t>
      </w:r>
      <w:del w:id="22" w:author="SHM-EM Authors" w:date="2026-09-06T13:32:00Z" w16du:dateUtc="2026-09-06T05:32:00Z">
        <w:r>
          <w:rPr>
            <w:rFonts w:eastAsia="Noto Serif CJK SC" w:hint="eastAsia"/>
            <w:sz w:val="20"/>
          </w:rPr>
          <w:delText>to project-specific schemas, prevents forecasts from sharing a common engineering</w:delText>
        </w:r>
      </w:del>
      <w:ins w:id="23" w:author="SHM-EM Authors" w:date="2026-09-06T13:32:00Z" w16du:dateUtc="2026-09-06T05:32:00Z">
        <w:r>
          <w:t>schema-bound</w:t>
        </w:r>
      </w:ins>
      <w:r>
        <w:t xml:space="preserve"> and </w:t>
      </w:r>
      <w:del w:id="24" w:author="SHM-EM Authors" w:date="2026-09-06T13:32:00Z" w16du:dateUtc="2026-09-06T05:32:00Z">
        <w:r>
          <w:rPr>
            <w:rFonts w:eastAsia="Noto Serif CJK SC" w:hint="eastAsia"/>
            <w:sz w:val="20"/>
          </w:rPr>
          <w:delText>temporal frame, and makes it</w:delText>
        </w:r>
      </w:del>
      <w:ins w:id="25" w:author="SHM-EM Authors" w:date="2026-09-06T13:32:00Z" w16du:dateUtc="2026-09-06T05:32:00Z">
        <w:r>
          <w:t>forecast decisions</w:t>
        </w:r>
      </w:ins>
      <w:r>
        <w:t xml:space="preserve"> difficult to </w:t>
      </w:r>
      <w:del w:id="26" w:author="SHM-EM Authors" w:date="2026-09-06T13:32:00Z" w16du:dateUtc="2026-09-06T05:32:00Z">
        <w:r>
          <w:rPr>
            <w:rFonts w:eastAsia="Noto Serif CJK SC" w:hint="eastAsia"/>
            <w:sz w:val="20"/>
          </w:rPr>
          <w:delText>incorporate predictions safely into formal event workflows. This paper presents</w:delText>
        </w:r>
      </w:del>
      <w:ins w:id="27" w:author="SHM-EM Authors" w:date="2026-09-06T13:32:00Z" w16du:dateUtc="2026-09-06T05:32:00Z">
        <w:r>
          <w:t>audit.</w:t>
        </w:r>
      </w:ins>
      <w:r>
        <w:t xml:space="preserve"> SHM-EM</w:t>
      </w:r>
      <w:del w:id="28" w:author="SHM-EM Authors" w:date="2026-09-06T13:32:00Z" w16du:dateUtc="2026-09-06T05:32:00Z">
        <w:r>
          <w:rPr>
            <w:rFonts w:eastAsia="Noto Serif CJK SC" w:hint="eastAsia"/>
            <w:sz w:val="20"/>
          </w:rPr>
          <w:delText>,</w:delText>
        </w:r>
      </w:del>
      <w:ins w:id="29" w:author="SHM-EM Authors" w:date="2026-09-06T13:32:00Z" w16du:dateUtc="2026-09-06T05:32:00Z">
        <w:r>
          <w:t xml:space="preserve"> is</w:t>
        </w:r>
      </w:ins>
      <w:r>
        <w:t xml:space="preserve"> an open-source framework that treats persisted forecasts as contextualized inputs to </w:t>
      </w:r>
      <w:ins w:id="30" w:author="SHM-EM Authors" w:date="2026-09-06T13:32:00Z" w16du:dateUtc="2026-09-06T05:32:00Z">
        <w:r>
          <w:t>engineering-</w:t>
        </w:r>
      </w:ins>
      <w:r>
        <w:t xml:space="preserve">event management. </w:t>
      </w:r>
      <w:del w:id="31" w:author="SHM-EM Authors" w:date="2026-09-06T13:32:00Z" w16du:dateUtc="2026-09-06T05:32:00Z">
        <w:r>
          <w:rPr>
            <w:rFonts w:eastAsia="Noto Serif CJK SC" w:hint="eastAsia"/>
            <w:sz w:val="20"/>
          </w:rPr>
          <w:delText xml:space="preserve">A </w:delText>
        </w:r>
      </w:del>
      <w:ins w:id="32" w:author="SHM-EM Authors" w:date="2026-09-06T13:32:00Z" w16du:dateUtc="2026-09-06T05:32:00Z">
        <w:r>
          <w:t xml:space="preserve">It contributes three mechanisms: a </w:t>
        </w:r>
      </w:ins>
      <w:r>
        <w:t xml:space="preserve">versioned </w:t>
      </w:r>
      <w:ins w:id="33" w:author="SHM-EM Authors" w:date="2026-09-06T13:32:00Z" w16du:dateUtc="2026-09-06T05:32:00Z">
        <w:r>
          <w:t xml:space="preserve">engineering-semantic </w:t>
        </w:r>
      </w:ins>
      <w:r>
        <w:t>data-model contract</w:t>
      </w:r>
      <w:del w:id="34" w:author="SHM-EM Authors" w:date="2026-09-06T13:32:00Z" w16du:dateUtc="2026-09-06T05:32:00Z">
        <w:r>
          <w:rPr>
            <w:rFonts w:eastAsia="Noto Serif CJK SC" w:hint="eastAsia"/>
            <w:sz w:val="20"/>
          </w:rPr>
          <w:delText xml:space="preserve"> defines how engineering objects and source fields map to ordered model inputs and prediction targets. Forecasts from multiple models are </w:delText>
        </w:r>
      </w:del>
      <w:ins w:id="35" w:author="SHM-EM Authors" w:date="2026-09-06T13:32:00Z" w16du:dateUtc="2026-09-06T05:32:00Z">
        <w:r>
          <w:t xml:space="preserve">; a </w:t>
        </w:r>
      </w:ins>
      <w:r>
        <w:t xml:space="preserve">synchronized </w:t>
      </w:r>
      <w:del w:id="36" w:author="SHM-EM Authors" w:date="2026-09-06T13:32:00Z" w16du:dateUtc="2026-09-06T05:32:00Z">
        <w:r>
          <w:rPr>
            <w:rFonts w:eastAsia="Noto Serif CJK SC" w:hint="eastAsia"/>
            <w:sz w:val="20"/>
          </w:rPr>
          <w:delText xml:space="preserve">and summarized as a software-level project future state. After validation, users may evaluate a rule without creating formal records or execute it through an independent eligibility gate that creates events, responses, and provenance only when all checks pass. A </w:delText>
        </w:r>
      </w:del>
      <w:ins w:id="37" w:author="SHM-EM Authors" w:date="2026-09-06T13:32:00Z" w16du:dateUtc="2026-09-06T05:32:00Z">
        <w:r>
          <w:t xml:space="preserve">Project Future State for multi-target forecasts; and a controlled forecast-to-event transition that separates audited Evaluate from gated Execute. Validation uses a </w:t>
        </w:r>
      </w:ins>
      <w:r>
        <w:t>de-identified excavation case</w:t>
      </w:r>
      <w:del w:id="38" w:author="SHM-EM Authors" w:date="2026-09-06T13:32:00Z" w16du:dateUtc="2026-09-06T05:32:00Z">
        <w:r>
          <w:rPr>
            <w:rFonts w:eastAsia="Noto Serif CJK SC" w:hint="eastAsia"/>
            <w:sz w:val="20"/>
          </w:rPr>
          <w:delText xml:space="preserve"> demonstrates rolling multi-target forecasting and end-to-end reproduction.</w:delText>
        </w:r>
      </w:del>
      <w:ins w:id="39" w:author="SHM-EM Authors" w:date="2026-09-06T13:32:00Z" w16du:dateUtc="2026-09-06T05:32:00Z">
        <w:r>
          <w:t>, a synthetic bridge workflow fixture, a 15-case matrix comprising one positive control, 12 failure-path cases, and two input-availability controls, runtime measurements, and an event provenance trace.</w:t>
        </w:r>
      </w:ins>
      <w:r>
        <w:t xml:space="preserve"> The </w:t>
      </w:r>
      <w:del w:id="40" w:author="SHM-EM Authors" w:date="2026-09-06T13:32:00Z" w16du:dateUtc="2026-09-06T05:32:00Z">
        <w:r>
          <w:rPr>
            <w:rFonts w:eastAsia="Noto Serif CJK SC" w:hint="eastAsia"/>
            <w:sz w:val="20"/>
          </w:rPr>
          <w:delText>repository includes the public sample, model</w:delText>
        </w:r>
      </w:del>
      <w:ins w:id="41" w:author="SHM-EM Authors" w:date="2026-09-06T13:32:00Z" w16du:dateUtc="2026-09-06T05:32:00Z">
        <w:r>
          <w:t>reference workflow integrates six fixed-version point-forecast</w:t>
        </w:r>
      </w:ins>
      <w:r>
        <w:t xml:space="preserve"> bundles, </w:t>
      </w:r>
      <w:del w:id="42" w:author="SHM-EM Authors" w:date="2026-09-06T13:32:00Z" w16du:dateUtc="2026-09-06T05:32:00Z">
        <w:r>
          <w:rPr>
            <w:rFonts w:eastAsia="Noto Serif CJK SC" w:hint="eastAsia"/>
            <w:sz w:val="20"/>
          </w:rPr>
          <w:delText>database scripts, tests, and reproduction tools. SHM-EM presents</w:delText>
        </w:r>
      </w:del>
      <w:ins w:id="43" w:author="SHM-EM Authors" w:date="2026-09-06T13:32:00Z" w16du:dateUtc="2026-09-06T05:32:00Z">
        <w:r>
          <w:t>124 targets, 40 future steps, and 4,960 prediction rows. Docker/Linux reproduced the logical workflow, but not the exact Windows output hash; no tolerance was applied. The contribution is</w:t>
        </w:r>
      </w:ins>
      <w:r>
        <w:t xml:space="preserve"> an auditable software workflow</w:t>
      </w:r>
      <w:del w:id="44" w:author="SHM-EM Authors" w:date="2026-09-06T13:32:00Z" w16du:dateUtc="2026-09-06T05:32:00Z">
        <w:r>
          <w:rPr>
            <w:rFonts w:eastAsia="Noto Serif CJK SC" w:hint="eastAsia"/>
            <w:sz w:val="20"/>
          </w:rPr>
          <w:delText xml:space="preserve"> rather than</w:delText>
        </w:r>
      </w:del>
      <w:ins w:id="45" w:author="SHM-EM Authors" w:date="2026-09-06T13:32:00Z" w16du:dateUtc="2026-09-06T05:32:00Z">
        <w:r>
          <w:t>, not</w:t>
        </w:r>
      </w:ins>
      <w:r>
        <w:t xml:space="preserve"> a</w:t>
      </w:r>
      <w:del w:id="46" w:author="SHM-EM Authors" w:date="2026-09-06T13:32:00Z" w16du:dateUtc="2026-09-06T05:32:00Z">
        <w:r>
          <w:rPr>
            <w:rFonts w:eastAsia="Noto Serif CJK SC" w:hint="eastAsia"/>
            <w:sz w:val="20"/>
          </w:rPr>
          <w:delText xml:space="preserve"> new</w:delText>
        </w:r>
      </w:del>
      <w:r>
        <w:t xml:space="preserve"> forecasting algorithm</w:t>
      </w:r>
      <w:ins w:id="47" w:author="SHM-EM Authors" w:date="2026-09-06T13:32:00Z" w16du:dateUtc="2026-09-06T05:32:00Z">
        <w:r>
          <w:t xml:space="preserve"> or a claim of predictive generalization</w:t>
        </w:r>
      </w:ins>
      <w:r>
        <w:t>.</w:t>
      </w:r>
    </w:p>
    <w:p w14:paraId="075B478D" w14:textId="77777777" w:rsidR="00CA3471" w:rsidRDefault="00C274BD">
      <w:r>
        <w:rPr>
          <w:b/>
        </w:rPr>
        <w:t>Keywords</w:t>
      </w:r>
      <w:ins w:id="48" w:author="SHM-EM Authors" w:date="2026-09-06T13:32:00Z" w16du:dateUtc="2026-09-06T05:32:00Z">
        <w:r>
          <w:rPr>
            <w:b/>
          </w:rPr>
          <w:t>:</w:t>
        </w:r>
        <w:r>
          <w:t xml:space="preserve"> </w:t>
        </w:r>
      </w:ins>
      <w:r>
        <w:t>engineering monitoring; structural health monitoring; time-series forecasting; event management</w:t>
      </w:r>
      <w:ins w:id="49" w:author="SHM-EM Authors" w:date="2026-09-06T13:32:00Z" w16du:dateUtc="2026-09-06T05:32:00Z">
        <w:r>
          <w:t>; provenance; reproducible research software</w:t>
        </w:r>
      </w:ins>
    </w:p>
    <w:p w14:paraId="53D49429" w14:textId="77777777" w:rsidR="00CA3471" w:rsidRDefault="00C274BD">
      <w:pPr>
        <w:pStyle w:val="2"/>
      </w:pPr>
      <w:r>
        <w:rPr>
          <w:b w:val="0"/>
        </w:rPr>
        <w:t>Metadata</w:t>
      </w:r>
    </w:p>
    <w:tbl>
      <w:tblPr>
        <w:tblStyle w:val="af"/>
        <w:tblW w:w="0" w:type="auto"/>
        <w:jc w:val="center"/>
        <w:tblLook w:val="04A0" w:firstRow="1" w:lastRow="0" w:firstColumn="1" w:lastColumn="0" w:noHBand="0" w:noVBand="1"/>
      </w:tblPr>
      <w:tblGrid>
        <w:gridCol w:w="1181"/>
        <w:gridCol w:w="2142"/>
        <w:gridCol w:w="6027"/>
      </w:tblGrid>
      <w:tr w:rsidR="00CA3471" w14:paraId="384A2629" w14:textId="77777777">
        <w:trPr>
          <w:tblHeader/>
          <w:jc w:val="center"/>
        </w:trPr>
        <w:tc>
          <w:tcPr>
            <w:tcW w:w="3120" w:type="dxa"/>
            <w:shd w:val="clear" w:color="auto" w:fill="EAF2FB"/>
            <w:tcMar>
              <w:top w:w="80" w:type="dxa"/>
              <w:left w:w="90" w:type="dxa"/>
              <w:bottom w:w="80" w:type="dxa"/>
              <w:right w:w="90" w:type="dxa"/>
            </w:tcMar>
            <w:vAlign w:val="center"/>
          </w:tcPr>
          <w:p w14:paraId="1D44BB9E" w14:textId="77777777" w:rsidR="00CA3471" w:rsidRDefault="00C274BD">
            <w:pPr>
              <w:spacing w:after="0" w:line="240" w:lineRule="auto"/>
              <w:jc w:val="center"/>
            </w:pPr>
            <w:r>
              <w:rPr>
                <w:b/>
                <w:sz w:val="17"/>
              </w:rPr>
              <w:t>Nr</w:t>
            </w:r>
          </w:p>
        </w:tc>
        <w:tc>
          <w:tcPr>
            <w:tcW w:w="3120" w:type="dxa"/>
            <w:shd w:val="clear" w:color="auto" w:fill="EAF2FB"/>
            <w:tcMar>
              <w:top w:w="80" w:type="dxa"/>
              <w:left w:w="90" w:type="dxa"/>
              <w:bottom w:w="80" w:type="dxa"/>
              <w:right w:w="90" w:type="dxa"/>
            </w:tcMar>
            <w:vAlign w:val="center"/>
          </w:tcPr>
          <w:p w14:paraId="70DE6441" w14:textId="77777777" w:rsidR="00CA3471" w:rsidRDefault="00C274BD">
            <w:pPr>
              <w:spacing w:after="0" w:line="240" w:lineRule="auto"/>
              <w:jc w:val="center"/>
            </w:pPr>
            <w:r>
              <w:rPr>
                <w:b/>
                <w:sz w:val="17"/>
              </w:rPr>
              <w:t>Code metadata description</w:t>
            </w:r>
          </w:p>
        </w:tc>
        <w:tc>
          <w:tcPr>
            <w:tcW w:w="3120" w:type="dxa"/>
            <w:shd w:val="clear" w:color="auto" w:fill="EAF2FB"/>
            <w:tcMar>
              <w:top w:w="80" w:type="dxa"/>
              <w:left w:w="90" w:type="dxa"/>
              <w:bottom w:w="80" w:type="dxa"/>
              <w:right w:w="90" w:type="dxa"/>
            </w:tcMar>
            <w:vAlign w:val="center"/>
          </w:tcPr>
          <w:p w14:paraId="1EB8F2DF" w14:textId="77777777" w:rsidR="00CA3471" w:rsidRDefault="00C274BD">
            <w:pPr>
              <w:spacing w:after="0" w:line="240" w:lineRule="auto"/>
              <w:jc w:val="center"/>
            </w:pPr>
            <w:r>
              <w:rPr>
                <w:b/>
                <w:sz w:val="17"/>
              </w:rPr>
              <w:t>Metadata</w:t>
            </w:r>
          </w:p>
        </w:tc>
      </w:tr>
      <w:tr w:rsidR="00CA3471" w14:paraId="251CADDF" w14:textId="77777777">
        <w:trPr>
          <w:jc w:val="center"/>
        </w:trPr>
        <w:tc>
          <w:tcPr>
            <w:tcW w:w="3120" w:type="dxa"/>
            <w:tcMar>
              <w:top w:w="80" w:type="dxa"/>
              <w:left w:w="90" w:type="dxa"/>
              <w:bottom w:w="80" w:type="dxa"/>
              <w:right w:w="90" w:type="dxa"/>
            </w:tcMar>
            <w:vAlign w:val="center"/>
          </w:tcPr>
          <w:p w14:paraId="0FA6C1DF" w14:textId="77777777" w:rsidR="00CA3471" w:rsidRDefault="00C274BD">
            <w:pPr>
              <w:spacing w:after="0" w:line="240" w:lineRule="auto"/>
              <w:jc w:val="left"/>
            </w:pPr>
            <w:r>
              <w:rPr>
                <w:sz w:val="17"/>
              </w:rPr>
              <w:t>C1</w:t>
            </w:r>
          </w:p>
        </w:tc>
        <w:tc>
          <w:tcPr>
            <w:tcW w:w="3120" w:type="dxa"/>
            <w:tcMar>
              <w:top w:w="80" w:type="dxa"/>
              <w:left w:w="90" w:type="dxa"/>
              <w:bottom w:w="80" w:type="dxa"/>
              <w:right w:w="90" w:type="dxa"/>
            </w:tcMar>
            <w:vAlign w:val="center"/>
          </w:tcPr>
          <w:p w14:paraId="0B684CB9" w14:textId="77777777" w:rsidR="00CA3471" w:rsidRDefault="00C274BD">
            <w:pPr>
              <w:spacing w:after="0" w:line="240" w:lineRule="auto"/>
              <w:jc w:val="left"/>
            </w:pPr>
            <w:r>
              <w:rPr>
                <w:sz w:val="17"/>
              </w:rPr>
              <w:t>Current code version</w:t>
            </w:r>
          </w:p>
        </w:tc>
        <w:tc>
          <w:tcPr>
            <w:tcW w:w="3120" w:type="dxa"/>
            <w:tcMar>
              <w:top w:w="80" w:type="dxa"/>
              <w:left w:w="90" w:type="dxa"/>
              <w:bottom w:w="80" w:type="dxa"/>
              <w:right w:w="90" w:type="dxa"/>
            </w:tcMar>
            <w:vAlign w:val="center"/>
          </w:tcPr>
          <w:p w14:paraId="3B541E56" w14:textId="77777777" w:rsidR="00CA3471" w:rsidRDefault="00C274BD">
            <w:pPr>
              <w:spacing w:after="0" w:line="240" w:lineRule="auto"/>
              <w:jc w:val="left"/>
            </w:pPr>
            <w:r>
              <w:rPr>
                <w:sz w:val="17"/>
              </w:rPr>
              <w:t>v1.0.</w:t>
            </w:r>
            <w:del w:id="50" w:author="SHM-EM Authors" w:date="2026-09-06T13:32:00Z" w16du:dateUtc="2026-09-06T05:32:00Z">
              <w:r>
                <w:rPr>
                  <w:rFonts w:cs="Times New Roman"/>
                  <w:sz w:val="16"/>
                </w:rPr>
                <w:delText>0</w:delText>
              </w:r>
            </w:del>
            <w:ins w:id="51" w:author="SHM-EM Authors" w:date="2026-09-06T13:32:00Z" w16du:dateUtc="2026-09-06T05:32:00Z">
              <w:r>
                <w:rPr>
                  <w:sz w:val="17"/>
                </w:rPr>
                <w:t>1</w:t>
              </w:r>
            </w:ins>
          </w:p>
        </w:tc>
      </w:tr>
      <w:tr w:rsidR="00CA3471" w14:paraId="11EC0AFB" w14:textId="77777777">
        <w:trPr>
          <w:jc w:val="center"/>
        </w:trPr>
        <w:tc>
          <w:tcPr>
            <w:tcW w:w="3120" w:type="dxa"/>
            <w:tcMar>
              <w:top w:w="80" w:type="dxa"/>
              <w:left w:w="90" w:type="dxa"/>
              <w:bottom w:w="80" w:type="dxa"/>
              <w:right w:w="90" w:type="dxa"/>
            </w:tcMar>
            <w:vAlign w:val="center"/>
          </w:tcPr>
          <w:p w14:paraId="58471BAD" w14:textId="77777777" w:rsidR="00CA3471" w:rsidRDefault="00C274BD">
            <w:pPr>
              <w:spacing w:after="0" w:line="240" w:lineRule="auto"/>
              <w:jc w:val="left"/>
            </w:pPr>
            <w:r>
              <w:rPr>
                <w:sz w:val="17"/>
              </w:rPr>
              <w:t>C2</w:t>
            </w:r>
          </w:p>
        </w:tc>
        <w:tc>
          <w:tcPr>
            <w:tcW w:w="3120" w:type="dxa"/>
            <w:tcMar>
              <w:top w:w="80" w:type="dxa"/>
              <w:left w:w="90" w:type="dxa"/>
              <w:bottom w:w="80" w:type="dxa"/>
              <w:right w:w="90" w:type="dxa"/>
            </w:tcMar>
            <w:vAlign w:val="center"/>
          </w:tcPr>
          <w:p w14:paraId="3AFDA99E" w14:textId="77777777" w:rsidR="00CA3471" w:rsidRDefault="00C274BD">
            <w:pPr>
              <w:spacing w:after="0" w:line="240" w:lineRule="auto"/>
              <w:jc w:val="left"/>
            </w:pPr>
            <w:r>
              <w:rPr>
                <w:sz w:val="17"/>
              </w:rPr>
              <w:t>Permanent link to code/repository used for this code version</w:t>
            </w:r>
          </w:p>
        </w:tc>
        <w:tc>
          <w:tcPr>
            <w:tcW w:w="3120" w:type="dxa"/>
            <w:tcMar>
              <w:top w:w="80" w:type="dxa"/>
              <w:left w:w="90" w:type="dxa"/>
              <w:bottom w:w="80" w:type="dxa"/>
              <w:right w:w="90" w:type="dxa"/>
            </w:tcMar>
            <w:vAlign w:val="center"/>
          </w:tcPr>
          <w:p w14:paraId="3060F036" w14:textId="77777777" w:rsidR="00CA3471" w:rsidRDefault="00C274BD">
            <w:pPr>
              <w:spacing w:after="0" w:line="240" w:lineRule="auto"/>
              <w:jc w:val="left"/>
            </w:pPr>
            <w:del w:id="52" w:author="SHM-EM Authors" w:date="2026-09-06T13:32:00Z" w16du:dateUtc="2026-09-06T05:32:00Z">
              <w:r>
                <w:rPr>
                  <w:rFonts w:hint="eastAsia"/>
                  <w:sz w:val="16"/>
                </w:rPr>
                <w:delText>https://github.com/lja666/SHM-EM/releases/tag/v1.0.0 (fixed commit: 1d2ab45e516ef4167c6c4c4265da5b533b2eab78)</w:delText>
              </w:r>
            </w:del>
            <w:ins w:id="53" w:author="SHM-EM Authors" w:date="2026-09-06T13:32:00Z" w16du:dateUtc="2026-09-06T05:32:00Z">
              <w:r>
                <w:fldChar w:fldCharType="begin"/>
              </w:r>
              <w:r>
                <w:instrText>HYPERLINK "https://github.com/lja666/SHM-EM/releases/tag/v1.0.1" \h</w:instrText>
              </w:r>
              <w:r>
                <w:fldChar w:fldCharType="separate"/>
              </w:r>
              <w:r>
                <w:rPr>
                  <w:color w:val="1769E8"/>
                  <w:u w:val="single"/>
                </w:rPr>
                <w:t>https://github.com/lja666/SHM-EM/releases/tag/v1.0.1</w:t>
              </w:r>
              <w:r>
                <w:fldChar w:fldCharType="end"/>
              </w:r>
              <w:r>
                <w:rPr>
                  <w:sz w:val="17"/>
                </w:rPr>
                <w:t xml:space="preserve"> (fixed commit: </w:t>
              </w:r>
              <w:r>
                <w:rPr>
                  <w:sz w:val="17"/>
                </w:rPr>
                <w:t>d7cba1419145e6c75fe69ad63172af5f5abe5028</w:t>
              </w:r>
              <w:r>
                <w:rPr>
                  <w:sz w:val="17"/>
                </w:rPr>
                <w:t>)</w:t>
              </w:r>
            </w:ins>
          </w:p>
        </w:tc>
      </w:tr>
      <w:tr w:rsidR="00CA3471" w14:paraId="60354F84" w14:textId="77777777">
        <w:trPr>
          <w:jc w:val="center"/>
        </w:trPr>
        <w:tc>
          <w:tcPr>
            <w:tcW w:w="3120" w:type="dxa"/>
            <w:tcMar>
              <w:top w:w="80" w:type="dxa"/>
              <w:left w:w="90" w:type="dxa"/>
              <w:bottom w:w="80" w:type="dxa"/>
              <w:right w:w="90" w:type="dxa"/>
            </w:tcMar>
            <w:vAlign w:val="center"/>
          </w:tcPr>
          <w:p w14:paraId="276DFDFA" w14:textId="77777777" w:rsidR="00CA3471" w:rsidRDefault="00C274BD">
            <w:pPr>
              <w:spacing w:after="0" w:line="240" w:lineRule="auto"/>
              <w:jc w:val="left"/>
            </w:pPr>
            <w:r>
              <w:rPr>
                <w:sz w:val="17"/>
              </w:rPr>
              <w:t>C3</w:t>
            </w:r>
          </w:p>
        </w:tc>
        <w:tc>
          <w:tcPr>
            <w:tcW w:w="3120" w:type="dxa"/>
            <w:tcMar>
              <w:top w:w="80" w:type="dxa"/>
              <w:left w:w="90" w:type="dxa"/>
              <w:bottom w:w="80" w:type="dxa"/>
              <w:right w:w="90" w:type="dxa"/>
            </w:tcMar>
            <w:vAlign w:val="center"/>
          </w:tcPr>
          <w:p w14:paraId="41B51B8A" w14:textId="77777777" w:rsidR="00CA3471" w:rsidRDefault="00C274BD">
            <w:pPr>
              <w:spacing w:after="0" w:line="240" w:lineRule="auto"/>
              <w:jc w:val="left"/>
            </w:pPr>
            <w:r>
              <w:rPr>
                <w:sz w:val="17"/>
              </w:rPr>
              <w:t>Legal code license</w:t>
            </w:r>
          </w:p>
        </w:tc>
        <w:tc>
          <w:tcPr>
            <w:tcW w:w="3120" w:type="dxa"/>
            <w:tcMar>
              <w:top w:w="80" w:type="dxa"/>
              <w:left w:w="90" w:type="dxa"/>
              <w:bottom w:w="80" w:type="dxa"/>
              <w:right w:w="90" w:type="dxa"/>
            </w:tcMar>
            <w:vAlign w:val="center"/>
          </w:tcPr>
          <w:p w14:paraId="5BEE4E0E" w14:textId="77777777" w:rsidR="00CA3471" w:rsidRDefault="00C274BD">
            <w:pPr>
              <w:spacing w:after="0" w:line="240" w:lineRule="auto"/>
              <w:jc w:val="left"/>
            </w:pPr>
            <w:r>
              <w:rPr>
                <w:sz w:val="17"/>
              </w:rPr>
              <w:t>MIT License</w:t>
            </w:r>
          </w:p>
        </w:tc>
      </w:tr>
      <w:tr w:rsidR="00CA3471" w14:paraId="2F991B88" w14:textId="77777777">
        <w:trPr>
          <w:jc w:val="center"/>
        </w:trPr>
        <w:tc>
          <w:tcPr>
            <w:tcW w:w="3120" w:type="dxa"/>
            <w:tcMar>
              <w:top w:w="80" w:type="dxa"/>
              <w:left w:w="90" w:type="dxa"/>
              <w:bottom w:w="80" w:type="dxa"/>
              <w:right w:w="90" w:type="dxa"/>
            </w:tcMar>
            <w:vAlign w:val="center"/>
          </w:tcPr>
          <w:p w14:paraId="78387263" w14:textId="77777777" w:rsidR="00CA3471" w:rsidRDefault="00C274BD">
            <w:pPr>
              <w:spacing w:after="0" w:line="240" w:lineRule="auto"/>
              <w:jc w:val="left"/>
            </w:pPr>
            <w:r>
              <w:rPr>
                <w:sz w:val="17"/>
              </w:rPr>
              <w:t>C4</w:t>
            </w:r>
          </w:p>
        </w:tc>
        <w:tc>
          <w:tcPr>
            <w:tcW w:w="3120" w:type="dxa"/>
            <w:tcMar>
              <w:top w:w="80" w:type="dxa"/>
              <w:left w:w="90" w:type="dxa"/>
              <w:bottom w:w="80" w:type="dxa"/>
              <w:right w:w="90" w:type="dxa"/>
            </w:tcMar>
            <w:vAlign w:val="center"/>
          </w:tcPr>
          <w:p w14:paraId="28892E56" w14:textId="77777777" w:rsidR="00CA3471" w:rsidRDefault="00C274BD">
            <w:pPr>
              <w:spacing w:after="0" w:line="240" w:lineRule="auto"/>
              <w:jc w:val="left"/>
            </w:pPr>
            <w:r>
              <w:rPr>
                <w:sz w:val="17"/>
              </w:rPr>
              <w:t>Code versioning system</w:t>
            </w:r>
            <w:del w:id="54" w:author="SHM-EM Authors" w:date="2026-09-06T13:32:00Z" w16du:dateUtc="2026-09-06T05:32:00Z">
              <w:r>
                <w:rPr>
                  <w:rFonts w:eastAsia="Noto Serif CJK SC"/>
                  <w:sz w:val="16"/>
                </w:rPr>
                <w:delText xml:space="preserve"> used</w:delText>
              </w:r>
            </w:del>
          </w:p>
        </w:tc>
        <w:tc>
          <w:tcPr>
            <w:tcW w:w="3120" w:type="dxa"/>
            <w:tcMar>
              <w:top w:w="80" w:type="dxa"/>
              <w:left w:w="90" w:type="dxa"/>
              <w:bottom w:w="80" w:type="dxa"/>
              <w:right w:w="90" w:type="dxa"/>
            </w:tcMar>
            <w:vAlign w:val="center"/>
          </w:tcPr>
          <w:p w14:paraId="31C36226" w14:textId="77777777" w:rsidR="00CA3471" w:rsidRDefault="00C274BD">
            <w:pPr>
              <w:spacing w:after="0" w:line="240" w:lineRule="auto"/>
              <w:jc w:val="left"/>
            </w:pPr>
            <w:r>
              <w:rPr>
                <w:sz w:val="17"/>
              </w:rPr>
              <w:t>Git</w:t>
            </w:r>
          </w:p>
        </w:tc>
      </w:tr>
      <w:tr w:rsidR="00CA3471" w14:paraId="1ACFDAAB" w14:textId="77777777">
        <w:trPr>
          <w:jc w:val="center"/>
        </w:trPr>
        <w:tc>
          <w:tcPr>
            <w:tcW w:w="3120" w:type="dxa"/>
            <w:tcMar>
              <w:top w:w="80" w:type="dxa"/>
              <w:left w:w="90" w:type="dxa"/>
              <w:bottom w:w="80" w:type="dxa"/>
              <w:right w:w="90" w:type="dxa"/>
            </w:tcMar>
            <w:vAlign w:val="center"/>
          </w:tcPr>
          <w:p w14:paraId="1FC1EE13" w14:textId="77777777" w:rsidR="00CA3471" w:rsidRDefault="00C274BD">
            <w:pPr>
              <w:spacing w:after="0" w:line="240" w:lineRule="auto"/>
              <w:jc w:val="left"/>
            </w:pPr>
            <w:r>
              <w:rPr>
                <w:sz w:val="17"/>
              </w:rPr>
              <w:t>C5</w:t>
            </w:r>
          </w:p>
        </w:tc>
        <w:tc>
          <w:tcPr>
            <w:tcW w:w="3120" w:type="dxa"/>
            <w:tcMar>
              <w:top w:w="80" w:type="dxa"/>
              <w:left w:w="90" w:type="dxa"/>
              <w:bottom w:w="80" w:type="dxa"/>
              <w:right w:w="90" w:type="dxa"/>
            </w:tcMar>
            <w:vAlign w:val="center"/>
          </w:tcPr>
          <w:p w14:paraId="6DD7152F" w14:textId="77777777" w:rsidR="00CA3471" w:rsidRDefault="00C274BD">
            <w:pPr>
              <w:spacing w:after="0" w:line="240" w:lineRule="auto"/>
              <w:jc w:val="left"/>
            </w:pPr>
            <w:del w:id="55" w:author="SHM-EM Authors" w:date="2026-09-06T13:32:00Z" w16du:dateUtc="2026-09-06T05:32:00Z">
              <w:r>
                <w:rPr>
                  <w:rFonts w:eastAsia="Noto Serif CJK SC"/>
                  <w:sz w:val="16"/>
                </w:rPr>
                <w:delText>Software code languages</w:delText>
              </w:r>
            </w:del>
            <w:ins w:id="56" w:author="SHM-EM Authors" w:date="2026-09-06T13:32:00Z" w16du:dateUtc="2026-09-06T05:32:00Z">
              <w:r>
                <w:rPr>
                  <w:sz w:val="17"/>
                </w:rPr>
                <w:t>Languages</w:t>
              </w:r>
            </w:ins>
            <w:r>
              <w:rPr>
                <w:sz w:val="17"/>
              </w:rPr>
              <w:t>, tools</w:t>
            </w:r>
            <w:ins w:id="57" w:author="SHM-EM Authors" w:date="2026-09-06T13:32:00Z" w16du:dateUtc="2026-09-06T05:32:00Z">
              <w:r>
                <w:rPr>
                  <w:sz w:val="17"/>
                </w:rPr>
                <w:t>,</w:t>
              </w:r>
            </w:ins>
            <w:r>
              <w:rPr>
                <w:sz w:val="17"/>
              </w:rPr>
              <w:t xml:space="preserve"> and services</w:t>
            </w:r>
            <w:del w:id="58" w:author="SHM-EM Authors" w:date="2026-09-06T13:32:00Z" w16du:dateUtc="2026-09-06T05:32:00Z">
              <w:r>
                <w:rPr>
                  <w:rFonts w:eastAsia="Noto Serif CJK SC"/>
                  <w:sz w:val="16"/>
                </w:rPr>
                <w:delText xml:space="preserve"> used</w:delText>
              </w:r>
            </w:del>
          </w:p>
        </w:tc>
        <w:tc>
          <w:tcPr>
            <w:tcW w:w="3120" w:type="dxa"/>
            <w:tcMar>
              <w:top w:w="80" w:type="dxa"/>
              <w:left w:w="90" w:type="dxa"/>
              <w:bottom w:w="80" w:type="dxa"/>
              <w:right w:w="90" w:type="dxa"/>
            </w:tcMar>
            <w:vAlign w:val="center"/>
          </w:tcPr>
          <w:p w14:paraId="6F549472" w14:textId="77777777" w:rsidR="00CA3471" w:rsidRDefault="00C274BD">
            <w:pPr>
              <w:spacing w:after="0" w:line="240" w:lineRule="auto"/>
              <w:jc w:val="left"/>
            </w:pPr>
            <w:r>
              <w:rPr>
                <w:sz w:val="17"/>
              </w:rPr>
              <w:t>Java 8; SQL; TypeScript; Python 3.10; Vue 3; Spring Boot 2.6.13; MyBatis 2.2.2; MySQL 8.4; PyTorch 2.11</w:t>
            </w:r>
            <w:ins w:id="59" w:author="SHM-EM Authors" w:date="2026-09-06T13:32:00Z" w16du:dateUtc="2026-09-06T05:32:00Z">
              <w:r>
                <w:rPr>
                  <w:sz w:val="17"/>
                </w:rPr>
                <w:t>.0</w:t>
              </w:r>
            </w:ins>
            <w:r>
              <w:rPr>
                <w:sz w:val="17"/>
              </w:rPr>
              <w:t xml:space="preserve">; Vite; ECharts; PowerShell 7; </w:t>
            </w:r>
            <w:ins w:id="60" w:author="SHM-EM Authors" w:date="2026-09-06T13:32:00Z" w16du:dateUtc="2026-09-06T05:32:00Z">
              <w:r>
                <w:rPr>
                  <w:sz w:val="17"/>
                </w:rPr>
                <w:t xml:space="preserve">Docker Compose; </w:t>
              </w:r>
            </w:ins>
            <w:r>
              <w:rPr>
                <w:sz w:val="17"/>
              </w:rPr>
              <w:t>OpenAPI</w:t>
            </w:r>
          </w:p>
        </w:tc>
      </w:tr>
      <w:tr w:rsidR="00CA3471" w14:paraId="576BA20F" w14:textId="77777777">
        <w:trPr>
          <w:jc w:val="center"/>
        </w:trPr>
        <w:tc>
          <w:tcPr>
            <w:tcW w:w="3120" w:type="dxa"/>
            <w:tcMar>
              <w:top w:w="80" w:type="dxa"/>
              <w:left w:w="90" w:type="dxa"/>
              <w:bottom w:w="80" w:type="dxa"/>
              <w:right w:w="90" w:type="dxa"/>
            </w:tcMar>
            <w:vAlign w:val="center"/>
          </w:tcPr>
          <w:p w14:paraId="33049256" w14:textId="77777777" w:rsidR="00CA3471" w:rsidRDefault="00C274BD">
            <w:pPr>
              <w:spacing w:after="0" w:line="240" w:lineRule="auto"/>
              <w:jc w:val="left"/>
            </w:pPr>
            <w:r>
              <w:rPr>
                <w:sz w:val="17"/>
              </w:rPr>
              <w:t>C6</w:t>
            </w:r>
          </w:p>
        </w:tc>
        <w:tc>
          <w:tcPr>
            <w:tcW w:w="3120" w:type="dxa"/>
            <w:tcMar>
              <w:top w:w="80" w:type="dxa"/>
              <w:left w:w="90" w:type="dxa"/>
              <w:bottom w:w="80" w:type="dxa"/>
              <w:right w:w="90" w:type="dxa"/>
            </w:tcMar>
            <w:vAlign w:val="center"/>
          </w:tcPr>
          <w:p w14:paraId="516EBA45" w14:textId="77777777" w:rsidR="00CA3471" w:rsidRDefault="00C274BD">
            <w:pPr>
              <w:spacing w:after="0" w:line="240" w:lineRule="auto"/>
              <w:jc w:val="left"/>
            </w:pPr>
            <w:r>
              <w:rPr>
                <w:sz w:val="17"/>
              </w:rPr>
              <w:t>Compilation requirements, operating environments</w:t>
            </w:r>
            <w:ins w:id="61" w:author="SHM-EM Authors" w:date="2026-09-06T13:32:00Z" w16du:dateUtc="2026-09-06T05:32:00Z">
              <w:r>
                <w:rPr>
                  <w:sz w:val="17"/>
                </w:rPr>
                <w:t>,</w:t>
              </w:r>
            </w:ins>
            <w:r>
              <w:rPr>
                <w:sz w:val="17"/>
              </w:rPr>
              <w:t xml:space="preserve"> and dependencies</w:t>
            </w:r>
          </w:p>
        </w:tc>
        <w:tc>
          <w:tcPr>
            <w:tcW w:w="3120" w:type="dxa"/>
            <w:tcMar>
              <w:top w:w="80" w:type="dxa"/>
              <w:left w:w="90" w:type="dxa"/>
              <w:bottom w:w="80" w:type="dxa"/>
              <w:right w:w="90" w:type="dxa"/>
            </w:tcMar>
            <w:vAlign w:val="center"/>
          </w:tcPr>
          <w:p w14:paraId="1FECB86B" w14:textId="77777777" w:rsidR="00CA3471" w:rsidRDefault="00C274BD">
            <w:pPr>
              <w:spacing w:after="0" w:line="240" w:lineRule="auto"/>
              <w:jc w:val="left"/>
            </w:pPr>
            <w:r>
              <w:rPr>
                <w:sz w:val="17"/>
              </w:rPr>
              <w:t>Back end: Java 8</w:t>
            </w:r>
            <w:del w:id="62" w:author="SHM-EM Authors" w:date="2026-09-06T13:32:00Z" w16du:dateUtc="2026-09-06T05:32:00Z">
              <w:r>
                <w:rPr>
                  <w:rFonts w:eastAsia="Noto Serif CJK SC" w:hint="eastAsia"/>
                  <w:sz w:val="16"/>
                </w:rPr>
                <w:delText>,</w:delText>
              </w:r>
            </w:del>
            <w:ins w:id="63" w:author="SHM-EM Authors" w:date="2026-09-06T13:32:00Z" w16du:dateUtc="2026-09-06T05:32:00Z">
              <w:r>
                <w:rPr>
                  <w:sz w:val="17"/>
                </w:rPr>
                <w:t xml:space="preserve"> and</w:t>
              </w:r>
            </w:ins>
            <w:r>
              <w:rPr>
                <w:sz w:val="17"/>
              </w:rPr>
              <w:t xml:space="preserve"> Maven 3.8</w:t>
            </w:r>
            <w:del w:id="64" w:author="SHM-EM Authors" w:date="2026-09-06T13:32:00Z" w16du:dateUtc="2026-09-06T05:32:00Z">
              <w:r>
                <w:rPr>
                  <w:rFonts w:eastAsia="Noto Serif CJK SC" w:hint="eastAsia"/>
                  <w:sz w:val="16"/>
                </w:rPr>
                <w:delText>+,</w:delText>
              </w:r>
            </w:del>
            <w:ins w:id="65" w:author="SHM-EM Authors" w:date="2026-09-06T13:32:00Z" w16du:dateUtc="2026-09-06T05:32:00Z">
              <w:r>
                <w:rPr>
                  <w:sz w:val="17"/>
                </w:rPr>
                <w:t>+; database:</w:t>
              </w:r>
            </w:ins>
            <w:r>
              <w:rPr>
                <w:sz w:val="17"/>
              </w:rPr>
              <w:t xml:space="preserve"> MySQL 8.0+; front end: Node.js 20+ and npm; forecasting runtime: Python 3.10 with locked dependencies. </w:t>
            </w:r>
            <w:del w:id="66" w:author="SHM-EM Authors" w:date="2026-09-06T13:32:00Z" w16du:dateUtc="2026-09-06T05:32:00Z">
              <w:r>
                <w:rPr>
                  <w:rFonts w:eastAsia="Noto Serif CJK SC" w:hint="eastAsia"/>
                  <w:sz w:val="16"/>
                </w:rPr>
                <w:delText>The public v1.0.0 reproduction workflow was validated on Windows 10/11 with PowerShell 7.</w:delText>
              </w:r>
            </w:del>
            <w:ins w:id="67" w:author="SHM-EM Authors" w:date="2026-09-06T13:32:00Z" w16du:dateUtc="2026-09-06T05:32:00Z">
              <w:r>
                <w:rPr>
                  <w:sz w:val="17"/>
                </w:rPr>
                <w:t>Windows 10/11 with PowerShell 7 is the exact-output reference. The exercised Docker Compose Linux path reproduces component checks and the logical six-model-to-provenance workflow, but not a bitwise-identical normalized prediction-output hash.</w:t>
              </w:r>
            </w:ins>
          </w:p>
        </w:tc>
      </w:tr>
      <w:tr w:rsidR="00CA3471" w14:paraId="14722EE3" w14:textId="77777777">
        <w:trPr>
          <w:jc w:val="center"/>
        </w:trPr>
        <w:tc>
          <w:tcPr>
            <w:tcW w:w="3120" w:type="dxa"/>
            <w:tcMar>
              <w:top w:w="80" w:type="dxa"/>
              <w:left w:w="90" w:type="dxa"/>
              <w:bottom w:w="80" w:type="dxa"/>
              <w:right w:w="90" w:type="dxa"/>
            </w:tcMar>
            <w:vAlign w:val="center"/>
          </w:tcPr>
          <w:p w14:paraId="5734F456" w14:textId="77777777" w:rsidR="00CA3471" w:rsidRDefault="00C274BD">
            <w:pPr>
              <w:spacing w:after="0" w:line="240" w:lineRule="auto"/>
              <w:jc w:val="left"/>
            </w:pPr>
            <w:r>
              <w:rPr>
                <w:sz w:val="17"/>
              </w:rPr>
              <w:t>C7</w:t>
            </w:r>
          </w:p>
        </w:tc>
        <w:tc>
          <w:tcPr>
            <w:tcW w:w="3120" w:type="dxa"/>
            <w:tcMar>
              <w:top w:w="80" w:type="dxa"/>
              <w:left w:w="90" w:type="dxa"/>
              <w:bottom w:w="80" w:type="dxa"/>
              <w:right w:w="90" w:type="dxa"/>
            </w:tcMar>
            <w:vAlign w:val="center"/>
          </w:tcPr>
          <w:p w14:paraId="258E6DBF" w14:textId="77777777" w:rsidR="00CA3471" w:rsidRDefault="00C274BD">
            <w:pPr>
              <w:spacing w:after="0" w:line="240" w:lineRule="auto"/>
              <w:jc w:val="left"/>
            </w:pPr>
            <w:del w:id="68" w:author="SHM-EM Authors" w:date="2026-09-06T13:32:00Z" w16du:dateUtc="2026-09-06T05:32:00Z">
              <w:r>
                <w:rPr>
                  <w:rFonts w:eastAsia="Noto Serif CJK SC"/>
                  <w:sz w:val="16"/>
                </w:rPr>
                <w:delText>If available, link to developer</w:delText>
              </w:r>
            </w:del>
            <w:ins w:id="69" w:author="SHM-EM Authors" w:date="2026-09-06T13:32:00Z" w16du:dateUtc="2026-09-06T05:32:00Z">
              <w:r>
                <w:rPr>
                  <w:sz w:val="17"/>
                </w:rPr>
                <w:t>Developer</w:t>
              </w:r>
            </w:ins>
            <w:r>
              <w:rPr>
                <w:sz w:val="17"/>
              </w:rPr>
              <w:t xml:space="preserve"> documentation/manual</w:t>
            </w:r>
          </w:p>
        </w:tc>
        <w:tc>
          <w:tcPr>
            <w:tcW w:w="3120" w:type="dxa"/>
            <w:tcMar>
              <w:top w:w="80" w:type="dxa"/>
              <w:left w:w="90" w:type="dxa"/>
              <w:bottom w:w="80" w:type="dxa"/>
              <w:right w:w="90" w:type="dxa"/>
            </w:tcMar>
            <w:vAlign w:val="center"/>
          </w:tcPr>
          <w:p w14:paraId="6414FE71" w14:textId="77777777" w:rsidR="00CA3471" w:rsidRDefault="00C274BD">
            <w:pPr>
              <w:spacing w:after="0" w:line="240" w:lineRule="auto"/>
              <w:jc w:val="left"/>
            </w:pPr>
            <w:del w:id="70" w:author="SHM-EM Authors" w:date="2026-09-06T13:32:00Z" w16du:dateUtc="2026-09-06T05:32:00Z">
              <w:r>
                <w:rPr>
                  <w:rFonts w:hint="eastAsia"/>
                  <w:sz w:val="16"/>
                </w:rPr>
                <w:delText>https://github.com/lja666/SHM-EM/tree/v1.0.0/docs</w:delText>
              </w:r>
            </w:del>
            <w:ins w:id="71" w:author="SHM-EM Authors" w:date="2026-09-06T13:32:00Z" w16du:dateUtc="2026-09-06T05:32:00Z">
              <w:r>
                <w:fldChar w:fldCharType="begin"/>
              </w:r>
              <w:r>
                <w:instrText>HYPERLINK "https://github.com/lja666/SHM-EM/tree/v1.0.1/docs" \h</w:instrText>
              </w:r>
              <w:r>
                <w:fldChar w:fldCharType="separate"/>
              </w:r>
              <w:r>
                <w:rPr>
                  <w:color w:val="1769E8"/>
                  <w:u w:val="single"/>
                </w:rPr>
                <w:t>https://github.com/lja666/SHM-EM/tree/v1.0.1/docs</w:t>
              </w:r>
              <w:r>
                <w:fldChar w:fldCharType="end"/>
              </w:r>
            </w:ins>
            <w:r>
              <w:rPr>
                <w:sz w:val="17"/>
              </w:rPr>
              <w:t xml:space="preserve"> (README, installation, reproduction, models, database, API, </w:t>
            </w:r>
            <w:ins w:id="72" w:author="SHM-EM Authors" w:date="2026-09-06T13:32:00Z" w16du:dateUtc="2026-09-06T05:32:00Z">
              <w:r>
                <w:rPr>
                  <w:sz w:val="17"/>
                </w:rPr>
                <w:t xml:space="preserve">security, </w:t>
              </w:r>
            </w:ins>
            <w:r>
              <w:rPr>
                <w:sz w:val="17"/>
              </w:rPr>
              <w:t>and data-availability documentation</w:t>
            </w:r>
            <w:del w:id="73" w:author="SHM-EM Authors" w:date="2026-09-06T13:32:00Z" w16du:dateUtc="2026-09-06T05:32:00Z">
              <w:r>
                <w:rPr>
                  <w:rFonts w:hint="eastAsia"/>
                  <w:sz w:val="16"/>
                </w:rPr>
                <w:delText>).</w:delText>
              </w:r>
            </w:del>
            <w:ins w:id="74" w:author="SHM-EM Authors" w:date="2026-09-06T13:32:00Z" w16du:dateUtc="2026-09-06T05:32:00Z">
              <w:r>
                <w:rPr>
                  <w:sz w:val="17"/>
                </w:rPr>
                <w:t>)</w:t>
              </w:r>
            </w:ins>
          </w:p>
        </w:tc>
      </w:tr>
      <w:tr w:rsidR="00CA3471" w14:paraId="72376D66" w14:textId="77777777">
        <w:trPr>
          <w:jc w:val="center"/>
        </w:trPr>
        <w:tc>
          <w:tcPr>
            <w:tcW w:w="3120" w:type="dxa"/>
            <w:tcMar>
              <w:top w:w="80" w:type="dxa"/>
              <w:left w:w="90" w:type="dxa"/>
              <w:bottom w:w="80" w:type="dxa"/>
              <w:right w:w="90" w:type="dxa"/>
            </w:tcMar>
            <w:vAlign w:val="center"/>
          </w:tcPr>
          <w:p w14:paraId="7B7D7B46" w14:textId="77777777" w:rsidR="00CA3471" w:rsidRDefault="00C274BD">
            <w:pPr>
              <w:spacing w:after="0" w:line="240" w:lineRule="auto"/>
              <w:jc w:val="left"/>
            </w:pPr>
            <w:r>
              <w:rPr>
                <w:sz w:val="17"/>
              </w:rPr>
              <w:t>C8</w:t>
            </w:r>
          </w:p>
        </w:tc>
        <w:tc>
          <w:tcPr>
            <w:tcW w:w="3120" w:type="dxa"/>
            <w:tcMar>
              <w:top w:w="80" w:type="dxa"/>
              <w:left w:w="90" w:type="dxa"/>
              <w:bottom w:w="80" w:type="dxa"/>
              <w:right w:w="90" w:type="dxa"/>
            </w:tcMar>
            <w:vAlign w:val="center"/>
          </w:tcPr>
          <w:p w14:paraId="17EF3135" w14:textId="77777777" w:rsidR="00CA3471" w:rsidRDefault="00C274BD">
            <w:pPr>
              <w:spacing w:after="0" w:line="240" w:lineRule="auto"/>
              <w:jc w:val="left"/>
            </w:pPr>
            <w:r>
              <w:rPr>
                <w:sz w:val="17"/>
              </w:rPr>
              <w:t>Support email</w:t>
            </w:r>
            <w:del w:id="75" w:author="SHM-EM Authors" w:date="2026-09-06T13:32:00Z" w16du:dateUtc="2026-09-06T05:32:00Z">
              <w:r>
                <w:rPr>
                  <w:rFonts w:eastAsia="Noto Serif CJK SC"/>
                  <w:sz w:val="16"/>
                </w:rPr>
                <w:delText xml:space="preserve"> for questions</w:delText>
              </w:r>
            </w:del>
          </w:p>
        </w:tc>
        <w:tc>
          <w:tcPr>
            <w:tcW w:w="3120" w:type="dxa"/>
            <w:tcMar>
              <w:top w:w="80" w:type="dxa"/>
              <w:left w:w="90" w:type="dxa"/>
              <w:bottom w:w="80" w:type="dxa"/>
              <w:right w:w="90" w:type="dxa"/>
            </w:tcMar>
            <w:vAlign w:val="center"/>
          </w:tcPr>
          <w:p w14:paraId="4E3F6CA2" w14:textId="77777777" w:rsidR="00CA3471" w:rsidRDefault="00C274BD">
            <w:pPr>
              <w:spacing w:after="0" w:line="240" w:lineRule="auto"/>
              <w:jc w:val="left"/>
            </w:pPr>
            <w:r>
              <w:rPr>
                <w:sz w:val="17"/>
              </w:rPr>
              <w:t>nlfdzlja@163.com</w:t>
            </w:r>
          </w:p>
        </w:tc>
      </w:tr>
    </w:tbl>
    <w:p w14:paraId="536CC722" w14:textId="77777777" w:rsidR="00CA3471" w:rsidRDefault="00CA3471">
      <w:pPr>
        <w:spacing w:after="0"/>
      </w:pPr>
    </w:p>
    <w:p w14:paraId="0F203E8B" w14:textId="77777777" w:rsidR="00CA3471" w:rsidRDefault="00C274BD">
      <w:pPr>
        <w:pStyle w:val="1"/>
      </w:pPr>
      <w:r>
        <w:rPr>
          <w:b w:val="0"/>
        </w:rPr>
        <w:t>1. Motivation and significance</w:t>
      </w:r>
    </w:p>
    <w:p w14:paraId="06F4A86E" w14:textId="77777777" w:rsidR="0039387D" w:rsidRDefault="00C274BD">
      <w:pPr>
        <w:ind w:firstLine="420"/>
        <w:rPr>
          <w:del w:id="76" w:author="SHM-EM Authors" w:date="2026-09-06T13:32:00Z" w16du:dateUtc="2026-09-06T05:32:00Z"/>
        </w:rPr>
      </w:pPr>
      <w:del w:id="77" w:author="SHM-EM Authors" w:date="2026-09-06T13:32:00Z" w16du:dateUtc="2026-09-06T05:32:00Z">
        <w:r>
          <w:rPr>
            <w:rFonts w:eastAsia="Noto Serif CJK SC" w:hint="eastAsia"/>
            <w:sz w:val="20"/>
          </w:rPr>
          <w:delText>The main software challenge is fragmentation rather than a lack of sensors or forecasting methods. Structural health</w:delText>
        </w:r>
      </w:del>
      <w:ins w:id="78" w:author="SHM-EM Authors" w:date="2026-09-06T13:32:00Z" w16du:dateUtc="2026-09-06T05:32:00Z">
        <w:r>
          <w:t>Engineering</w:t>
        </w:r>
      </w:ins>
      <w:r>
        <w:t xml:space="preserve"> monitoring </w:t>
      </w:r>
      <w:del w:id="79" w:author="SHM-EM Authors" w:date="2026-09-06T13:32:00Z" w16du:dateUtc="2026-09-06T05:32:00Z">
        <w:r>
          <w:rPr>
            <w:rFonts w:eastAsia="Noto Serif CJK SC" w:hint="eastAsia"/>
            <w:sz w:val="20"/>
          </w:rPr>
          <w:delText xml:space="preserve">now </w:delText>
        </w:r>
      </w:del>
      <w:r>
        <w:t xml:space="preserve">combines </w:t>
      </w:r>
      <w:del w:id="80" w:author="SHM-EM Authors" w:date="2026-09-06T13:32:00Z" w16du:dateUtc="2026-09-06T05:32:00Z">
        <w:r>
          <w:rPr>
            <w:rFonts w:eastAsia="Noto Serif CJK SC" w:hint="eastAsia"/>
            <w:sz w:val="20"/>
          </w:rPr>
          <w:delText xml:space="preserve">displacement, settlement, strain, pressure, vibration, and environmental </w:delText>
        </w:r>
      </w:del>
      <w:ins w:id="81" w:author="SHM-EM Authors" w:date="2026-09-06T13:32:00Z" w16du:dateUtc="2026-09-06T05:32:00Z">
        <w:r>
          <w:t xml:space="preserve">heterogeneous </w:t>
        </w:r>
      </w:ins>
      <w:r>
        <w:t>measurements [1</w:t>
      </w:r>
      <w:del w:id="82" w:author="SHM-EM Authors" w:date="2026-09-06T13:32:00Z" w16du:dateUtc="2026-09-06T05:32:00Z">
        <w:r>
          <w:rPr>
            <w:rFonts w:eastAsia="Noto Serif CJK SC" w:hint="eastAsia"/>
            <w:sz w:val="20"/>
          </w:rPr>
          <w:delText>]. Networked acquisition also allows one project to use devices with different sampling and communication characteristics [2,</w:delText>
        </w:r>
      </w:del>
      <w:ins w:id="83" w:author="SHM-EM Authors" w:date="2026-09-06T13:32:00Z" w16du:dateUtc="2026-09-06T05:32:00Z">
        <w:r>
          <w:t>-</w:t>
        </w:r>
      </w:ins>
      <w:r>
        <w:t>3</w:t>
      </w:r>
      <w:del w:id="84" w:author="SHM-EM Authors" w:date="2026-09-06T13:32:00Z" w16du:dateUtc="2026-09-06T05:32:00Z">
        <w:r>
          <w:rPr>
            <w:rFonts w:eastAsia="Noto Serif CJK SC" w:hint="eastAsia"/>
            <w:sz w:val="20"/>
          </w:rPr>
          <w:delText>], while</w:delText>
        </w:r>
      </w:del>
      <w:ins w:id="85" w:author="SHM-EM Authors" w:date="2026-09-06T13:32:00Z" w16du:dateUtc="2026-09-06T05:32:00Z">
        <w:r>
          <w:t>] and increasingly uses</w:t>
        </w:r>
      </w:ins>
      <w:r>
        <w:t xml:space="preserve"> machine learning </w:t>
      </w:r>
      <w:del w:id="86" w:author="SHM-EM Authors" w:date="2026-09-06T13:32:00Z" w16du:dateUtc="2026-09-06T05:32:00Z">
        <w:r>
          <w:rPr>
            <w:rFonts w:eastAsia="Noto Serif CJK SC" w:hint="eastAsia"/>
            <w:sz w:val="20"/>
          </w:rPr>
          <w:delText xml:space="preserve">supports anomaly and damage detection </w:delText>
        </w:r>
      </w:del>
      <w:r>
        <w:t>[4-6</w:t>
      </w:r>
      <w:del w:id="87" w:author="SHM-EM Authors" w:date="2026-09-06T13:32:00Z" w16du:dateUtc="2026-09-06T05:32:00Z">
        <w:r>
          <w:rPr>
            <w:rFonts w:eastAsia="Noto Serif CJK SC" w:hint="eastAsia"/>
            <w:sz w:val="20"/>
          </w:rPr>
          <w:delText xml:space="preserve">]. However, monitoring platforms remain tied to vendor tables, field names, units, and point identifiers, whereas </w:delText>
        </w:r>
      </w:del>
      <w:ins w:id="88" w:author="SHM-EM Authors" w:date="2026-09-06T13:32:00Z" w16du:dateUtc="2026-09-06T05:32:00Z">
        <w:r>
          <w:t xml:space="preserve">], yet applications and </w:t>
        </w:r>
      </w:ins>
      <w:r>
        <w:t xml:space="preserve">model scripts often </w:t>
      </w:r>
      <w:del w:id="89" w:author="SHM-EM Authors" w:date="2026-09-06T13:32:00Z" w16du:dateUtc="2026-09-06T05:32:00Z">
        <w:r>
          <w:rPr>
            <w:rFonts w:eastAsia="Noto Serif CJK SC" w:hint="eastAsia"/>
            <w:sz w:val="20"/>
          </w:rPr>
          <w:delText xml:space="preserve">assume fixed columns </w:delText>
        </w:r>
      </w:del>
      <w:ins w:id="90" w:author="SHM-EM Authors" w:date="2026-09-06T13:32:00Z" w16du:dateUtc="2026-09-06T05:32:00Z">
        <w:r>
          <w:t xml:space="preserve">retain project-specific tables, units, identifiers, </w:t>
        </w:r>
      </w:ins>
      <w:r>
        <w:t xml:space="preserve">and implicit </w:t>
      </w:r>
      <w:del w:id="91" w:author="SHM-EM Authors" w:date="2026-09-06T13:32:00Z" w16du:dateUtc="2026-09-06T05:32:00Z">
        <w:r>
          <w:rPr>
            <w:rFonts w:eastAsia="Noto Serif CJK SC" w:hint="eastAsia"/>
            <w:sz w:val="20"/>
          </w:rPr>
          <w:delText>ordering. These dependencies hinder model integration, interpretation, verification, and reuse across projects.</w:delText>
        </w:r>
      </w:del>
    </w:p>
    <w:p w14:paraId="72EE4AD7" w14:textId="77777777" w:rsidR="0039387D" w:rsidRDefault="00C274BD">
      <w:pPr>
        <w:ind w:firstLine="420"/>
        <w:rPr>
          <w:del w:id="92" w:author="SHM-EM Authors" w:date="2026-09-06T13:32:00Z" w16du:dateUtc="2026-09-06T05:32:00Z"/>
        </w:rPr>
      </w:pPr>
      <w:del w:id="93" w:author="SHM-EM Authors" w:date="2026-09-06T13:32:00Z" w16du:dateUtc="2026-09-06T05:32:00Z">
        <w:r>
          <w:rPr>
            <w:rFonts w:hint="eastAsia"/>
          </w:rPr>
          <w:delText xml:space="preserve">Existing standards solve only part of this problem. Sensor Web Enablement and the </w:delText>
        </w:r>
      </w:del>
      <w:ins w:id="94" w:author="SHM-EM Authors" w:date="2026-09-06T13:32:00Z" w16du:dateUtc="2026-09-06T05:32:00Z">
        <w:r>
          <w:t xml:space="preserve">feature order. Standards such as </w:t>
        </w:r>
      </w:ins>
      <w:r>
        <w:t xml:space="preserve">OGC SensorThings </w:t>
      </w:r>
      <w:del w:id="95" w:author="SHM-EM Authors" w:date="2026-09-06T13:32:00Z" w16du:dateUtc="2026-09-06T05:32:00Z">
        <w:r>
          <w:rPr>
            <w:rFonts w:hint="eastAsia"/>
          </w:rPr>
          <w:delText>API standardize</w:delText>
        </w:r>
      </w:del>
      <w:ins w:id="96" w:author="SHM-EM Authors" w:date="2026-09-06T13:32:00Z" w16du:dateUtc="2026-09-06T05:32:00Z">
        <w:r>
          <w:t>organize</w:t>
        </w:r>
      </w:ins>
      <w:r>
        <w:t xml:space="preserve"> sensor </w:t>
      </w:r>
      <w:del w:id="97" w:author="SHM-EM Authors" w:date="2026-09-06T13:32:00Z" w16du:dateUtc="2026-09-06T05:32:00Z">
        <w:r>
          <w:rPr>
            <w:rFonts w:hint="eastAsia"/>
          </w:rPr>
          <w:delText xml:space="preserve">and observation concepts and queries </w:delText>
        </w:r>
      </w:del>
      <w:ins w:id="98" w:author="SHM-EM Authors" w:date="2026-09-06T13:32:00Z" w16du:dateUtc="2026-09-06T05:32:00Z">
        <w:r>
          <w:t xml:space="preserve">observations </w:t>
        </w:r>
      </w:ins>
      <w:r>
        <w:t xml:space="preserve">[7,8], while </w:t>
      </w:r>
      <w:del w:id="99" w:author="SHM-EM Authors" w:date="2026-09-06T13:32:00Z" w16du:dateUtc="2026-09-06T05:32:00Z">
        <w:r>
          <w:rPr>
            <w:rFonts w:hint="eastAsia"/>
          </w:rPr>
          <w:delText>complex-</w:delText>
        </w:r>
      </w:del>
      <w:ins w:id="100" w:author="SHM-EM Authors" w:date="2026-09-06T13:32:00Z" w16du:dateUtc="2026-09-06T05:32:00Z">
        <w:r>
          <w:t xml:space="preserve">generic CEP provides stream and </w:t>
        </w:r>
      </w:ins>
      <w:r>
        <w:t>event</w:t>
      </w:r>
      <w:del w:id="101" w:author="SHM-EM Authors" w:date="2026-09-06T13:32:00Z" w16du:dateUtc="2026-09-06T05:32:00Z">
        <w:r>
          <w:rPr>
            <w:rFonts w:hint="eastAsia"/>
          </w:rPr>
          <w:delText>-processing research supports aggregation, condition matching, and event generation</w:delText>
        </w:r>
      </w:del>
      <w:ins w:id="102" w:author="SHM-EM Authors" w:date="2026-09-06T13:32:00Z" w16du:dateUtc="2026-09-06T05:32:00Z">
        <w:r>
          <w:t xml:space="preserve"> patterns</w:t>
        </w:r>
      </w:ins>
      <w:r>
        <w:t xml:space="preserve"> [9]. </w:t>
      </w:r>
      <w:del w:id="103" w:author="SHM-EM Authors" w:date="2026-09-06T13:32:00Z" w16du:dateUtc="2026-09-06T05:32:00Z">
        <w:r>
          <w:rPr>
            <w:rFonts w:hint="eastAsia"/>
          </w:rPr>
          <w:delText>They do not define model-specific input contracts, a shared future frame for forecasts from multiple models, or the boundary between forecast analysis and formal engineering events. A forecast-aware workflow must therefore preserve engineering semantics when constructing model inputs, align heterogeneous forecasts, and admit them to event workflows only after validation and explicit rule evaluation.</w:delText>
        </w:r>
      </w:del>
    </w:p>
    <w:p w14:paraId="630C1025" w14:textId="77777777" w:rsidR="00CA3471" w:rsidRDefault="00C274BD">
      <w:del w:id="104" w:author="SHM-EM Authors" w:date="2026-09-06T13:32:00Z" w16du:dateUtc="2026-09-06T05:32:00Z">
        <w:r>
          <w:rPr>
            <w:rFonts w:hint="eastAsia"/>
          </w:rPr>
          <w:delText xml:space="preserve">Related research software </w:delText>
        </w:r>
      </w:del>
      <w:ins w:id="105" w:author="SHM-EM Authors" w:date="2026-09-06T13:32:00Z" w16du:dateUtc="2026-09-06T05:32:00Z">
        <w:r>
          <w:t xml:space="preserve">GMFAgent </w:t>
        </w:r>
      </w:ins>
      <w:r>
        <w:t xml:space="preserve">addresses </w:t>
      </w:r>
      <w:del w:id="106" w:author="SHM-EM Authors" w:date="2026-09-06T13:32:00Z" w16du:dateUtc="2026-09-06T05:32:00Z">
        <w:r>
          <w:rPr>
            <w:rFonts w:hint="eastAsia"/>
          </w:rPr>
          <w:delText xml:space="preserve">complementary concerns. GMFAgent organizes knowledge, data, and tools for </w:delText>
        </w:r>
      </w:del>
      <w:r>
        <w:t>ground-motion</w:t>
      </w:r>
      <w:ins w:id="107" w:author="SHM-EM Authors" w:date="2026-09-06T13:32:00Z" w16du:dateUtc="2026-09-06T05:32:00Z">
        <w:r>
          <w:t>-</w:t>
        </w:r>
      </w:ins>
      <w:r>
        <w:t xml:space="preserve">field estimation [10], </w:t>
      </w:r>
      <w:del w:id="108" w:author="SHM-EM Authors" w:date="2026-09-06T13:32:00Z" w16du:dateUtc="2026-09-06T05:32:00Z">
        <w:r>
          <w:rPr>
            <w:rFonts w:hint="eastAsia"/>
          </w:rPr>
          <w:delText>whereas</w:delText>
        </w:r>
      </w:del>
      <w:ins w:id="109" w:author="SHM-EM Authors" w:date="2026-09-06T13:32:00Z" w16du:dateUtc="2026-09-06T05:32:00Z">
        <w:r>
          <w:t>and</w:t>
        </w:r>
      </w:ins>
      <w:r>
        <w:t xml:space="preserve"> Predictive-SHM </w:t>
      </w:r>
      <w:del w:id="110" w:author="SHM-EM Authors" w:date="2026-09-06T13:32:00Z" w16du:dateUtc="2026-09-06T05:32:00Z">
        <w:r>
          <w:rPr>
            <w:rFonts w:hint="eastAsia"/>
          </w:rPr>
          <w:delText>supports multi-sensor</w:delText>
        </w:r>
      </w:del>
      <w:ins w:id="111" w:author="SHM-EM Authors" w:date="2026-09-06T13:32:00Z" w16du:dateUtc="2026-09-06T05:32:00Z">
        <w:r>
          <w:t>provides</w:t>
        </w:r>
      </w:ins>
      <w:r>
        <w:t xml:space="preserve"> ingestion</w:t>
      </w:r>
      <w:del w:id="112" w:author="SHM-EM Authors" w:date="2026-09-06T13:32:00Z" w16du:dateUtc="2026-09-06T05:32:00Z">
        <w:r>
          <w:rPr>
            <w:rFonts w:hint="eastAsia"/>
          </w:rPr>
          <w:delText xml:space="preserve"> and replaceable</w:delText>
        </w:r>
      </w:del>
      <w:ins w:id="113" w:author="SHM-EM Authors" w:date="2026-09-06T13:32:00Z" w16du:dateUtc="2026-09-06T05:32:00Z">
        <w:r>
          <w:t>, model registration,</w:t>
        </w:r>
      </w:ins>
      <w:r>
        <w:t xml:space="preserve"> forecasting</w:t>
      </w:r>
      <w:del w:id="114" w:author="SHM-EM Authors" w:date="2026-09-06T13:32:00Z" w16du:dateUtc="2026-09-06T05:32:00Z">
        <w:r>
          <w:rPr>
            <w:rFonts w:hint="eastAsia"/>
          </w:rPr>
          <w:delText xml:space="preserve"> models</w:delText>
        </w:r>
      </w:del>
      <w:ins w:id="115" w:author="SHM-EM Authors" w:date="2026-09-06T13:32:00Z" w16du:dateUtc="2026-09-06T05:32:00Z">
        <w:r>
          <w:t>, visualization, and alerts</w:t>
        </w:r>
      </w:ins>
      <w:r>
        <w:t xml:space="preserve"> [11]. SHM-EM </w:t>
      </w:r>
      <w:del w:id="116" w:author="SHM-EM Authors" w:date="2026-09-06T13:32:00Z" w16du:dateUtc="2026-09-06T05:32:00Z">
        <w:r>
          <w:rPr>
            <w:rFonts w:hint="eastAsia"/>
          </w:rPr>
          <w:delText>focuses on the remaining workflow boundary: the contract between observations and model inputs, the temporal alignment of multiple forecasts, and the controlled creation of formal event records</w:delText>
        </w:r>
      </w:del>
      <w:ins w:id="117" w:author="SHM-EM Authors" w:date="2026-09-06T13:32:00Z" w16du:dateUtc="2026-09-06T05:32:00Z">
        <w:r>
          <w:t xml:space="preserve">instead formalizes the downstream boundary through which persisted forecasts enter auditable engineering-event workflows. It neither replaces these systems nor claims SensorThings conformance. Table 1 compares documented responsibilities; </w:t>
        </w:r>
        <w:r>
          <w:rPr>
            <w:i/>
          </w:rPr>
          <w:t>Not reported</w:t>
        </w:r>
        <w:r>
          <w:t xml:space="preserve"> means only that the cited primary source does not explicitly document the capability</w:t>
        </w:r>
      </w:ins>
      <w:r>
        <w:t>.</w:t>
      </w:r>
    </w:p>
    <w:p w14:paraId="60D43760" w14:textId="77777777" w:rsidR="00CA3471" w:rsidRDefault="00C274BD">
      <w:pPr>
        <w:pStyle w:val="FigureCaption"/>
        <w:keepNext/>
        <w:rPr>
          <w:ins w:id="118" w:author="SHM-EM Authors" w:date="2026-09-06T13:32:00Z" w16du:dateUtc="2026-09-06T05:32:00Z"/>
        </w:rPr>
      </w:pPr>
      <w:del w:id="119" w:author="SHM-EM Authors" w:date="2026-09-06T13:32:00Z" w16du:dateUtc="2026-09-06T05:32:00Z">
        <w:r>
          <w:rPr>
            <w:rFonts w:hint="eastAsia"/>
          </w:rPr>
          <w:delText>Recurrent, convolutional, and Transformer-based</w:delText>
        </w:r>
      </w:del>
      <w:ins w:id="120" w:author="SHM-EM Authors" w:date="2026-09-06T13:32:00Z" w16du:dateUtc="2026-09-06T05:32:00Z">
        <w:r>
          <w:t>Table 1. Source-grounded responsibility comparison.</w:t>
        </w:r>
      </w:ins>
    </w:p>
    <w:tbl>
      <w:tblPr>
        <w:tblStyle w:val="af"/>
        <w:tblW w:w="0" w:type="auto"/>
        <w:jc w:val="center"/>
        <w:tblLook w:val="04A0" w:firstRow="1" w:lastRow="0" w:firstColumn="1" w:lastColumn="0" w:noHBand="0" w:noVBand="1"/>
      </w:tblPr>
      <w:tblGrid>
        <w:gridCol w:w="1871"/>
        <w:gridCol w:w="1870"/>
        <w:gridCol w:w="1870"/>
        <w:gridCol w:w="1870"/>
        <w:gridCol w:w="1869"/>
      </w:tblGrid>
      <w:tr w:rsidR="00CA3471" w14:paraId="1083C09B" w14:textId="77777777">
        <w:trPr>
          <w:tblHeader/>
          <w:jc w:val="center"/>
          <w:ins w:id="121" w:author="SHM-EM Authors" w:date="2026-09-06T13:32:00Z" w16du:dateUtc="2026-09-06T05:32:00Z"/>
        </w:trPr>
        <w:tc>
          <w:tcPr>
            <w:tcW w:w="1872" w:type="dxa"/>
            <w:shd w:val="clear" w:color="auto" w:fill="EAF2FB"/>
            <w:tcMar>
              <w:top w:w="80" w:type="dxa"/>
              <w:left w:w="90" w:type="dxa"/>
              <w:bottom w:w="80" w:type="dxa"/>
              <w:right w:w="90" w:type="dxa"/>
            </w:tcMar>
            <w:vAlign w:val="center"/>
          </w:tcPr>
          <w:p w14:paraId="485D5935" w14:textId="77777777" w:rsidR="00CA3471" w:rsidRDefault="00C274BD">
            <w:pPr>
              <w:spacing w:after="0" w:line="240" w:lineRule="auto"/>
              <w:jc w:val="center"/>
              <w:rPr>
                <w:ins w:id="122" w:author="SHM-EM Authors" w:date="2026-09-06T13:32:00Z" w16du:dateUtc="2026-09-06T05:32:00Z"/>
              </w:rPr>
            </w:pPr>
            <w:ins w:id="123" w:author="SHM-EM Authors" w:date="2026-09-06T13:32:00Z" w16du:dateUtc="2026-09-06T05:32:00Z">
              <w:r>
                <w:rPr>
                  <w:b/>
                  <w:sz w:val="17"/>
                </w:rPr>
                <w:t>Capability</w:t>
              </w:r>
            </w:ins>
          </w:p>
        </w:tc>
        <w:tc>
          <w:tcPr>
            <w:tcW w:w="1872" w:type="dxa"/>
            <w:shd w:val="clear" w:color="auto" w:fill="EAF2FB"/>
            <w:tcMar>
              <w:top w:w="80" w:type="dxa"/>
              <w:left w:w="90" w:type="dxa"/>
              <w:bottom w:w="80" w:type="dxa"/>
              <w:right w:w="90" w:type="dxa"/>
            </w:tcMar>
            <w:vAlign w:val="center"/>
          </w:tcPr>
          <w:p w14:paraId="40341F58" w14:textId="77777777" w:rsidR="00CA3471" w:rsidRDefault="00C274BD">
            <w:pPr>
              <w:spacing w:after="0" w:line="240" w:lineRule="auto"/>
              <w:jc w:val="center"/>
              <w:rPr>
                <w:ins w:id="124" w:author="SHM-EM Authors" w:date="2026-09-06T13:32:00Z" w16du:dateUtc="2026-09-06T05:32:00Z"/>
              </w:rPr>
            </w:pPr>
            <w:ins w:id="125" w:author="SHM-EM Authors" w:date="2026-09-06T13:32:00Z" w16du:dateUtc="2026-09-06T05:32:00Z">
              <w:r>
                <w:rPr>
                  <w:b/>
                  <w:sz w:val="17"/>
                </w:rPr>
                <w:t>OGC SensorThings</w:t>
              </w:r>
            </w:ins>
          </w:p>
        </w:tc>
        <w:tc>
          <w:tcPr>
            <w:tcW w:w="1872" w:type="dxa"/>
            <w:shd w:val="clear" w:color="auto" w:fill="EAF2FB"/>
            <w:tcMar>
              <w:top w:w="80" w:type="dxa"/>
              <w:left w:w="90" w:type="dxa"/>
              <w:bottom w:w="80" w:type="dxa"/>
              <w:right w:w="90" w:type="dxa"/>
            </w:tcMar>
            <w:vAlign w:val="center"/>
          </w:tcPr>
          <w:p w14:paraId="2AA34BAF" w14:textId="77777777" w:rsidR="00CA3471" w:rsidRDefault="00C274BD">
            <w:pPr>
              <w:spacing w:after="0" w:line="240" w:lineRule="auto"/>
              <w:jc w:val="center"/>
              <w:rPr>
                <w:ins w:id="126" w:author="SHM-EM Authors" w:date="2026-09-06T13:32:00Z" w16du:dateUtc="2026-09-06T05:32:00Z"/>
              </w:rPr>
            </w:pPr>
            <w:ins w:id="127" w:author="SHM-EM Authors" w:date="2026-09-06T13:32:00Z" w16du:dateUtc="2026-09-06T05:32:00Z">
              <w:r>
                <w:rPr>
                  <w:b/>
                  <w:sz w:val="17"/>
                </w:rPr>
                <w:t>Generic CEP</w:t>
              </w:r>
            </w:ins>
          </w:p>
        </w:tc>
        <w:tc>
          <w:tcPr>
            <w:tcW w:w="1872" w:type="dxa"/>
            <w:shd w:val="clear" w:color="auto" w:fill="EAF2FB"/>
            <w:tcMar>
              <w:top w:w="80" w:type="dxa"/>
              <w:left w:w="90" w:type="dxa"/>
              <w:bottom w:w="80" w:type="dxa"/>
              <w:right w:w="90" w:type="dxa"/>
            </w:tcMar>
            <w:vAlign w:val="center"/>
          </w:tcPr>
          <w:p w14:paraId="559B54CF" w14:textId="77777777" w:rsidR="00CA3471" w:rsidRDefault="00C274BD">
            <w:pPr>
              <w:spacing w:after="0" w:line="240" w:lineRule="auto"/>
              <w:jc w:val="center"/>
              <w:rPr>
                <w:ins w:id="128" w:author="SHM-EM Authors" w:date="2026-09-06T13:32:00Z" w16du:dateUtc="2026-09-06T05:32:00Z"/>
              </w:rPr>
            </w:pPr>
            <w:ins w:id="129" w:author="SHM-EM Authors" w:date="2026-09-06T13:32:00Z" w16du:dateUtc="2026-09-06T05:32:00Z">
              <w:r>
                <w:rPr>
                  <w:b/>
                  <w:sz w:val="17"/>
                </w:rPr>
                <w:t>Predictive-SHM</w:t>
              </w:r>
            </w:ins>
          </w:p>
        </w:tc>
        <w:tc>
          <w:tcPr>
            <w:tcW w:w="1872" w:type="dxa"/>
            <w:shd w:val="clear" w:color="auto" w:fill="EAF2FB"/>
            <w:tcMar>
              <w:top w:w="80" w:type="dxa"/>
              <w:left w:w="90" w:type="dxa"/>
              <w:bottom w:w="80" w:type="dxa"/>
              <w:right w:w="90" w:type="dxa"/>
            </w:tcMar>
            <w:vAlign w:val="center"/>
          </w:tcPr>
          <w:p w14:paraId="43117A0B" w14:textId="77777777" w:rsidR="00CA3471" w:rsidRDefault="00C274BD">
            <w:pPr>
              <w:spacing w:after="0" w:line="240" w:lineRule="auto"/>
              <w:jc w:val="center"/>
              <w:rPr>
                <w:ins w:id="130" w:author="SHM-EM Authors" w:date="2026-09-06T13:32:00Z" w16du:dateUtc="2026-09-06T05:32:00Z"/>
              </w:rPr>
            </w:pPr>
            <w:ins w:id="131" w:author="SHM-EM Authors" w:date="2026-09-06T13:32:00Z" w16du:dateUtc="2026-09-06T05:32:00Z">
              <w:r>
                <w:rPr>
                  <w:b/>
                  <w:sz w:val="17"/>
                </w:rPr>
                <w:t>SHM-EM</w:t>
              </w:r>
            </w:ins>
          </w:p>
        </w:tc>
      </w:tr>
      <w:tr w:rsidR="00CA3471" w14:paraId="5AB9C29E" w14:textId="77777777">
        <w:trPr>
          <w:jc w:val="center"/>
          <w:ins w:id="132" w:author="SHM-EM Authors" w:date="2026-09-06T13:32:00Z" w16du:dateUtc="2026-09-06T05:32:00Z"/>
        </w:trPr>
        <w:tc>
          <w:tcPr>
            <w:tcW w:w="1872" w:type="dxa"/>
            <w:tcMar>
              <w:top w:w="80" w:type="dxa"/>
              <w:left w:w="90" w:type="dxa"/>
              <w:bottom w:w="80" w:type="dxa"/>
              <w:right w:w="90" w:type="dxa"/>
            </w:tcMar>
            <w:vAlign w:val="center"/>
          </w:tcPr>
          <w:p w14:paraId="2980AE29" w14:textId="77777777" w:rsidR="00CA3471" w:rsidRDefault="00C274BD">
            <w:pPr>
              <w:spacing w:after="0" w:line="240" w:lineRule="auto"/>
              <w:jc w:val="left"/>
              <w:rPr>
                <w:ins w:id="133" w:author="SHM-EM Authors" w:date="2026-09-06T13:32:00Z" w16du:dateUtc="2026-09-06T05:32:00Z"/>
              </w:rPr>
            </w:pPr>
            <w:ins w:id="134" w:author="SHM-EM Authors" w:date="2026-09-06T13:32:00Z" w16du:dateUtc="2026-09-06T05:32:00Z">
              <w:r>
                <w:rPr>
                  <w:sz w:val="17"/>
                </w:rPr>
                <w:t>Observation access and semantics</w:t>
              </w:r>
            </w:ins>
          </w:p>
        </w:tc>
        <w:tc>
          <w:tcPr>
            <w:tcW w:w="1872" w:type="dxa"/>
            <w:tcMar>
              <w:top w:w="80" w:type="dxa"/>
              <w:left w:w="90" w:type="dxa"/>
              <w:bottom w:w="80" w:type="dxa"/>
              <w:right w:w="90" w:type="dxa"/>
            </w:tcMar>
            <w:vAlign w:val="center"/>
          </w:tcPr>
          <w:p w14:paraId="48A6290B" w14:textId="77777777" w:rsidR="00CA3471" w:rsidRDefault="00C274BD">
            <w:pPr>
              <w:spacing w:after="0" w:line="240" w:lineRule="auto"/>
              <w:jc w:val="left"/>
              <w:rPr>
                <w:ins w:id="135" w:author="SHM-EM Authors" w:date="2026-09-06T13:32:00Z" w16du:dateUtc="2026-09-06T05:32:00Z"/>
              </w:rPr>
            </w:pPr>
            <w:ins w:id="136" w:author="SHM-EM Authors" w:date="2026-09-06T13:32:00Z" w16du:dateUtc="2026-09-06T05:32:00Z">
              <w:r>
                <w:rPr>
                  <w:sz w:val="17"/>
                </w:rPr>
                <w:t>Yes</w:t>
              </w:r>
            </w:ins>
          </w:p>
        </w:tc>
        <w:tc>
          <w:tcPr>
            <w:tcW w:w="1872" w:type="dxa"/>
            <w:tcMar>
              <w:top w:w="80" w:type="dxa"/>
              <w:left w:w="90" w:type="dxa"/>
              <w:bottom w:w="80" w:type="dxa"/>
              <w:right w:w="90" w:type="dxa"/>
            </w:tcMar>
            <w:vAlign w:val="center"/>
          </w:tcPr>
          <w:p w14:paraId="29817625" w14:textId="77777777" w:rsidR="00CA3471" w:rsidRDefault="00C274BD">
            <w:pPr>
              <w:spacing w:after="0" w:line="240" w:lineRule="auto"/>
              <w:jc w:val="left"/>
              <w:rPr>
                <w:ins w:id="137" w:author="SHM-EM Authors" w:date="2026-09-06T13:32:00Z" w16du:dateUtc="2026-09-06T05:32:00Z"/>
              </w:rPr>
            </w:pPr>
            <w:ins w:id="138" w:author="SHM-EM Authors" w:date="2026-09-06T13:32:00Z" w16du:dateUtc="2026-09-06T05:32:00Z">
              <w:r>
                <w:rPr>
                  <w:sz w:val="17"/>
                </w:rPr>
                <w:t>Partial</w:t>
              </w:r>
            </w:ins>
          </w:p>
        </w:tc>
        <w:tc>
          <w:tcPr>
            <w:tcW w:w="1872" w:type="dxa"/>
            <w:tcMar>
              <w:top w:w="80" w:type="dxa"/>
              <w:left w:w="90" w:type="dxa"/>
              <w:bottom w:w="80" w:type="dxa"/>
              <w:right w:w="90" w:type="dxa"/>
            </w:tcMar>
            <w:vAlign w:val="center"/>
          </w:tcPr>
          <w:p w14:paraId="669E398A" w14:textId="77777777" w:rsidR="00CA3471" w:rsidRDefault="00C274BD">
            <w:pPr>
              <w:spacing w:after="0" w:line="240" w:lineRule="auto"/>
              <w:jc w:val="left"/>
              <w:rPr>
                <w:ins w:id="139" w:author="SHM-EM Authors" w:date="2026-09-06T13:32:00Z" w16du:dateUtc="2026-09-06T05:32:00Z"/>
              </w:rPr>
            </w:pPr>
            <w:ins w:id="140" w:author="SHM-EM Authors" w:date="2026-09-06T13:32:00Z" w16du:dateUtc="2026-09-06T05:32:00Z">
              <w:r>
                <w:rPr>
                  <w:sz w:val="17"/>
                </w:rPr>
                <w:t>Yes</w:t>
              </w:r>
            </w:ins>
          </w:p>
        </w:tc>
        <w:tc>
          <w:tcPr>
            <w:tcW w:w="1872" w:type="dxa"/>
            <w:tcMar>
              <w:top w:w="80" w:type="dxa"/>
              <w:left w:w="90" w:type="dxa"/>
              <w:bottom w:w="80" w:type="dxa"/>
              <w:right w:w="90" w:type="dxa"/>
            </w:tcMar>
            <w:vAlign w:val="center"/>
          </w:tcPr>
          <w:p w14:paraId="5F1243A4" w14:textId="77777777" w:rsidR="00CA3471" w:rsidRDefault="00C274BD">
            <w:pPr>
              <w:spacing w:after="0" w:line="240" w:lineRule="auto"/>
              <w:jc w:val="left"/>
              <w:rPr>
                <w:ins w:id="141" w:author="SHM-EM Authors" w:date="2026-09-06T13:32:00Z" w16du:dateUtc="2026-09-06T05:32:00Z"/>
              </w:rPr>
            </w:pPr>
            <w:ins w:id="142" w:author="SHM-EM Authors" w:date="2026-09-06T13:32:00Z" w16du:dateUtc="2026-09-06T05:32:00Z">
              <w:r>
                <w:rPr>
                  <w:sz w:val="17"/>
                </w:rPr>
                <w:t>Yes</w:t>
              </w:r>
            </w:ins>
          </w:p>
        </w:tc>
      </w:tr>
      <w:tr w:rsidR="00CA3471" w14:paraId="3D3322FD" w14:textId="77777777">
        <w:trPr>
          <w:jc w:val="center"/>
          <w:ins w:id="143" w:author="SHM-EM Authors" w:date="2026-09-06T13:32:00Z" w16du:dateUtc="2026-09-06T05:32:00Z"/>
        </w:trPr>
        <w:tc>
          <w:tcPr>
            <w:tcW w:w="1872" w:type="dxa"/>
            <w:tcMar>
              <w:top w:w="80" w:type="dxa"/>
              <w:left w:w="90" w:type="dxa"/>
              <w:bottom w:w="80" w:type="dxa"/>
              <w:right w:w="90" w:type="dxa"/>
            </w:tcMar>
            <w:vAlign w:val="center"/>
          </w:tcPr>
          <w:p w14:paraId="236C11A6" w14:textId="77777777" w:rsidR="00CA3471" w:rsidRDefault="00C274BD">
            <w:pPr>
              <w:spacing w:after="0" w:line="240" w:lineRule="auto"/>
              <w:jc w:val="left"/>
              <w:rPr>
                <w:ins w:id="144" w:author="SHM-EM Authors" w:date="2026-09-06T13:32:00Z" w16du:dateUtc="2026-09-06T05:32:00Z"/>
              </w:rPr>
            </w:pPr>
            <w:ins w:id="145" w:author="SHM-EM Authors" w:date="2026-09-06T13:32:00Z" w16du:dateUtc="2026-09-06T05:32:00Z">
              <w:r>
                <w:rPr>
                  <w:sz w:val="17"/>
                </w:rPr>
                <w:t>Model-specific ordered input contract</w:t>
              </w:r>
            </w:ins>
          </w:p>
        </w:tc>
        <w:tc>
          <w:tcPr>
            <w:tcW w:w="1872" w:type="dxa"/>
            <w:tcMar>
              <w:top w:w="80" w:type="dxa"/>
              <w:left w:w="90" w:type="dxa"/>
              <w:bottom w:w="80" w:type="dxa"/>
              <w:right w:w="90" w:type="dxa"/>
            </w:tcMar>
            <w:vAlign w:val="center"/>
          </w:tcPr>
          <w:p w14:paraId="03EDD683" w14:textId="77777777" w:rsidR="00CA3471" w:rsidRDefault="00C274BD">
            <w:pPr>
              <w:spacing w:after="0" w:line="240" w:lineRule="auto"/>
              <w:jc w:val="left"/>
              <w:rPr>
                <w:ins w:id="146" w:author="SHM-EM Authors" w:date="2026-09-06T13:32:00Z" w16du:dateUtc="2026-09-06T05:32:00Z"/>
              </w:rPr>
            </w:pPr>
            <w:ins w:id="147" w:author="SHM-EM Authors" w:date="2026-09-06T13:32:00Z" w16du:dateUtc="2026-09-06T05:32:00Z">
              <w:r>
                <w:rPr>
                  <w:sz w:val="17"/>
                </w:rPr>
                <w:t>Not applicable</w:t>
              </w:r>
            </w:ins>
          </w:p>
        </w:tc>
        <w:tc>
          <w:tcPr>
            <w:tcW w:w="1872" w:type="dxa"/>
            <w:tcMar>
              <w:top w:w="80" w:type="dxa"/>
              <w:left w:w="90" w:type="dxa"/>
              <w:bottom w:w="80" w:type="dxa"/>
              <w:right w:w="90" w:type="dxa"/>
            </w:tcMar>
            <w:vAlign w:val="center"/>
          </w:tcPr>
          <w:p w14:paraId="564B24D3" w14:textId="77777777" w:rsidR="00CA3471" w:rsidRDefault="00C274BD">
            <w:pPr>
              <w:spacing w:after="0" w:line="240" w:lineRule="auto"/>
              <w:jc w:val="left"/>
              <w:rPr>
                <w:ins w:id="148" w:author="SHM-EM Authors" w:date="2026-09-06T13:32:00Z" w16du:dateUtc="2026-09-06T05:32:00Z"/>
              </w:rPr>
            </w:pPr>
            <w:ins w:id="149" w:author="SHM-EM Authors" w:date="2026-09-06T13:32:00Z" w16du:dateUtc="2026-09-06T05:32:00Z">
              <w:r>
                <w:rPr>
                  <w:sz w:val="17"/>
                </w:rPr>
                <w:t>Not applicable</w:t>
              </w:r>
            </w:ins>
          </w:p>
        </w:tc>
        <w:tc>
          <w:tcPr>
            <w:tcW w:w="1872" w:type="dxa"/>
            <w:tcMar>
              <w:top w:w="80" w:type="dxa"/>
              <w:left w:w="90" w:type="dxa"/>
              <w:bottom w:w="80" w:type="dxa"/>
              <w:right w:w="90" w:type="dxa"/>
            </w:tcMar>
            <w:vAlign w:val="center"/>
          </w:tcPr>
          <w:p w14:paraId="1BD08633" w14:textId="77777777" w:rsidR="00CA3471" w:rsidRDefault="00C274BD">
            <w:pPr>
              <w:spacing w:after="0" w:line="240" w:lineRule="auto"/>
              <w:jc w:val="left"/>
              <w:rPr>
                <w:ins w:id="150" w:author="SHM-EM Authors" w:date="2026-09-06T13:32:00Z" w16du:dateUtc="2026-09-06T05:32:00Z"/>
              </w:rPr>
            </w:pPr>
            <w:ins w:id="151" w:author="SHM-EM Authors" w:date="2026-09-06T13:32:00Z" w16du:dateUtc="2026-09-06T05:32:00Z">
              <w:r>
                <w:rPr>
                  <w:sz w:val="17"/>
                </w:rPr>
                <w:t>Partial</w:t>
              </w:r>
            </w:ins>
          </w:p>
        </w:tc>
        <w:tc>
          <w:tcPr>
            <w:tcW w:w="1872" w:type="dxa"/>
            <w:tcMar>
              <w:top w:w="80" w:type="dxa"/>
              <w:left w:w="90" w:type="dxa"/>
              <w:bottom w:w="80" w:type="dxa"/>
              <w:right w:w="90" w:type="dxa"/>
            </w:tcMar>
            <w:vAlign w:val="center"/>
          </w:tcPr>
          <w:p w14:paraId="29B91A4F" w14:textId="77777777" w:rsidR="00CA3471" w:rsidRDefault="00C274BD">
            <w:pPr>
              <w:spacing w:after="0" w:line="240" w:lineRule="auto"/>
              <w:jc w:val="left"/>
              <w:rPr>
                <w:ins w:id="152" w:author="SHM-EM Authors" w:date="2026-09-06T13:32:00Z" w16du:dateUtc="2026-09-06T05:32:00Z"/>
              </w:rPr>
            </w:pPr>
            <w:ins w:id="153" w:author="SHM-EM Authors" w:date="2026-09-06T13:32:00Z" w16du:dateUtc="2026-09-06T05:32:00Z">
              <w:r>
                <w:rPr>
                  <w:sz w:val="17"/>
                </w:rPr>
                <w:t>Yes</w:t>
              </w:r>
            </w:ins>
          </w:p>
        </w:tc>
      </w:tr>
      <w:tr w:rsidR="00CA3471" w14:paraId="01621899" w14:textId="77777777">
        <w:trPr>
          <w:jc w:val="center"/>
          <w:ins w:id="154" w:author="SHM-EM Authors" w:date="2026-09-06T13:32:00Z" w16du:dateUtc="2026-09-06T05:32:00Z"/>
        </w:trPr>
        <w:tc>
          <w:tcPr>
            <w:tcW w:w="1872" w:type="dxa"/>
            <w:tcMar>
              <w:top w:w="80" w:type="dxa"/>
              <w:left w:w="90" w:type="dxa"/>
              <w:bottom w:w="80" w:type="dxa"/>
              <w:right w:w="90" w:type="dxa"/>
            </w:tcMar>
            <w:vAlign w:val="center"/>
          </w:tcPr>
          <w:p w14:paraId="6DD21907" w14:textId="77777777" w:rsidR="00CA3471" w:rsidRDefault="00C274BD">
            <w:pPr>
              <w:spacing w:after="0" w:line="240" w:lineRule="auto"/>
              <w:jc w:val="left"/>
              <w:rPr>
                <w:ins w:id="155" w:author="SHM-EM Authors" w:date="2026-09-06T13:32:00Z" w16du:dateUtc="2026-09-06T05:32:00Z"/>
              </w:rPr>
            </w:pPr>
            <w:ins w:id="156" w:author="SHM-EM Authors" w:date="2026-09-06T13:32:00Z" w16du:dateUtc="2026-09-06T05:32:00Z">
              <w:r>
                <w:rPr>
                  <w:sz w:val="17"/>
                </w:rPr>
                <w:t>Pluggable forecasting/model adapter</w:t>
              </w:r>
            </w:ins>
          </w:p>
        </w:tc>
        <w:tc>
          <w:tcPr>
            <w:tcW w:w="1872" w:type="dxa"/>
            <w:tcMar>
              <w:top w:w="80" w:type="dxa"/>
              <w:left w:w="90" w:type="dxa"/>
              <w:bottom w:w="80" w:type="dxa"/>
              <w:right w:w="90" w:type="dxa"/>
            </w:tcMar>
            <w:vAlign w:val="center"/>
          </w:tcPr>
          <w:p w14:paraId="30170892" w14:textId="77777777" w:rsidR="00CA3471" w:rsidRDefault="00C274BD">
            <w:pPr>
              <w:spacing w:after="0" w:line="240" w:lineRule="auto"/>
              <w:jc w:val="left"/>
              <w:rPr>
                <w:ins w:id="157" w:author="SHM-EM Authors" w:date="2026-09-06T13:32:00Z" w16du:dateUtc="2026-09-06T05:32:00Z"/>
              </w:rPr>
            </w:pPr>
            <w:ins w:id="158" w:author="SHM-EM Authors" w:date="2026-09-06T13:32:00Z" w16du:dateUtc="2026-09-06T05:32:00Z">
              <w:r>
                <w:rPr>
                  <w:sz w:val="17"/>
                </w:rPr>
                <w:t>Not applicable</w:t>
              </w:r>
            </w:ins>
          </w:p>
        </w:tc>
        <w:tc>
          <w:tcPr>
            <w:tcW w:w="1872" w:type="dxa"/>
            <w:tcMar>
              <w:top w:w="80" w:type="dxa"/>
              <w:left w:w="90" w:type="dxa"/>
              <w:bottom w:w="80" w:type="dxa"/>
              <w:right w:w="90" w:type="dxa"/>
            </w:tcMar>
            <w:vAlign w:val="center"/>
          </w:tcPr>
          <w:p w14:paraId="7EB09995" w14:textId="77777777" w:rsidR="00CA3471" w:rsidRDefault="00C274BD">
            <w:pPr>
              <w:spacing w:after="0" w:line="240" w:lineRule="auto"/>
              <w:jc w:val="left"/>
              <w:rPr>
                <w:ins w:id="159" w:author="SHM-EM Authors" w:date="2026-09-06T13:32:00Z" w16du:dateUtc="2026-09-06T05:32:00Z"/>
              </w:rPr>
            </w:pPr>
            <w:ins w:id="160" w:author="SHM-EM Authors" w:date="2026-09-06T13:32:00Z" w16du:dateUtc="2026-09-06T05:32:00Z">
              <w:r>
                <w:rPr>
                  <w:sz w:val="17"/>
                </w:rPr>
                <w:t>Not applicable</w:t>
              </w:r>
            </w:ins>
          </w:p>
        </w:tc>
        <w:tc>
          <w:tcPr>
            <w:tcW w:w="1872" w:type="dxa"/>
            <w:tcMar>
              <w:top w:w="80" w:type="dxa"/>
              <w:left w:w="90" w:type="dxa"/>
              <w:bottom w:w="80" w:type="dxa"/>
              <w:right w:w="90" w:type="dxa"/>
            </w:tcMar>
            <w:vAlign w:val="center"/>
          </w:tcPr>
          <w:p w14:paraId="5800F372" w14:textId="77777777" w:rsidR="00CA3471" w:rsidRDefault="00C274BD">
            <w:pPr>
              <w:spacing w:after="0" w:line="240" w:lineRule="auto"/>
              <w:jc w:val="left"/>
              <w:rPr>
                <w:ins w:id="161" w:author="SHM-EM Authors" w:date="2026-09-06T13:32:00Z" w16du:dateUtc="2026-09-06T05:32:00Z"/>
              </w:rPr>
            </w:pPr>
            <w:ins w:id="162" w:author="SHM-EM Authors" w:date="2026-09-06T13:32:00Z" w16du:dateUtc="2026-09-06T05:32:00Z">
              <w:r>
                <w:rPr>
                  <w:sz w:val="17"/>
                </w:rPr>
                <w:t>Yes</w:t>
              </w:r>
            </w:ins>
          </w:p>
        </w:tc>
        <w:tc>
          <w:tcPr>
            <w:tcW w:w="1872" w:type="dxa"/>
            <w:tcMar>
              <w:top w:w="80" w:type="dxa"/>
              <w:left w:w="90" w:type="dxa"/>
              <w:bottom w:w="80" w:type="dxa"/>
              <w:right w:w="90" w:type="dxa"/>
            </w:tcMar>
            <w:vAlign w:val="center"/>
          </w:tcPr>
          <w:p w14:paraId="3788423E" w14:textId="77777777" w:rsidR="00CA3471" w:rsidRDefault="00C274BD">
            <w:pPr>
              <w:spacing w:after="0" w:line="240" w:lineRule="auto"/>
              <w:jc w:val="left"/>
              <w:rPr>
                <w:ins w:id="163" w:author="SHM-EM Authors" w:date="2026-09-06T13:32:00Z" w16du:dateUtc="2026-09-06T05:32:00Z"/>
              </w:rPr>
            </w:pPr>
            <w:ins w:id="164" w:author="SHM-EM Authors" w:date="2026-09-06T13:32:00Z" w16du:dateUtc="2026-09-06T05:32:00Z">
              <w:r>
                <w:rPr>
                  <w:sz w:val="17"/>
                </w:rPr>
                <w:t>Yes</w:t>
              </w:r>
            </w:ins>
          </w:p>
        </w:tc>
      </w:tr>
      <w:tr w:rsidR="00CA3471" w14:paraId="1E676AC7" w14:textId="77777777">
        <w:trPr>
          <w:jc w:val="center"/>
          <w:ins w:id="165" w:author="SHM-EM Authors" w:date="2026-09-06T13:32:00Z" w16du:dateUtc="2026-09-06T05:32:00Z"/>
        </w:trPr>
        <w:tc>
          <w:tcPr>
            <w:tcW w:w="1872" w:type="dxa"/>
            <w:tcMar>
              <w:top w:w="80" w:type="dxa"/>
              <w:left w:w="90" w:type="dxa"/>
              <w:bottom w:w="80" w:type="dxa"/>
              <w:right w:w="90" w:type="dxa"/>
            </w:tcMar>
            <w:vAlign w:val="center"/>
          </w:tcPr>
          <w:p w14:paraId="2B56516B" w14:textId="77777777" w:rsidR="00CA3471" w:rsidRDefault="00C274BD">
            <w:pPr>
              <w:spacing w:after="0" w:line="240" w:lineRule="auto"/>
              <w:jc w:val="left"/>
              <w:rPr>
                <w:ins w:id="166" w:author="SHM-EM Authors" w:date="2026-09-06T13:32:00Z" w16du:dateUtc="2026-09-06T05:32:00Z"/>
              </w:rPr>
            </w:pPr>
            <w:ins w:id="167" w:author="SHM-EM Authors" w:date="2026-09-06T13:32:00Z" w16du:dateUtc="2026-09-06T05:32:00Z">
              <w:r>
                <w:rPr>
                  <w:sz w:val="17"/>
                </w:rPr>
                <w:t>Shared prediction origin and future timeline</w:t>
              </w:r>
            </w:ins>
          </w:p>
        </w:tc>
        <w:tc>
          <w:tcPr>
            <w:tcW w:w="1872" w:type="dxa"/>
            <w:tcMar>
              <w:top w:w="80" w:type="dxa"/>
              <w:left w:w="90" w:type="dxa"/>
              <w:bottom w:w="80" w:type="dxa"/>
              <w:right w:w="90" w:type="dxa"/>
            </w:tcMar>
            <w:vAlign w:val="center"/>
          </w:tcPr>
          <w:p w14:paraId="297E3351" w14:textId="77777777" w:rsidR="00CA3471" w:rsidRDefault="00C274BD">
            <w:pPr>
              <w:spacing w:after="0" w:line="240" w:lineRule="auto"/>
              <w:jc w:val="left"/>
              <w:rPr>
                <w:ins w:id="168" w:author="SHM-EM Authors" w:date="2026-09-06T13:32:00Z" w16du:dateUtc="2026-09-06T05:32:00Z"/>
              </w:rPr>
            </w:pPr>
            <w:ins w:id="169" w:author="SHM-EM Authors" w:date="2026-09-06T13:32:00Z" w16du:dateUtc="2026-09-06T05:32:00Z">
              <w:r>
                <w:rPr>
                  <w:sz w:val="17"/>
                </w:rPr>
                <w:t>Not applicable</w:t>
              </w:r>
            </w:ins>
          </w:p>
        </w:tc>
        <w:tc>
          <w:tcPr>
            <w:tcW w:w="1872" w:type="dxa"/>
            <w:tcMar>
              <w:top w:w="80" w:type="dxa"/>
              <w:left w:w="90" w:type="dxa"/>
              <w:bottom w:w="80" w:type="dxa"/>
              <w:right w:w="90" w:type="dxa"/>
            </w:tcMar>
            <w:vAlign w:val="center"/>
          </w:tcPr>
          <w:p w14:paraId="6983674E" w14:textId="77777777" w:rsidR="00CA3471" w:rsidRDefault="00C274BD">
            <w:pPr>
              <w:spacing w:after="0" w:line="240" w:lineRule="auto"/>
              <w:jc w:val="left"/>
              <w:rPr>
                <w:ins w:id="170" w:author="SHM-EM Authors" w:date="2026-09-06T13:32:00Z" w16du:dateUtc="2026-09-06T05:32:00Z"/>
              </w:rPr>
            </w:pPr>
            <w:ins w:id="171" w:author="SHM-EM Authors" w:date="2026-09-06T13:32:00Z" w16du:dateUtc="2026-09-06T05:32:00Z">
              <w:r>
                <w:rPr>
                  <w:sz w:val="17"/>
                </w:rPr>
                <w:t>Not applicable</w:t>
              </w:r>
            </w:ins>
          </w:p>
        </w:tc>
        <w:tc>
          <w:tcPr>
            <w:tcW w:w="1872" w:type="dxa"/>
            <w:tcMar>
              <w:top w:w="80" w:type="dxa"/>
              <w:left w:w="90" w:type="dxa"/>
              <w:bottom w:w="80" w:type="dxa"/>
              <w:right w:w="90" w:type="dxa"/>
            </w:tcMar>
            <w:vAlign w:val="center"/>
          </w:tcPr>
          <w:p w14:paraId="711EF85B" w14:textId="77777777" w:rsidR="00CA3471" w:rsidRDefault="00C274BD">
            <w:pPr>
              <w:spacing w:after="0" w:line="240" w:lineRule="auto"/>
              <w:jc w:val="left"/>
              <w:rPr>
                <w:ins w:id="172" w:author="SHM-EM Authors" w:date="2026-09-06T13:32:00Z" w16du:dateUtc="2026-09-06T05:32:00Z"/>
              </w:rPr>
            </w:pPr>
            <w:ins w:id="173" w:author="SHM-EM Authors" w:date="2026-09-06T13:32:00Z" w16du:dateUtc="2026-09-06T05:32:00Z">
              <w:r>
                <w:rPr>
                  <w:sz w:val="17"/>
                </w:rPr>
                <w:t>Not reported</w:t>
              </w:r>
            </w:ins>
          </w:p>
        </w:tc>
        <w:tc>
          <w:tcPr>
            <w:tcW w:w="1872" w:type="dxa"/>
            <w:tcMar>
              <w:top w:w="80" w:type="dxa"/>
              <w:left w:w="90" w:type="dxa"/>
              <w:bottom w:w="80" w:type="dxa"/>
              <w:right w:w="90" w:type="dxa"/>
            </w:tcMar>
            <w:vAlign w:val="center"/>
          </w:tcPr>
          <w:p w14:paraId="4C2ABB7C" w14:textId="77777777" w:rsidR="00CA3471" w:rsidRDefault="00C274BD">
            <w:pPr>
              <w:spacing w:after="0" w:line="240" w:lineRule="auto"/>
              <w:jc w:val="left"/>
              <w:rPr>
                <w:ins w:id="174" w:author="SHM-EM Authors" w:date="2026-09-06T13:32:00Z" w16du:dateUtc="2026-09-06T05:32:00Z"/>
              </w:rPr>
            </w:pPr>
            <w:ins w:id="175" w:author="SHM-EM Authors" w:date="2026-09-06T13:32:00Z" w16du:dateUtc="2026-09-06T05:32:00Z">
              <w:r>
                <w:rPr>
                  <w:sz w:val="17"/>
                </w:rPr>
                <w:t>Yes</w:t>
              </w:r>
            </w:ins>
          </w:p>
        </w:tc>
      </w:tr>
      <w:tr w:rsidR="00CA3471" w14:paraId="1C508C15" w14:textId="77777777">
        <w:trPr>
          <w:jc w:val="center"/>
          <w:ins w:id="176" w:author="SHM-EM Authors" w:date="2026-09-06T13:32:00Z" w16du:dateUtc="2026-09-06T05:32:00Z"/>
        </w:trPr>
        <w:tc>
          <w:tcPr>
            <w:tcW w:w="1872" w:type="dxa"/>
            <w:tcMar>
              <w:top w:w="80" w:type="dxa"/>
              <w:left w:w="90" w:type="dxa"/>
              <w:bottom w:w="80" w:type="dxa"/>
              <w:right w:w="90" w:type="dxa"/>
            </w:tcMar>
            <w:vAlign w:val="center"/>
          </w:tcPr>
          <w:p w14:paraId="007808E6" w14:textId="77777777" w:rsidR="00CA3471" w:rsidRDefault="00C274BD">
            <w:pPr>
              <w:spacing w:after="0" w:line="240" w:lineRule="auto"/>
              <w:jc w:val="left"/>
              <w:rPr>
                <w:ins w:id="177" w:author="SHM-EM Authors" w:date="2026-09-06T13:32:00Z" w16du:dateUtc="2026-09-06T05:32:00Z"/>
              </w:rPr>
            </w:pPr>
            <w:ins w:id="178" w:author="SHM-EM Authors" w:date="2026-09-06T13:32:00Z" w16du:dateUtc="2026-09-06T05:32:00Z">
              <w:r>
                <w:rPr>
                  <w:sz w:val="17"/>
                </w:rPr>
                <w:t>Project-level future-state aggregation</w:t>
              </w:r>
            </w:ins>
          </w:p>
        </w:tc>
        <w:tc>
          <w:tcPr>
            <w:tcW w:w="1872" w:type="dxa"/>
            <w:tcMar>
              <w:top w:w="80" w:type="dxa"/>
              <w:left w:w="90" w:type="dxa"/>
              <w:bottom w:w="80" w:type="dxa"/>
              <w:right w:w="90" w:type="dxa"/>
            </w:tcMar>
            <w:vAlign w:val="center"/>
          </w:tcPr>
          <w:p w14:paraId="17FA004D" w14:textId="77777777" w:rsidR="00CA3471" w:rsidRDefault="00C274BD">
            <w:pPr>
              <w:spacing w:after="0" w:line="240" w:lineRule="auto"/>
              <w:jc w:val="left"/>
              <w:rPr>
                <w:ins w:id="179" w:author="SHM-EM Authors" w:date="2026-09-06T13:32:00Z" w16du:dateUtc="2026-09-06T05:32:00Z"/>
              </w:rPr>
            </w:pPr>
            <w:ins w:id="180" w:author="SHM-EM Authors" w:date="2026-09-06T13:32:00Z" w16du:dateUtc="2026-09-06T05:32:00Z">
              <w:r>
                <w:rPr>
                  <w:sz w:val="17"/>
                </w:rPr>
                <w:t>Not applicable</w:t>
              </w:r>
            </w:ins>
          </w:p>
        </w:tc>
        <w:tc>
          <w:tcPr>
            <w:tcW w:w="1872" w:type="dxa"/>
            <w:tcMar>
              <w:top w:w="80" w:type="dxa"/>
              <w:left w:w="90" w:type="dxa"/>
              <w:bottom w:w="80" w:type="dxa"/>
              <w:right w:w="90" w:type="dxa"/>
            </w:tcMar>
            <w:vAlign w:val="center"/>
          </w:tcPr>
          <w:p w14:paraId="6CEA4BE9" w14:textId="77777777" w:rsidR="00CA3471" w:rsidRDefault="00C274BD">
            <w:pPr>
              <w:spacing w:after="0" w:line="240" w:lineRule="auto"/>
              <w:jc w:val="left"/>
              <w:rPr>
                <w:ins w:id="181" w:author="SHM-EM Authors" w:date="2026-09-06T13:32:00Z" w16du:dateUtc="2026-09-06T05:32:00Z"/>
              </w:rPr>
            </w:pPr>
            <w:ins w:id="182" w:author="SHM-EM Authors" w:date="2026-09-06T13:32:00Z" w16du:dateUtc="2026-09-06T05:32:00Z">
              <w:r>
                <w:rPr>
                  <w:sz w:val="17"/>
                </w:rPr>
                <w:t>Not applicable</w:t>
              </w:r>
            </w:ins>
          </w:p>
        </w:tc>
        <w:tc>
          <w:tcPr>
            <w:tcW w:w="1872" w:type="dxa"/>
            <w:tcMar>
              <w:top w:w="80" w:type="dxa"/>
              <w:left w:w="90" w:type="dxa"/>
              <w:bottom w:w="80" w:type="dxa"/>
              <w:right w:w="90" w:type="dxa"/>
            </w:tcMar>
            <w:vAlign w:val="center"/>
          </w:tcPr>
          <w:p w14:paraId="736F08FD" w14:textId="77777777" w:rsidR="00CA3471" w:rsidRDefault="00C274BD">
            <w:pPr>
              <w:spacing w:after="0" w:line="240" w:lineRule="auto"/>
              <w:jc w:val="left"/>
              <w:rPr>
                <w:ins w:id="183" w:author="SHM-EM Authors" w:date="2026-09-06T13:32:00Z" w16du:dateUtc="2026-09-06T05:32:00Z"/>
              </w:rPr>
            </w:pPr>
            <w:ins w:id="184" w:author="SHM-EM Authors" w:date="2026-09-06T13:32:00Z" w16du:dateUtc="2026-09-06T05:32:00Z">
              <w:r>
                <w:rPr>
                  <w:sz w:val="17"/>
                </w:rPr>
                <w:t>Not reported</w:t>
              </w:r>
            </w:ins>
          </w:p>
        </w:tc>
        <w:tc>
          <w:tcPr>
            <w:tcW w:w="1872" w:type="dxa"/>
            <w:tcMar>
              <w:top w:w="80" w:type="dxa"/>
              <w:left w:w="90" w:type="dxa"/>
              <w:bottom w:w="80" w:type="dxa"/>
              <w:right w:w="90" w:type="dxa"/>
            </w:tcMar>
            <w:vAlign w:val="center"/>
          </w:tcPr>
          <w:p w14:paraId="05B8C454" w14:textId="77777777" w:rsidR="00CA3471" w:rsidRDefault="00C274BD">
            <w:pPr>
              <w:spacing w:after="0" w:line="240" w:lineRule="auto"/>
              <w:jc w:val="left"/>
              <w:rPr>
                <w:ins w:id="185" w:author="SHM-EM Authors" w:date="2026-09-06T13:32:00Z" w16du:dateUtc="2026-09-06T05:32:00Z"/>
              </w:rPr>
            </w:pPr>
            <w:ins w:id="186" w:author="SHM-EM Authors" w:date="2026-09-06T13:32:00Z" w16du:dateUtc="2026-09-06T05:32:00Z">
              <w:r>
                <w:rPr>
                  <w:sz w:val="17"/>
                </w:rPr>
                <w:t>Yes</w:t>
              </w:r>
            </w:ins>
          </w:p>
        </w:tc>
      </w:tr>
      <w:tr w:rsidR="00CA3471" w14:paraId="1643B2F6" w14:textId="77777777">
        <w:trPr>
          <w:jc w:val="center"/>
          <w:ins w:id="187" w:author="SHM-EM Authors" w:date="2026-09-06T13:32:00Z" w16du:dateUtc="2026-09-06T05:32:00Z"/>
        </w:trPr>
        <w:tc>
          <w:tcPr>
            <w:tcW w:w="1872" w:type="dxa"/>
            <w:tcMar>
              <w:top w:w="80" w:type="dxa"/>
              <w:left w:w="90" w:type="dxa"/>
              <w:bottom w:w="80" w:type="dxa"/>
              <w:right w:w="90" w:type="dxa"/>
            </w:tcMar>
            <w:vAlign w:val="center"/>
          </w:tcPr>
          <w:p w14:paraId="591AB2A1" w14:textId="77777777" w:rsidR="00CA3471" w:rsidRDefault="00C274BD">
            <w:pPr>
              <w:spacing w:after="0" w:line="240" w:lineRule="auto"/>
              <w:jc w:val="left"/>
              <w:rPr>
                <w:ins w:id="188" w:author="SHM-EM Authors" w:date="2026-09-06T13:32:00Z" w16du:dateUtc="2026-09-06T05:32:00Z"/>
              </w:rPr>
            </w:pPr>
            <w:ins w:id="189" w:author="SHM-EM Authors" w:date="2026-09-06T13:32:00Z" w16du:dateUtc="2026-09-06T05:32:00Z">
              <w:r>
                <w:rPr>
                  <w:sz w:val="17"/>
                </w:rPr>
                <w:t>Rule/event evaluation</w:t>
              </w:r>
            </w:ins>
          </w:p>
        </w:tc>
        <w:tc>
          <w:tcPr>
            <w:tcW w:w="1872" w:type="dxa"/>
            <w:tcMar>
              <w:top w:w="80" w:type="dxa"/>
              <w:left w:w="90" w:type="dxa"/>
              <w:bottom w:w="80" w:type="dxa"/>
              <w:right w:w="90" w:type="dxa"/>
            </w:tcMar>
            <w:vAlign w:val="center"/>
          </w:tcPr>
          <w:p w14:paraId="7043C2BF" w14:textId="77777777" w:rsidR="00CA3471" w:rsidRDefault="00C274BD">
            <w:pPr>
              <w:spacing w:after="0" w:line="240" w:lineRule="auto"/>
              <w:jc w:val="left"/>
              <w:rPr>
                <w:ins w:id="190" w:author="SHM-EM Authors" w:date="2026-09-06T13:32:00Z" w16du:dateUtc="2026-09-06T05:32:00Z"/>
              </w:rPr>
            </w:pPr>
            <w:ins w:id="191" w:author="SHM-EM Authors" w:date="2026-09-06T13:32:00Z" w16du:dateUtc="2026-09-06T05:32:00Z">
              <w:r>
                <w:rPr>
                  <w:sz w:val="17"/>
                </w:rPr>
                <w:t>Not applicable</w:t>
              </w:r>
            </w:ins>
          </w:p>
        </w:tc>
        <w:tc>
          <w:tcPr>
            <w:tcW w:w="1872" w:type="dxa"/>
            <w:tcMar>
              <w:top w:w="80" w:type="dxa"/>
              <w:left w:w="90" w:type="dxa"/>
              <w:bottom w:w="80" w:type="dxa"/>
              <w:right w:w="90" w:type="dxa"/>
            </w:tcMar>
            <w:vAlign w:val="center"/>
          </w:tcPr>
          <w:p w14:paraId="729307AE" w14:textId="77777777" w:rsidR="00CA3471" w:rsidRDefault="00C274BD">
            <w:pPr>
              <w:spacing w:after="0" w:line="240" w:lineRule="auto"/>
              <w:jc w:val="left"/>
              <w:rPr>
                <w:ins w:id="192" w:author="SHM-EM Authors" w:date="2026-09-06T13:32:00Z" w16du:dateUtc="2026-09-06T05:32:00Z"/>
              </w:rPr>
            </w:pPr>
            <w:ins w:id="193" w:author="SHM-EM Authors" w:date="2026-09-06T13:32:00Z" w16du:dateUtc="2026-09-06T05:32:00Z">
              <w:r>
                <w:rPr>
                  <w:sz w:val="17"/>
                </w:rPr>
                <w:t>Yes</w:t>
              </w:r>
            </w:ins>
          </w:p>
        </w:tc>
        <w:tc>
          <w:tcPr>
            <w:tcW w:w="1872" w:type="dxa"/>
            <w:tcMar>
              <w:top w:w="80" w:type="dxa"/>
              <w:left w:w="90" w:type="dxa"/>
              <w:bottom w:w="80" w:type="dxa"/>
              <w:right w:w="90" w:type="dxa"/>
            </w:tcMar>
            <w:vAlign w:val="center"/>
          </w:tcPr>
          <w:p w14:paraId="0D9A8671" w14:textId="77777777" w:rsidR="00CA3471" w:rsidRDefault="00C274BD">
            <w:pPr>
              <w:spacing w:after="0" w:line="240" w:lineRule="auto"/>
              <w:jc w:val="left"/>
              <w:rPr>
                <w:ins w:id="194" w:author="SHM-EM Authors" w:date="2026-09-06T13:32:00Z" w16du:dateUtc="2026-09-06T05:32:00Z"/>
              </w:rPr>
            </w:pPr>
            <w:ins w:id="195" w:author="SHM-EM Authors" w:date="2026-09-06T13:32:00Z" w16du:dateUtc="2026-09-06T05:32:00Z">
              <w:r>
                <w:rPr>
                  <w:sz w:val="17"/>
                </w:rPr>
                <w:t>Partial</w:t>
              </w:r>
            </w:ins>
          </w:p>
        </w:tc>
        <w:tc>
          <w:tcPr>
            <w:tcW w:w="1872" w:type="dxa"/>
            <w:tcMar>
              <w:top w:w="80" w:type="dxa"/>
              <w:left w:w="90" w:type="dxa"/>
              <w:bottom w:w="80" w:type="dxa"/>
              <w:right w:w="90" w:type="dxa"/>
            </w:tcMar>
            <w:vAlign w:val="center"/>
          </w:tcPr>
          <w:p w14:paraId="7C2443A3" w14:textId="77777777" w:rsidR="00CA3471" w:rsidRDefault="00C274BD">
            <w:pPr>
              <w:spacing w:after="0" w:line="240" w:lineRule="auto"/>
              <w:jc w:val="left"/>
              <w:rPr>
                <w:ins w:id="196" w:author="SHM-EM Authors" w:date="2026-09-06T13:32:00Z" w16du:dateUtc="2026-09-06T05:32:00Z"/>
              </w:rPr>
            </w:pPr>
            <w:ins w:id="197" w:author="SHM-EM Authors" w:date="2026-09-06T13:32:00Z" w16du:dateUtc="2026-09-06T05:32:00Z">
              <w:r>
                <w:rPr>
                  <w:sz w:val="17"/>
                </w:rPr>
                <w:t>Yes</w:t>
              </w:r>
            </w:ins>
          </w:p>
        </w:tc>
      </w:tr>
      <w:tr w:rsidR="00CA3471" w14:paraId="4288C885" w14:textId="77777777">
        <w:trPr>
          <w:jc w:val="center"/>
          <w:ins w:id="198" w:author="SHM-EM Authors" w:date="2026-09-06T13:32:00Z" w16du:dateUtc="2026-09-06T05:32:00Z"/>
        </w:trPr>
        <w:tc>
          <w:tcPr>
            <w:tcW w:w="1872" w:type="dxa"/>
            <w:tcMar>
              <w:top w:w="80" w:type="dxa"/>
              <w:left w:w="90" w:type="dxa"/>
              <w:bottom w:w="80" w:type="dxa"/>
              <w:right w:w="90" w:type="dxa"/>
            </w:tcMar>
            <w:vAlign w:val="center"/>
          </w:tcPr>
          <w:p w14:paraId="3E354CD3" w14:textId="77777777" w:rsidR="00CA3471" w:rsidRDefault="00C274BD">
            <w:pPr>
              <w:spacing w:after="0" w:line="240" w:lineRule="auto"/>
              <w:jc w:val="left"/>
              <w:rPr>
                <w:ins w:id="199" w:author="SHM-EM Authors" w:date="2026-09-06T13:32:00Z" w16du:dateUtc="2026-09-06T05:32:00Z"/>
              </w:rPr>
            </w:pPr>
            <w:ins w:id="200" w:author="SHM-EM Authors" w:date="2026-09-06T13:32:00Z" w16du:dateUtc="2026-09-06T05:32:00Z">
              <w:r>
                <w:rPr>
                  <w:sz w:val="17"/>
                </w:rPr>
                <w:t>Execution-time eligibility recheck</w:t>
              </w:r>
            </w:ins>
          </w:p>
        </w:tc>
        <w:tc>
          <w:tcPr>
            <w:tcW w:w="1872" w:type="dxa"/>
            <w:tcMar>
              <w:top w:w="80" w:type="dxa"/>
              <w:left w:w="90" w:type="dxa"/>
              <w:bottom w:w="80" w:type="dxa"/>
              <w:right w:w="90" w:type="dxa"/>
            </w:tcMar>
            <w:vAlign w:val="center"/>
          </w:tcPr>
          <w:p w14:paraId="1DD1231B" w14:textId="77777777" w:rsidR="00CA3471" w:rsidRDefault="00C274BD">
            <w:pPr>
              <w:spacing w:after="0" w:line="240" w:lineRule="auto"/>
              <w:jc w:val="left"/>
              <w:rPr>
                <w:ins w:id="201" w:author="SHM-EM Authors" w:date="2026-09-06T13:32:00Z" w16du:dateUtc="2026-09-06T05:32:00Z"/>
              </w:rPr>
            </w:pPr>
            <w:ins w:id="202" w:author="SHM-EM Authors" w:date="2026-09-06T13:32:00Z" w16du:dateUtc="2026-09-06T05:32:00Z">
              <w:r>
                <w:rPr>
                  <w:sz w:val="17"/>
                </w:rPr>
                <w:t>Not applicable</w:t>
              </w:r>
            </w:ins>
          </w:p>
        </w:tc>
        <w:tc>
          <w:tcPr>
            <w:tcW w:w="1872" w:type="dxa"/>
            <w:tcMar>
              <w:top w:w="80" w:type="dxa"/>
              <w:left w:w="90" w:type="dxa"/>
              <w:bottom w:w="80" w:type="dxa"/>
              <w:right w:w="90" w:type="dxa"/>
            </w:tcMar>
            <w:vAlign w:val="center"/>
          </w:tcPr>
          <w:p w14:paraId="7B3C7E39" w14:textId="77777777" w:rsidR="00CA3471" w:rsidRDefault="00C274BD">
            <w:pPr>
              <w:spacing w:after="0" w:line="240" w:lineRule="auto"/>
              <w:jc w:val="left"/>
              <w:rPr>
                <w:ins w:id="203" w:author="SHM-EM Authors" w:date="2026-09-06T13:32:00Z" w16du:dateUtc="2026-09-06T05:32:00Z"/>
              </w:rPr>
            </w:pPr>
            <w:ins w:id="204" w:author="SHM-EM Authors" w:date="2026-09-06T13:32:00Z" w16du:dateUtc="2026-09-06T05:32:00Z">
              <w:r>
                <w:rPr>
                  <w:sz w:val="17"/>
                </w:rPr>
                <w:t>Not reported</w:t>
              </w:r>
            </w:ins>
          </w:p>
        </w:tc>
        <w:tc>
          <w:tcPr>
            <w:tcW w:w="1872" w:type="dxa"/>
            <w:tcMar>
              <w:top w:w="80" w:type="dxa"/>
              <w:left w:w="90" w:type="dxa"/>
              <w:bottom w:w="80" w:type="dxa"/>
              <w:right w:w="90" w:type="dxa"/>
            </w:tcMar>
            <w:vAlign w:val="center"/>
          </w:tcPr>
          <w:p w14:paraId="5AC3527B" w14:textId="77777777" w:rsidR="00CA3471" w:rsidRDefault="00C274BD">
            <w:pPr>
              <w:spacing w:after="0" w:line="240" w:lineRule="auto"/>
              <w:jc w:val="left"/>
              <w:rPr>
                <w:ins w:id="205" w:author="SHM-EM Authors" w:date="2026-09-06T13:32:00Z" w16du:dateUtc="2026-09-06T05:32:00Z"/>
              </w:rPr>
            </w:pPr>
            <w:ins w:id="206" w:author="SHM-EM Authors" w:date="2026-09-06T13:32:00Z" w16du:dateUtc="2026-09-06T05:32:00Z">
              <w:r>
                <w:rPr>
                  <w:sz w:val="17"/>
                </w:rPr>
                <w:t>Not reported</w:t>
              </w:r>
            </w:ins>
          </w:p>
        </w:tc>
        <w:tc>
          <w:tcPr>
            <w:tcW w:w="1872" w:type="dxa"/>
            <w:tcMar>
              <w:top w:w="80" w:type="dxa"/>
              <w:left w:w="90" w:type="dxa"/>
              <w:bottom w:w="80" w:type="dxa"/>
              <w:right w:w="90" w:type="dxa"/>
            </w:tcMar>
            <w:vAlign w:val="center"/>
          </w:tcPr>
          <w:p w14:paraId="1240299B" w14:textId="77777777" w:rsidR="00CA3471" w:rsidRDefault="00C274BD">
            <w:pPr>
              <w:spacing w:after="0" w:line="240" w:lineRule="auto"/>
              <w:jc w:val="left"/>
              <w:rPr>
                <w:ins w:id="207" w:author="SHM-EM Authors" w:date="2026-09-06T13:32:00Z" w16du:dateUtc="2026-09-06T05:32:00Z"/>
              </w:rPr>
            </w:pPr>
            <w:ins w:id="208" w:author="SHM-EM Authors" w:date="2026-09-06T13:32:00Z" w16du:dateUtc="2026-09-06T05:32:00Z">
              <w:r>
                <w:rPr>
                  <w:sz w:val="17"/>
                </w:rPr>
                <w:t>Yes</w:t>
              </w:r>
            </w:ins>
          </w:p>
        </w:tc>
      </w:tr>
      <w:tr w:rsidR="00CA3471" w14:paraId="26CAD875" w14:textId="77777777">
        <w:trPr>
          <w:jc w:val="center"/>
          <w:ins w:id="209" w:author="SHM-EM Authors" w:date="2026-09-06T13:32:00Z" w16du:dateUtc="2026-09-06T05:32:00Z"/>
        </w:trPr>
        <w:tc>
          <w:tcPr>
            <w:tcW w:w="1872" w:type="dxa"/>
            <w:tcMar>
              <w:top w:w="80" w:type="dxa"/>
              <w:left w:w="90" w:type="dxa"/>
              <w:bottom w:w="80" w:type="dxa"/>
              <w:right w:w="90" w:type="dxa"/>
            </w:tcMar>
            <w:vAlign w:val="center"/>
          </w:tcPr>
          <w:p w14:paraId="14816C69" w14:textId="77777777" w:rsidR="00CA3471" w:rsidRDefault="00C274BD">
            <w:pPr>
              <w:spacing w:after="0" w:line="240" w:lineRule="auto"/>
              <w:jc w:val="left"/>
              <w:rPr>
                <w:ins w:id="210" w:author="SHM-EM Authors" w:date="2026-09-06T13:32:00Z" w16du:dateUtc="2026-09-06T05:32:00Z"/>
              </w:rPr>
            </w:pPr>
            <w:ins w:id="211" w:author="SHM-EM Authors" w:date="2026-09-06T13:32:00Z" w16du:dateUtc="2026-09-06T05:32:00Z">
              <w:r>
                <w:rPr>
                  <w:sz w:val="17"/>
                </w:rPr>
                <w:t>Formal event-to-prediction provenance link</w:t>
              </w:r>
            </w:ins>
          </w:p>
        </w:tc>
        <w:tc>
          <w:tcPr>
            <w:tcW w:w="1872" w:type="dxa"/>
            <w:tcMar>
              <w:top w:w="80" w:type="dxa"/>
              <w:left w:w="90" w:type="dxa"/>
              <w:bottom w:w="80" w:type="dxa"/>
              <w:right w:w="90" w:type="dxa"/>
            </w:tcMar>
            <w:vAlign w:val="center"/>
          </w:tcPr>
          <w:p w14:paraId="4428C6AB" w14:textId="77777777" w:rsidR="00CA3471" w:rsidRDefault="00C274BD">
            <w:pPr>
              <w:spacing w:after="0" w:line="240" w:lineRule="auto"/>
              <w:jc w:val="left"/>
              <w:rPr>
                <w:ins w:id="212" w:author="SHM-EM Authors" w:date="2026-09-06T13:32:00Z" w16du:dateUtc="2026-09-06T05:32:00Z"/>
              </w:rPr>
            </w:pPr>
            <w:ins w:id="213" w:author="SHM-EM Authors" w:date="2026-09-06T13:32:00Z" w16du:dateUtc="2026-09-06T05:32:00Z">
              <w:r>
                <w:rPr>
                  <w:sz w:val="17"/>
                </w:rPr>
                <w:t>Not applicable</w:t>
              </w:r>
            </w:ins>
          </w:p>
        </w:tc>
        <w:tc>
          <w:tcPr>
            <w:tcW w:w="1872" w:type="dxa"/>
            <w:tcMar>
              <w:top w:w="80" w:type="dxa"/>
              <w:left w:w="90" w:type="dxa"/>
              <w:bottom w:w="80" w:type="dxa"/>
              <w:right w:w="90" w:type="dxa"/>
            </w:tcMar>
            <w:vAlign w:val="center"/>
          </w:tcPr>
          <w:p w14:paraId="6B5A75BF" w14:textId="77777777" w:rsidR="00CA3471" w:rsidRDefault="00C274BD">
            <w:pPr>
              <w:spacing w:after="0" w:line="240" w:lineRule="auto"/>
              <w:jc w:val="left"/>
              <w:rPr>
                <w:ins w:id="214" w:author="SHM-EM Authors" w:date="2026-09-06T13:32:00Z" w16du:dateUtc="2026-09-06T05:32:00Z"/>
              </w:rPr>
            </w:pPr>
            <w:ins w:id="215" w:author="SHM-EM Authors" w:date="2026-09-06T13:32:00Z" w16du:dateUtc="2026-09-06T05:32:00Z">
              <w:r>
                <w:rPr>
                  <w:sz w:val="17"/>
                </w:rPr>
                <w:t>Not reported</w:t>
              </w:r>
            </w:ins>
          </w:p>
        </w:tc>
        <w:tc>
          <w:tcPr>
            <w:tcW w:w="1872" w:type="dxa"/>
            <w:tcMar>
              <w:top w:w="80" w:type="dxa"/>
              <w:left w:w="90" w:type="dxa"/>
              <w:bottom w:w="80" w:type="dxa"/>
              <w:right w:w="90" w:type="dxa"/>
            </w:tcMar>
            <w:vAlign w:val="center"/>
          </w:tcPr>
          <w:p w14:paraId="0864023F" w14:textId="77777777" w:rsidR="00CA3471" w:rsidRDefault="00C274BD">
            <w:pPr>
              <w:spacing w:after="0" w:line="240" w:lineRule="auto"/>
              <w:jc w:val="left"/>
              <w:rPr>
                <w:ins w:id="216" w:author="SHM-EM Authors" w:date="2026-09-06T13:32:00Z" w16du:dateUtc="2026-09-06T05:32:00Z"/>
              </w:rPr>
            </w:pPr>
            <w:ins w:id="217" w:author="SHM-EM Authors" w:date="2026-09-06T13:32:00Z" w16du:dateUtc="2026-09-06T05:32:00Z">
              <w:r>
                <w:rPr>
                  <w:sz w:val="17"/>
                </w:rPr>
                <w:t>Not reported</w:t>
              </w:r>
            </w:ins>
          </w:p>
        </w:tc>
        <w:tc>
          <w:tcPr>
            <w:tcW w:w="1872" w:type="dxa"/>
            <w:tcMar>
              <w:top w:w="80" w:type="dxa"/>
              <w:left w:w="90" w:type="dxa"/>
              <w:bottom w:w="80" w:type="dxa"/>
              <w:right w:w="90" w:type="dxa"/>
            </w:tcMar>
            <w:vAlign w:val="center"/>
          </w:tcPr>
          <w:p w14:paraId="7FB6E70D" w14:textId="77777777" w:rsidR="00CA3471" w:rsidRDefault="00C274BD">
            <w:pPr>
              <w:spacing w:after="0" w:line="240" w:lineRule="auto"/>
              <w:jc w:val="left"/>
              <w:rPr>
                <w:ins w:id="218" w:author="SHM-EM Authors" w:date="2026-09-06T13:32:00Z" w16du:dateUtc="2026-09-06T05:32:00Z"/>
              </w:rPr>
            </w:pPr>
            <w:ins w:id="219" w:author="SHM-EM Authors" w:date="2026-09-06T13:32:00Z" w16du:dateUtc="2026-09-06T05:32:00Z">
              <w:r>
                <w:rPr>
                  <w:sz w:val="17"/>
                </w:rPr>
                <w:t>Yes</w:t>
              </w:r>
            </w:ins>
          </w:p>
        </w:tc>
      </w:tr>
    </w:tbl>
    <w:p w14:paraId="4EDEC85C" w14:textId="77777777" w:rsidR="00CA3471" w:rsidRDefault="00CA3471">
      <w:pPr>
        <w:spacing w:after="0"/>
        <w:rPr>
          <w:ins w:id="220" w:author="SHM-EM Authors" w:date="2026-09-06T13:32:00Z" w16du:dateUtc="2026-09-06T05:32:00Z"/>
        </w:rPr>
      </w:pPr>
    </w:p>
    <w:p w14:paraId="53B952AE" w14:textId="77777777" w:rsidR="00CA3471" w:rsidRDefault="00C274BD">
      <w:ins w:id="221" w:author="SHM-EM Authors" w:date="2026-09-06T13:32:00Z" w16du:dateUtc="2026-09-06T05:32:00Z">
        <w:r>
          <w:t>Forecasting</w:t>
        </w:r>
      </w:ins>
      <w:r>
        <w:t xml:space="preserve"> methods are </w:t>
      </w:r>
      <w:del w:id="222" w:author="SHM-EM Authors" w:date="2026-09-06T13:32:00Z" w16du:dateUtc="2026-09-06T05:32:00Z">
        <w:r>
          <w:rPr>
            <w:rFonts w:hint="eastAsia"/>
          </w:rPr>
          <w:delText>widely used for multi-step forecasting</w:delText>
        </w:r>
      </w:del>
      <w:ins w:id="223" w:author="SHM-EM Authors" w:date="2026-09-06T13:32:00Z" w16du:dateUtc="2026-09-06T05:32:00Z">
        <w:r>
          <w:t>reviewed elsewhere</w:t>
        </w:r>
      </w:ins>
      <w:r>
        <w:t xml:space="preserve"> [12-19</w:t>
      </w:r>
      <w:del w:id="224" w:author="SHM-EM Authors" w:date="2026-09-06T13:32:00Z" w16du:dateUtc="2026-09-06T05:32:00Z">
        <w:r>
          <w:rPr>
            <w:rFonts w:hint="eastAsia"/>
          </w:rPr>
          <w:delText>]. SHM-EM does not compare these algorithms. It examines how</w:delText>
        </w:r>
      </w:del>
      <w:ins w:id="225" w:author="SHM-EM Authors" w:date="2026-09-06T13:32:00Z" w16du:dateUtc="2026-09-06T05:32:00Z">
        <w:r>
          <w:t>]; SHM-EM registers and governs</w:t>
        </w:r>
      </w:ins>
      <w:r>
        <w:t xml:space="preserve"> fixed-version models </w:t>
      </w:r>
      <w:del w:id="226" w:author="SHM-EM Authors" w:date="2026-09-06T13:32:00Z" w16du:dateUtc="2026-09-06T05:32:00Z">
        <w:r>
          <w:rPr>
            <w:rFonts w:hint="eastAsia"/>
          </w:rPr>
          <w:delText>can be integrated, checked, and used in event management.</w:delText>
        </w:r>
      </w:del>
      <w:ins w:id="227" w:author="SHM-EM Authors" w:date="2026-09-06T13:32:00Z" w16du:dateUtc="2026-09-06T05:32:00Z">
        <w:r>
          <w:t>rather than proposing one.</w:t>
        </w:r>
      </w:ins>
      <w:r>
        <w:t xml:space="preserve"> Model cards, data documentation, FAIR </w:t>
      </w:r>
      <w:del w:id="228" w:author="SHM-EM Authors" w:date="2026-09-06T13:32:00Z" w16du:dateUtc="2026-09-06T05:32:00Z">
        <w:r>
          <w:rPr>
            <w:rFonts w:hint="eastAsia"/>
          </w:rPr>
          <w:delText xml:space="preserve">principles, </w:delText>
        </w:r>
      </w:del>
      <w:r>
        <w:t>software</w:t>
      </w:r>
      <w:ins w:id="229" w:author="SHM-EM Authors" w:date="2026-09-06T13:32:00Z" w16du:dateUtc="2026-09-06T05:32:00Z">
        <w:r>
          <w:t xml:space="preserve"> practice,</w:t>
        </w:r>
      </w:ins>
      <w:r>
        <w:t xml:space="preserve"> citation, and provenance </w:t>
      </w:r>
      <w:del w:id="230" w:author="SHM-EM Authors" w:date="2026-09-06T13:32:00Z" w16du:dateUtc="2026-09-06T05:32:00Z">
        <w:r>
          <w:rPr>
            <w:rFonts w:hint="eastAsia"/>
          </w:rPr>
          <w:delText>standards guide intended use, publication, reuse, and auditability</w:delText>
        </w:r>
      </w:del>
      <w:ins w:id="231" w:author="SHM-EM Authors" w:date="2026-09-06T13:32:00Z" w16du:dateUtc="2026-09-06T05:32:00Z">
        <w:r>
          <w:t>inform its evidence design</w:t>
        </w:r>
      </w:ins>
      <w:r>
        <w:t xml:space="preserve"> [20-25].</w:t>
      </w:r>
      <w:ins w:id="232" w:author="SHM-EM Authors" w:date="2026-09-06T13:32:00Z" w16du:dateUtc="2026-09-06T05:32:00Z">
        <w:r>
          <w:t xml:space="preserve"> Its contributions are limited to:</w:t>
        </w:r>
      </w:ins>
    </w:p>
    <w:p w14:paraId="07A5AE36" w14:textId="77777777" w:rsidR="00CA3471" w:rsidRDefault="00C274BD">
      <w:pPr>
        <w:pStyle w:val="13"/>
        <w:rPr>
          <w:ins w:id="233" w:author="SHM-EM Authors" w:date="2026-09-06T13:32:00Z" w16du:dateUtc="2026-09-06T05:32:00Z"/>
        </w:rPr>
      </w:pPr>
      <w:del w:id="234" w:author="SHM-EM Authors" w:date="2026-09-06T13:32:00Z" w16du:dateUtc="2026-09-06T05:32:00Z">
        <w:r>
          <w:rPr>
            <w:rFonts w:hint="eastAsia"/>
          </w:rPr>
          <w:delText xml:space="preserve">SHM-EM combines three mechanisms: a </w:delText>
        </w:r>
      </w:del>
      <w:ins w:id="235" w:author="SHM-EM Authors" w:date="2026-09-06T13:32:00Z" w16du:dateUtc="2026-09-06T05:32:00Z">
        <w:r>
          <w:t xml:space="preserve">1. </w:t>
        </w:r>
        <w:r>
          <w:rPr>
            <w:b/>
          </w:rPr>
          <w:t xml:space="preserve">A </w:t>
        </w:r>
      </w:ins>
      <w:r>
        <w:rPr>
          <w:b/>
        </w:rPr>
        <w:t xml:space="preserve">versioned </w:t>
      </w:r>
      <w:ins w:id="236" w:author="SHM-EM Authors" w:date="2026-09-06T13:32:00Z" w16du:dateUtc="2026-09-06T05:32:00Z">
        <w:r>
          <w:rPr>
            <w:b/>
          </w:rPr>
          <w:t xml:space="preserve">engineering-semantic </w:t>
        </w:r>
      </w:ins>
      <w:r>
        <w:rPr>
          <w:b/>
        </w:rPr>
        <w:t>data-model contract</w:t>
      </w:r>
      <w:del w:id="237" w:author="SHM-EM Authors" w:date="2026-09-06T13:32:00Z" w16du:dateUtc="2026-09-06T05:32:00Z">
        <w:r>
          <w:rPr>
            <w:rFonts w:hint="eastAsia"/>
          </w:rPr>
          <w:delText xml:space="preserve">, a </w:delText>
        </w:r>
      </w:del>
      <w:ins w:id="238" w:author="SHM-EM Authors" w:date="2026-09-06T13:32:00Z" w16du:dateUtc="2026-09-06T05:32:00Z">
        <w:r>
          <w:t xml:space="preserve"> binding observations, ordered features, targets, units, transformations, model artifacts, temporal settings, and hashes.</w:t>
        </w:r>
      </w:ins>
    </w:p>
    <w:p w14:paraId="7A190EA7" w14:textId="77777777" w:rsidR="00CA3471" w:rsidRDefault="00C274BD">
      <w:pPr>
        <w:pStyle w:val="13"/>
        <w:rPr>
          <w:ins w:id="239" w:author="SHM-EM Authors" w:date="2026-09-06T13:32:00Z" w16du:dateUtc="2026-09-06T05:32:00Z"/>
        </w:rPr>
      </w:pPr>
      <w:ins w:id="240" w:author="SHM-EM Authors" w:date="2026-09-06T13:32:00Z" w16du:dateUtc="2026-09-06T05:32:00Z">
        <w:r>
          <w:t xml:space="preserve">2. </w:t>
        </w:r>
        <w:r>
          <w:rPr>
            <w:b/>
          </w:rPr>
          <w:t>A synchronized Project Future State</w:t>
        </w:r>
        <w:r>
          <w:t xml:space="preserve"> summarizing target, station, and </w:t>
        </w:r>
      </w:ins>
      <w:r>
        <w:t xml:space="preserve">project </w:t>
      </w:r>
      <w:del w:id="241" w:author="SHM-EM Authors" w:date="2026-09-06T13:32:00Z" w16du:dateUtc="2026-09-06T05:32:00Z">
        <w:r>
          <w:rPr>
            <w:rFonts w:hint="eastAsia"/>
          </w:rPr>
          <w:delText>future-state representation, and a</w:delText>
        </w:r>
      </w:del>
      <w:ins w:id="242" w:author="SHM-EM Authors" w:date="2026-09-06T13:32:00Z" w16du:dateUtc="2026-09-06T05:32:00Z">
        <w:r>
          <w:t>forecast risk on one timeline while separating observed and forecast risk.</w:t>
        </w:r>
      </w:ins>
    </w:p>
    <w:p w14:paraId="2E540FFC" w14:textId="77777777" w:rsidR="00CA3471" w:rsidRDefault="00C274BD">
      <w:pPr>
        <w:pStyle w:val="13"/>
        <w:rPr>
          <w:ins w:id="243" w:author="SHM-EM Authors" w:date="2026-09-06T13:32:00Z" w16du:dateUtc="2026-09-06T05:32:00Z"/>
        </w:rPr>
      </w:pPr>
      <w:ins w:id="244" w:author="SHM-EM Authors" w:date="2026-09-06T13:32:00Z" w16du:dateUtc="2026-09-06T05:32:00Z">
        <w:r>
          <w:t xml:space="preserve">3. </w:t>
        </w:r>
        <w:r>
          <w:rPr>
            <w:b/>
          </w:rPr>
          <w:t>A</w:t>
        </w:r>
      </w:ins>
      <w:r>
        <w:rPr>
          <w:b/>
        </w:rPr>
        <w:t xml:space="preserve"> controlled forecast-to-event transition</w:t>
      </w:r>
      <w:del w:id="245" w:author="SHM-EM Authors" w:date="2026-09-06T13:32:00Z" w16du:dateUtc="2026-09-06T05:32:00Z">
        <w:r>
          <w:rPr>
            <w:rFonts w:hint="eastAsia"/>
          </w:rPr>
          <w:delText>. In this paper</w:delText>
        </w:r>
      </w:del>
      <w:ins w:id="246" w:author="SHM-EM Authors" w:date="2026-09-06T13:32:00Z" w16du:dateUtc="2026-09-06T05:32:00Z">
        <w:r>
          <w:t xml:space="preserve"> in which Evaluate retains an audit run without formal business records, while Execute reloads forecasts and rechecks eligibility, integrity, and rule semantics before creating events and provenance.</w:t>
        </w:r>
      </w:ins>
    </w:p>
    <w:p w14:paraId="69F5FF00" w14:textId="77777777" w:rsidR="00CA3471" w:rsidRDefault="00C274BD">
      <w:ins w:id="247" w:author="SHM-EM Authors" w:date="2026-09-06T13:32:00Z" w16du:dateUtc="2026-09-06T05:32:00Z">
        <w:r>
          <w:t>Here</w:t>
        </w:r>
      </w:ins>
      <w:r>
        <w:t xml:space="preserve">, </w:t>
      </w:r>
      <w:r>
        <w:rPr>
          <w:i/>
        </w:rPr>
        <w:t>forecast-aware</w:t>
      </w:r>
      <w:r>
        <w:t xml:space="preserve"> means that persisted forecasts are aligned, inspected, and conditionally admitted to </w:t>
      </w:r>
      <w:del w:id="248" w:author="SHM-EM Authors" w:date="2026-09-06T13:32:00Z" w16du:dateUtc="2026-09-06T05:32:00Z">
        <w:r>
          <w:rPr>
            <w:rFonts w:hint="eastAsia"/>
          </w:rPr>
          <w:delText>the event</w:delText>
        </w:r>
      </w:del>
      <w:ins w:id="249" w:author="SHM-EM Authors" w:date="2026-09-06T13:32:00Z" w16du:dateUtc="2026-09-06T05:32:00Z">
        <w:r>
          <w:t>a formal</w:t>
        </w:r>
      </w:ins>
      <w:r>
        <w:t xml:space="preserve"> workflow rather than used only for visualization</w:t>
      </w:r>
      <w:del w:id="250" w:author="SHM-EM Authors" w:date="2026-09-06T13:32:00Z" w16du:dateUtc="2026-09-06T05:32:00Z">
        <w:r>
          <w:rPr>
            <w:rFonts w:hint="eastAsia"/>
          </w:rPr>
          <w:delText xml:space="preserve">. Evaluation and execution share rule logic but remain separate API paths and create different records. </w:delText>
        </w:r>
      </w:del>
      <w:moveFromRangeStart w:id="251" w:author="SHM-EM Authors" w:date="2026-09-06T13:32:00Z" w:name="move239593981"/>
      <w:moveFrom w:id="252" w:author="SHM-EM Authors" w:date="2026-09-06T13:32:00Z" w16du:dateUtc="2026-09-06T05:32:00Z">
        <w:r>
          <w:t xml:space="preserve">Fig. </w:t>
        </w:r>
      </w:moveFrom>
      <w:moveFromRangeEnd w:id="251"/>
      <w:del w:id="253" w:author="SHM-EM Authors" w:date="2026-09-06T13:32:00Z" w16du:dateUtc="2026-09-06T05:32:00Z">
        <w:r>
          <w:rPr>
            <w:rFonts w:hint="eastAsia"/>
          </w:rPr>
          <w:delText>1 is organized in three panels: the research gaps on the left, the SHM-EM software boundary in the centre, and the user workflow on the right</w:delText>
        </w:r>
      </w:del>
      <w:r>
        <w:t>.</w:t>
      </w:r>
    </w:p>
    <w:p w14:paraId="161DEF99" w14:textId="77777777" w:rsidR="0039387D" w:rsidRDefault="0039387D">
      <w:pPr>
        <w:rPr>
          <w:del w:id="254" w:author="SHM-EM Authors" w:date="2026-09-06T13:32:00Z" w16du:dateUtc="2026-09-06T05:32:00Z"/>
          <w:rFonts w:eastAsia="宋体"/>
          <w:lang w:eastAsia="zh-CN"/>
        </w:rPr>
      </w:pPr>
    </w:p>
    <w:p w14:paraId="157D88BE" w14:textId="77777777" w:rsidR="0039387D" w:rsidRDefault="00C274BD">
      <w:pPr>
        <w:rPr>
          <w:del w:id="255" w:author="SHM-EM Authors" w:date="2026-09-06T13:32:00Z" w16du:dateUtc="2026-09-06T05:32:00Z"/>
          <w:rFonts w:eastAsia="宋体"/>
          <w:lang w:eastAsia="zh-CN"/>
        </w:rPr>
      </w:pPr>
      <w:del w:id="256" w:author="SHM-EM Authors" w:date="2026-09-06T13:32:00Z" w16du:dateUtc="2026-09-06T05:32:00Z">
        <w:r>
          <w:rPr>
            <w:rFonts w:eastAsia="宋体" w:hint="eastAsia"/>
            <w:noProof/>
            <w:lang w:eastAsia="zh-CN"/>
          </w:rPr>
          <w:drawing>
            <wp:inline distT="0" distB="0" distL="114300" distR="114300">
              <wp:extent cx="5930900" cy="3446780"/>
              <wp:effectExtent l="0" t="0" r="0" b="0"/>
              <wp:docPr id="7" name="图片 7" descr="ChatGPT Image 2026年7月25日 11_10_3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hatGPT Image 2026年7月25日 11_10_30 (1)"/>
                      <pic:cNvPicPr>
                        <a:picLocks noChangeAspect="1"/>
                      </pic:cNvPicPr>
                    </pic:nvPicPr>
                    <pic:blipFill>
                      <a:blip r:embed="rId10"/>
                      <a:srcRect t="8494" b="14019"/>
                      <a:stretch>
                        <a:fillRect/>
                      </a:stretch>
                    </pic:blipFill>
                    <pic:spPr>
                      <a:xfrm>
                        <a:off x="0" y="0"/>
                        <a:ext cx="5930900" cy="3446780"/>
                      </a:xfrm>
                      <a:prstGeom prst="rect">
                        <a:avLst/>
                      </a:prstGeom>
                    </pic:spPr>
                  </pic:pic>
                </a:graphicData>
              </a:graphic>
            </wp:inline>
          </w:drawing>
        </w:r>
      </w:del>
    </w:p>
    <w:p w14:paraId="1D4495A5" w14:textId="77777777" w:rsidR="00CA3471" w:rsidRDefault="00C274BD">
      <w:pPr>
        <w:keepLines/>
        <w:spacing w:before="120" w:after="40"/>
        <w:jc w:val="center"/>
        <w:rPr>
          <w:ins w:id="257" w:author="SHM-EM Authors" w:date="2026-09-06T13:32:00Z" w16du:dateUtc="2026-09-06T05:32:00Z"/>
        </w:rPr>
      </w:pPr>
      <w:ins w:id="258" w:author="SHM-EM Authors" w:date="2026-09-06T13:32:00Z" w16du:dateUtc="2026-09-06T05:32:00Z">
        <w:r>
          <w:rPr>
            <w:noProof/>
          </w:rPr>
          <w:drawing>
            <wp:inline distT="0" distB="0" distL="0" distR="0">
              <wp:extent cx="5940000" cy="297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Research_Gap_and_Workflow.png"/>
                      <pic:cNvPicPr/>
                    </pic:nvPicPr>
                    <pic:blipFill>
                      <a:blip r:embed="rId11"/>
                      <a:stretch>
                        <a:fillRect/>
                      </a:stretch>
                    </pic:blipFill>
                    <pic:spPr>
                      <a:xfrm>
                        <a:off x="0" y="0"/>
                        <a:ext cx="5940000" cy="2970000"/>
                      </a:xfrm>
                      <a:prstGeom prst="rect">
                        <a:avLst/>
                      </a:prstGeom>
                    </pic:spPr>
                  </pic:pic>
                </a:graphicData>
              </a:graphic>
            </wp:inline>
          </w:drawing>
        </w:r>
      </w:ins>
    </w:p>
    <w:p w14:paraId="6B2D8AF8" w14:textId="77777777" w:rsidR="00CA3471" w:rsidRDefault="00C274BD">
      <w:pPr>
        <w:pStyle w:val="FigureCaption"/>
      </w:pPr>
      <w:r>
        <w:t xml:space="preserve">Fig. 1. Research gaps, </w:t>
      </w:r>
      <w:ins w:id="259" w:author="SHM-EM Authors" w:date="2026-09-06T13:32:00Z" w16du:dateUtc="2026-09-06T05:32:00Z">
        <w:r>
          <w:t xml:space="preserve">the </w:t>
        </w:r>
      </w:ins>
      <w:r>
        <w:t xml:space="preserve">SHM-EM software boundary, and </w:t>
      </w:r>
      <w:ins w:id="260" w:author="SHM-EM Authors" w:date="2026-09-06T13:32:00Z" w16du:dateUtc="2026-09-06T05:32:00Z">
        <w:r>
          <w:t xml:space="preserve">the forecast-aware </w:t>
        </w:r>
      </w:ins>
      <w:r>
        <w:t>user workflow.</w:t>
      </w:r>
      <w:ins w:id="261" w:author="SHM-EM Authors" w:date="2026-09-06T13:32:00Z" w16du:dateUtc="2026-09-06T05:32:00Z">
        <w:r>
          <w:t xml:space="preserve"> OpenAI Codex (model/version unrecorded) assisted layout; authors verified content.</w:t>
        </w:r>
      </w:ins>
    </w:p>
    <w:p w14:paraId="4D39367E" w14:textId="77777777" w:rsidR="00CA3471" w:rsidRDefault="00C274BD">
      <w:pPr>
        <w:pStyle w:val="2"/>
      </w:pPr>
      <w:r>
        <w:rPr>
          <w:b w:val="0"/>
        </w:rPr>
        <w:t>1.1 Intended users and experimental setup</w:t>
      </w:r>
    </w:p>
    <w:p w14:paraId="3C3A49CA" w14:textId="77777777" w:rsidR="0039387D" w:rsidRDefault="00C274BD">
      <w:pPr>
        <w:ind w:firstLine="420"/>
        <w:rPr>
          <w:del w:id="262" w:author="SHM-EM Authors" w:date="2026-09-06T13:32:00Z" w16du:dateUtc="2026-09-06T05:32:00Z"/>
        </w:rPr>
      </w:pPr>
      <w:del w:id="263" w:author="SHM-EM Authors" w:date="2026-09-06T13:32:00Z" w16du:dateUtc="2026-09-06T05:32:00Z">
        <w:r>
          <w:rPr>
            <w:rFonts w:eastAsia="Noto Serif CJK SC" w:hint="eastAsia"/>
            <w:sz w:val="20"/>
          </w:rPr>
          <w:delText>SHM-EM is intended for engineering-monitoring researchers, data</w:delText>
        </w:r>
      </w:del>
      <w:ins w:id="264" w:author="SHM-EM Authors" w:date="2026-09-06T13:32:00Z" w16du:dateUtc="2026-09-06T05:32:00Z">
        <w:r>
          <w:t>Researchers,</w:t>
        </w:r>
      </w:ins>
      <w:r>
        <w:t xml:space="preserve"> analysts, and </w:t>
      </w:r>
      <w:del w:id="265" w:author="SHM-EM Authors" w:date="2026-09-06T13:32:00Z" w16du:dateUtc="2026-09-06T05:32:00Z">
        <w:r>
          <w:rPr>
            <w:rFonts w:eastAsia="Noto Serif CJK SC" w:hint="eastAsia"/>
            <w:sz w:val="20"/>
          </w:rPr>
          <w:delText>event-</w:delText>
        </w:r>
      </w:del>
      <w:r>
        <w:t>response personnel</w:t>
      </w:r>
      <w:del w:id="266" w:author="SHM-EM Authors" w:date="2026-09-06T13:32:00Z" w16du:dateUtc="2026-09-06T05:32:00Z">
        <w:r>
          <w:rPr>
            <w:rFonts w:eastAsia="Noto Serif CJK SC" w:hint="eastAsia"/>
            <w:sz w:val="20"/>
          </w:rPr>
          <w:delText>. Users</w:delText>
        </w:r>
      </w:del>
      <w:r>
        <w:t xml:space="preserve"> configure projects, stations, instruments, </w:t>
      </w:r>
      <w:del w:id="267" w:author="SHM-EM Authors" w:date="2026-09-06T13:32:00Z" w16du:dateUtc="2026-09-06T05:32:00Z">
        <w:r>
          <w:rPr>
            <w:rFonts w:eastAsia="Noto Serif CJK SC" w:hint="eastAsia"/>
            <w:sz w:val="20"/>
          </w:rPr>
          <w:delText xml:space="preserve">and monitoring </w:delText>
        </w:r>
      </w:del>
      <w:r>
        <w:t xml:space="preserve">metrics, </w:t>
      </w:r>
      <w:del w:id="268" w:author="SHM-EM Authors" w:date="2026-09-06T13:32:00Z" w16du:dateUtc="2026-09-06T05:32:00Z">
        <w:r>
          <w:rPr>
            <w:rFonts w:eastAsia="Noto Serif CJK SC" w:hint="eastAsia"/>
            <w:sz w:val="20"/>
          </w:rPr>
          <w:delText xml:space="preserve">then bind logical engineering objects to physical data sources through the </w:delText>
        </w:r>
      </w:del>
      <w:ins w:id="269" w:author="SHM-EM Authors" w:date="2026-09-06T13:32:00Z" w16du:dateUtc="2026-09-06T05:32:00Z">
        <w:r>
          <w:t xml:space="preserve">and approved </w:t>
        </w:r>
      </w:ins>
      <w:r>
        <w:t xml:space="preserve">observation </w:t>
      </w:r>
      <w:del w:id="270" w:author="SHM-EM Authors" w:date="2026-09-06T13:32:00Z" w16du:dateUtc="2026-09-06T05:32:00Z">
        <w:r>
          <w:rPr>
            <w:rFonts w:eastAsia="Noto Serif CJK SC" w:hint="eastAsia"/>
            <w:sz w:val="20"/>
          </w:rPr>
          <w:delText>registry. A versioned contract declares model weights, preprocessors, input order, target channels, and temporal settings.</w:delText>
        </w:r>
      </w:del>
    </w:p>
    <w:p w14:paraId="26EC56EB" w14:textId="77777777" w:rsidR="00CA3471" w:rsidRDefault="00C274BD">
      <w:del w:id="271" w:author="SHM-EM Authors" w:date="2026-09-06T13:32:00Z" w16du:dateUtc="2026-09-06T05:32:00Z">
        <w:r>
          <w:rPr>
            <w:rFonts w:eastAsia="Noto Serif CJK SC" w:hint="eastAsia"/>
            <w:sz w:val="20"/>
          </w:rPr>
          <w:delText>A typical workflow runs the Python forecasting component</w:delText>
        </w:r>
      </w:del>
      <w:ins w:id="272" w:author="SHM-EM Authors" w:date="2026-09-06T13:32:00Z" w16du:dateUtc="2026-09-06T05:32:00Z">
        <w:r>
          <w:t>mappings.</w:t>
        </w:r>
      </w:ins>
      <w:r>
        <w:t xml:space="preserve"> PIT_PRE </w:t>
      </w:r>
      <w:del w:id="273" w:author="SHM-EM Authors" w:date="2026-09-06T13:32:00Z" w16du:dateUtc="2026-09-06T05:32:00Z">
        <w:r>
          <w:rPr>
            <w:rFonts w:eastAsia="Noto Serif CJK SC" w:hint="eastAsia"/>
            <w:sz w:val="20"/>
          </w:rPr>
          <w:delText>to persist</w:delText>
        </w:r>
      </w:del>
      <w:ins w:id="274" w:author="SHM-EM Authors" w:date="2026-09-06T13:32:00Z" w16du:dateUtc="2026-09-06T05:32:00Z">
        <w:r>
          <w:t>persists</w:t>
        </w:r>
      </w:ins>
      <w:r>
        <w:t xml:space="preserve"> a prediction batch</w:t>
      </w:r>
      <w:del w:id="275" w:author="SHM-EM Authors" w:date="2026-09-06T13:32:00Z" w16du:dateUtc="2026-09-06T05:32:00Z">
        <w:r>
          <w:rPr>
            <w:rFonts w:eastAsia="Noto Serif CJK SC" w:hint="eastAsia"/>
            <w:sz w:val="20"/>
          </w:rPr>
          <w:delText>, inspects model runs, the project future state, and observed-versus-forecast</w:delText>
        </w:r>
      </w:del>
      <w:ins w:id="276" w:author="SHM-EM Authors" w:date="2026-09-06T13:32:00Z" w16du:dateUtc="2026-09-06T05:32:00Z">
        <w:r>
          <w:t>; users inspect its completeness, Project Future State, and joint</w:t>
        </w:r>
      </w:ins>
      <w:r>
        <w:t xml:space="preserve"> series</w:t>
      </w:r>
      <w:del w:id="277" w:author="SHM-EM Authors" w:date="2026-09-06T13:32:00Z" w16du:dateUtc="2026-09-06T05:32:00Z">
        <w:r>
          <w:rPr>
            <w:rFonts w:eastAsia="Noto Serif CJK SC" w:hint="eastAsia"/>
            <w:sz w:val="20"/>
          </w:rPr>
          <w:delText>, and then selects evaluation</w:delText>
        </w:r>
      </w:del>
      <w:ins w:id="278" w:author="SHM-EM Authors" w:date="2026-09-06T13:32:00Z" w16du:dateUtc="2026-09-06T05:32:00Z">
        <w:r>
          <w:t xml:space="preserve"> before Evaluate</w:t>
        </w:r>
      </w:ins>
      <w:r>
        <w:t xml:space="preserve"> or </w:t>
      </w:r>
      <w:del w:id="279" w:author="SHM-EM Authors" w:date="2026-09-06T13:32:00Z" w16du:dateUtc="2026-09-06T05:32:00Z">
        <w:r>
          <w:rPr>
            <w:rFonts w:eastAsia="Noto Serif CJK SC" w:hint="eastAsia"/>
            <w:sz w:val="20"/>
          </w:rPr>
          <w:delText>controlled execution. Section 2.1.4 defines the difference between these paths. The public workflow is reproduced through database</w:delText>
        </w:r>
      </w:del>
      <w:ins w:id="280" w:author="SHM-EM Authors" w:date="2026-09-06T13:32:00Z" w16du:dateUtc="2026-09-06T05:32:00Z">
        <w:r>
          <w:t>Execute. Database</w:t>
        </w:r>
      </w:ins>
      <w:r>
        <w:t xml:space="preserve"> scripts, APIs, </w:t>
      </w:r>
      <w:del w:id="281" w:author="SHM-EM Authors" w:date="2026-09-06T13:32:00Z" w16du:dateUtc="2026-09-06T05:32:00Z">
        <w:r>
          <w:rPr>
            <w:rFonts w:eastAsia="Noto Serif CJK SC" w:hint="eastAsia"/>
            <w:sz w:val="20"/>
          </w:rPr>
          <w:delText>and</w:delText>
        </w:r>
      </w:del>
      <w:ins w:id="282" w:author="SHM-EM Authors" w:date="2026-09-06T13:32:00Z" w16du:dateUtc="2026-09-06T05:32:00Z">
        <w:r>
          <w:t>tests,</w:t>
        </w:r>
      </w:ins>
      <w:r>
        <w:t xml:space="preserve"> PowerShell</w:t>
      </w:r>
      <w:del w:id="283" w:author="SHM-EM Authors" w:date="2026-09-06T13:32:00Z" w16du:dateUtc="2026-09-06T05:32:00Z">
        <w:r>
          <w:rPr>
            <w:rFonts w:eastAsia="Noto Serif CJK SC" w:hint="eastAsia"/>
            <w:sz w:val="20"/>
          </w:rPr>
          <w:delText xml:space="preserve"> rather than through</w:delText>
        </w:r>
      </w:del>
      <w:ins w:id="284" w:author="SHM-EM Authors" w:date="2026-09-06T13:32:00Z" w16du:dateUtc="2026-09-06T05:32:00Z">
        <w:r>
          <w:t>, and Docker Compose reproduce the workflow;</w:t>
        </w:r>
      </w:ins>
      <w:r>
        <w:t xml:space="preserve"> saved front-end state</w:t>
      </w:r>
      <w:ins w:id="285" w:author="SHM-EM Authors" w:date="2026-09-06T13:32:00Z" w16du:dateUtc="2026-09-06T05:32:00Z">
        <w:r>
          <w:t xml:space="preserve"> is not authoritative</w:t>
        </w:r>
      </w:ins>
      <w:r>
        <w:t>.</w:t>
      </w:r>
    </w:p>
    <w:p w14:paraId="53CF325D" w14:textId="77777777" w:rsidR="00CA3471" w:rsidRDefault="00C274BD">
      <w:pPr>
        <w:pStyle w:val="1"/>
      </w:pPr>
      <w:r>
        <w:rPr>
          <w:b w:val="0"/>
        </w:rPr>
        <w:t>2. Software description</w:t>
      </w:r>
    </w:p>
    <w:p w14:paraId="4ECBEE14" w14:textId="77777777" w:rsidR="00CA3471" w:rsidRDefault="00C274BD">
      <w:pPr>
        <w:pStyle w:val="2"/>
      </w:pPr>
      <w:r>
        <w:rPr>
          <w:b w:val="0"/>
        </w:rPr>
        <w:t>2.1 Software architecture</w:t>
      </w:r>
    </w:p>
    <w:p w14:paraId="3A3C2A0F" w14:textId="77777777" w:rsidR="0039387D" w:rsidRDefault="00C274BD">
      <w:pPr>
        <w:ind w:firstLine="420"/>
        <w:rPr>
          <w:del w:id="286" w:author="SHM-EM Authors" w:date="2026-09-06T13:32:00Z" w16du:dateUtc="2026-09-06T05:32:00Z"/>
        </w:rPr>
      </w:pPr>
      <w:r>
        <w:t xml:space="preserve">Fig. 2 </w:t>
      </w:r>
      <w:del w:id="287" w:author="SHM-EM Authors" w:date="2026-09-06T13:32:00Z" w16du:dateUtc="2026-09-06T05:32:00Z">
        <w:r>
          <w:rPr>
            <w:rFonts w:eastAsia="Noto Serif CJK SC" w:hint="eastAsia"/>
            <w:sz w:val="20"/>
          </w:rPr>
          <w:delText>organizes SHM-EM into</w:delText>
        </w:r>
      </w:del>
      <w:ins w:id="288" w:author="SHM-EM Authors" w:date="2026-09-06T13:32:00Z" w16du:dateUtc="2026-09-06T05:32:00Z">
        <w:r>
          <w:t>shows</w:t>
        </w:r>
      </w:ins>
      <w:r>
        <w:t xml:space="preserve"> four layers</w:t>
      </w:r>
      <w:del w:id="289" w:author="SHM-EM Authors" w:date="2026-09-06T13:32:00Z" w16du:dateUtc="2026-09-06T05:32:00Z">
        <w:r>
          <w:rPr>
            <w:rFonts w:eastAsia="Noto Serif CJK SC" w:hint="eastAsia"/>
            <w:sz w:val="20"/>
          </w:rPr>
          <w:delText>. The upper two layers contain the user interface and application services. The third layer separates the Python forecasting runtime from backend decision logic, and the fourth layer contains persistent storage.</w:delText>
        </w:r>
      </w:del>
      <w:ins w:id="290" w:author="SHM-EM Authors" w:date="2026-09-06T13:32:00Z" w16du:dateUtc="2026-09-06T05:32:00Z">
        <w:r>
          <w:t>:</w:t>
        </w:r>
      </w:ins>
      <w:r>
        <w:t xml:space="preserve"> Vue </w:t>
      </w:r>
      <w:del w:id="291" w:author="SHM-EM Authors" w:date="2026-09-06T13:32:00Z" w16du:dateUtc="2026-09-06T05:32:00Z">
        <w:r>
          <w:rPr>
            <w:rFonts w:eastAsia="Noto Serif CJK SC" w:hint="eastAsia"/>
            <w:sz w:val="20"/>
          </w:rPr>
          <w:delText>supports configuration and inspection</w:delText>
        </w:r>
      </w:del>
      <w:ins w:id="292" w:author="SHM-EM Authors" w:date="2026-09-06T13:32:00Z" w16du:dateUtc="2026-09-06T05:32:00Z">
        <w:r>
          <w:t>task views</w:t>
        </w:r>
      </w:ins>
      <w:r>
        <w:t xml:space="preserve">; Spring Boot </w:t>
      </w:r>
      <w:del w:id="293" w:author="SHM-EM Authors" w:date="2026-09-06T13:32:00Z" w16du:dateUtc="2026-09-06T05:32:00Z">
        <w:r>
          <w:rPr>
            <w:rFonts w:eastAsia="Noto Serif CJK SC" w:hint="eastAsia"/>
            <w:sz w:val="20"/>
          </w:rPr>
          <w:delText xml:space="preserve">provides observation, prediction, project-future-state, and event services; PIT_PRE builds inputs, runs fixed-version models, and stores forecasts; MySQL stores </w:delText>
        </w:r>
      </w:del>
      <w:ins w:id="294" w:author="SHM-EM Authors" w:date="2026-09-06T13:32:00Z" w16du:dateUtc="2026-09-06T05:32:00Z">
        <w:r>
          <w:t xml:space="preserve">services for </w:t>
        </w:r>
      </w:ins>
      <w:r>
        <w:t xml:space="preserve">observations, </w:t>
      </w:r>
      <w:del w:id="295" w:author="SHM-EM Authors" w:date="2026-09-06T13:32:00Z" w16du:dateUtc="2026-09-06T05:32:00Z">
        <w:r>
          <w:rPr>
            <w:rFonts w:eastAsia="Noto Serif CJK SC" w:hint="eastAsia"/>
            <w:sz w:val="20"/>
          </w:rPr>
          <w:delText>model registrations, predictions</w:delText>
        </w:r>
      </w:del>
      <w:ins w:id="296" w:author="SHM-EM Authors" w:date="2026-09-06T13:32:00Z" w16du:dateUtc="2026-09-06T05:32:00Z">
        <w:r>
          <w:t>conversion, joint series, prediction Gate, Project Future State, rules</w:t>
        </w:r>
      </w:ins>
      <w:r>
        <w:t xml:space="preserve">, events, </w:t>
      </w:r>
      <w:del w:id="297" w:author="SHM-EM Authors" w:date="2026-09-06T13:32:00Z" w16du:dateUtc="2026-09-06T05:32:00Z">
        <w:r>
          <w:rPr>
            <w:rFonts w:eastAsia="Noto Serif CJK SC" w:hint="eastAsia"/>
            <w:sz w:val="20"/>
          </w:rPr>
          <w:delText xml:space="preserve">and </w:delText>
        </w:r>
      </w:del>
      <w:r>
        <w:t>responses</w:t>
      </w:r>
      <w:del w:id="298" w:author="SHM-EM Authors" w:date="2026-09-06T13:32:00Z" w16du:dateUtc="2026-09-06T05:32:00Z">
        <w:r>
          <w:rPr>
            <w:rFonts w:eastAsia="Noto Serif CJK SC" w:hint="eastAsia"/>
            <w:sz w:val="20"/>
          </w:rPr>
          <w:delText>. The right-hand callouts emphasize three boundaries: forecasts run outside page interaction, backend services make event decisions, and front-end pages read persisted results.</w:delText>
        </w:r>
      </w:del>
    </w:p>
    <w:p w14:paraId="00795C5F" w14:textId="77777777" w:rsidR="00CA3471" w:rsidRDefault="00C274BD">
      <w:ins w:id="299" w:author="SHM-EM Authors" w:date="2026-09-06T13:32:00Z" w16du:dateUtc="2026-09-06T05:32:00Z">
        <w:r>
          <w:t xml:space="preserve">, and provenance; PIT_PRE for contract-driven Python inference; and MySQL persistence. </w:t>
        </w:r>
      </w:ins>
      <w:r>
        <w:t xml:space="preserve">This </w:t>
      </w:r>
      <w:del w:id="300" w:author="SHM-EM Authors" w:date="2026-09-06T13:32:00Z" w16du:dateUtc="2026-09-06T05:32:00Z">
        <w:r>
          <w:rPr>
            <w:rFonts w:eastAsia="Noto Serif CJK SC" w:hint="eastAsia"/>
            <w:sz w:val="20"/>
          </w:rPr>
          <w:delText xml:space="preserve">separation reflects three design choices. It reuses Python </w:delText>
        </w:r>
      </w:del>
      <w:ins w:id="301" w:author="SHM-EM Authors" w:date="2026-09-06T13:32:00Z" w16du:dateUtc="2026-09-06T05:32:00Z">
        <w:r>
          <w:t xml:space="preserve">separates </w:t>
        </w:r>
      </w:ins>
      <w:r>
        <w:t xml:space="preserve">modelling </w:t>
      </w:r>
      <w:del w:id="302" w:author="SHM-EM Authors" w:date="2026-09-06T13:32:00Z" w16du:dateUtc="2026-09-06T05:32:00Z">
        <w:r>
          <w:rPr>
            <w:rFonts w:eastAsia="Noto Serif CJK SC" w:hint="eastAsia"/>
            <w:sz w:val="20"/>
          </w:rPr>
          <w:delText xml:space="preserve">libraries without adding model </w:delText>
        </w:r>
      </w:del>
      <w:r>
        <w:t xml:space="preserve">dependencies </w:t>
      </w:r>
      <w:del w:id="303" w:author="SHM-EM Authors" w:date="2026-09-06T13:32:00Z" w16du:dateUtc="2026-09-06T05:32:00Z">
        <w:r>
          <w:rPr>
            <w:rFonts w:eastAsia="Noto Serif CJK SC" w:hint="eastAsia"/>
            <w:sz w:val="20"/>
          </w:rPr>
          <w:delText>to</w:delText>
        </w:r>
      </w:del>
      <w:ins w:id="304" w:author="SHM-EM Authors" w:date="2026-09-06T13:32:00Z" w16du:dateUtc="2026-09-06T05:32:00Z">
        <w:r>
          <w:t>from</w:t>
        </w:r>
      </w:ins>
      <w:r>
        <w:t xml:space="preserve"> Java </w:t>
      </w:r>
      <w:ins w:id="305" w:author="SHM-EM Authors" w:date="2026-09-06T13:32:00Z" w16du:dateUtc="2026-09-06T05:32:00Z">
        <w:r>
          <w:t xml:space="preserve">decision </w:t>
        </w:r>
      </w:ins>
      <w:r>
        <w:t xml:space="preserve">services, </w:t>
      </w:r>
      <w:del w:id="306" w:author="SHM-EM Authors" w:date="2026-09-06T13:32:00Z" w16du:dateUtc="2026-09-06T05:32:00Z">
        <w:r>
          <w:rPr>
            <w:rFonts w:eastAsia="Noto Serif CJK SC" w:hint="eastAsia"/>
            <w:sz w:val="20"/>
          </w:rPr>
          <w:delText>isolates</w:delText>
        </w:r>
      </w:del>
      <w:ins w:id="307" w:author="SHM-EM Authors" w:date="2026-09-06T13:32:00Z" w16du:dateUtc="2026-09-06T05:32:00Z">
        <w:r>
          <w:t>decouples</w:t>
        </w:r>
      </w:ins>
      <w:r>
        <w:t xml:space="preserve"> inference from page </w:t>
      </w:r>
      <w:del w:id="308" w:author="SHM-EM Authors" w:date="2026-09-06T13:32:00Z" w16du:dateUtc="2026-09-06T05:32:00Z">
        <w:r>
          <w:rPr>
            <w:rFonts w:eastAsia="Noto Serif CJK SC" w:hint="eastAsia"/>
            <w:sz w:val="20"/>
          </w:rPr>
          <w:delText>-</w:delText>
        </w:r>
      </w:del>
      <w:r>
        <w:t>access</w:t>
      </w:r>
      <w:del w:id="309" w:author="SHM-EM Authors" w:date="2026-09-06T13:32:00Z" w16du:dateUtc="2026-09-06T05:32:00Z">
        <w:r>
          <w:rPr>
            <w:rFonts w:eastAsia="Noto Serif CJK SC" w:hint="eastAsia"/>
            <w:sz w:val="20"/>
          </w:rPr>
          <w:delText xml:space="preserve"> frequency</w:delText>
        </w:r>
      </w:del>
      <w:r>
        <w:t xml:space="preserve">, and </w:t>
      </w:r>
      <w:del w:id="310" w:author="SHM-EM Authors" w:date="2026-09-06T13:32:00Z" w16du:dateUtc="2026-09-06T05:32:00Z">
        <w:r>
          <w:rPr>
            <w:rFonts w:eastAsia="Noto Serif CJK SC" w:hint="eastAsia"/>
            <w:sz w:val="20"/>
          </w:rPr>
          <w:delText>reserves formal</w:delText>
        </w:r>
      </w:del>
      <w:ins w:id="311" w:author="SHM-EM Authors" w:date="2026-09-06T13:32:00Z" w16du:dateUtc="2026-09-06T05:32:00Z">
        <w:r>
          <w:t>keeps</w:t>
        </w:r>
      </w:ins>
      <w:r>
        <w:t xml:space="preserve"> event creation </w:t>
      </w:r>
      <w:del w:id="312" w:author="SHM-EM Authors" w:date="2026-09-06T13:32:00Z" w16du:dateUtc="2026-09-06T05:32:00Z">
        <w:r>
          <w:rPr>
            <w:rFonts w:eastAsia="Noto Serif CJK SC" w:hint="eastAsia"/>
            <w:sz w:val="20"/>
          </w:rPr>
          <w:delText xml:space="preserve">for </w:delText>
        </w:r>
      </w:del>
      <w:r>
        <w:t>backend</w:t>
      </w:r>
      <w:del w:id="313" w:author="SHM-EM Authors" w:date="2026-09-06T13:32:00Z" w16du:dateUtc="2026-09-06T05:32:00Z">
        <w:r>
          <w:rPr>
            <w:rFonts w:eastAsia="Noto Serif CJK SC" w:hint="eastAsia"/>
            <w:sz w:val="20"/>
          </w:rPr>
          <w:delText xml:space="preserve"> services</w:delText>
        </w:r>
      </w:del>
      <w:ins w:id="314" w:author="SHM-EM Authors" w:date="2026-09-06T13:32:00Z" w16du:dateUtc="2026-09-06T05:32:00Z">
        <w:r>
          <w:t>-controlled</w:t>
        </w:r>
      </w:ins>
      <w:r>
        <w:t xml:space="preserve">. MySQL is the </w:t>
      </w:r>
      <w:del w:id="315" w:author="SHM-EM Authors" w:date="2026-09-06T13:32:00Z" w16du:dateUtc="2026-09-06T05:32:00Z">
        <w:r>
          <w:rPr>
            <w:rFonts w:eastAsia="Noto Serif CJK SC" w:hint="eastAsia"/>
            <w:sz w:val="20"/>
          </w:rPr>
          <w:delText>low-frequency reference store, while the</w:delText>
        </w:r>
      </w:del>
      <w:ins w:id="316" w:author="SHM-EM Authors" w:date="2026-09-06T13:32:00Z" w16du:dateUtc="2026-09-06T05:32:00Z">
        <w:r>
          <w:t>validated implementation;</w:t>
        </w:r>
      </w:ins>
      <w:r>
        <w:t xml:space="preserve"> registry and </w:t>
      </w:r>
      <w:del w:id="317" w:author="SHM-EM Authors" w:date="2026-09-06T13:32:00Z" w16du:dateUtc="2026-09-06T05:32:00Z">
        <w:r>
          <w:rPr>
            <w:rFonts w:eastAsia="Noto Serif CJK SC" w:hint="eastAsia"/>
            <w:sz w:val="20"/>
          </w:rPr>
          <w:delText>data-access</w:delText>
        </w:r>
      </w:del>
      <w:ins w:id="318" w:author="SHM-EM Authors" w:date="2026-09-06T13:32:00Z" w16du:dateUtc="2026-09-06T05:32:00Z">
        <w:r>
          <w:t>service</w:t>
        </w:r>
      </w:ins>
      <w:r>
        <w:t xml:space="preserve"> interfaces </w:t>
      </w:r>
      <w:del w:id="319" w:author="SHM-EM Authors" w:date="2026-09-06T13:32:00Z" w16du:dateUtc="2026-09-06T05:32:00Z">
        <w:r>
          <w:rPr>
            <w:rFonts w:eastAsia="Noto Serif CJK SC" w:hint="eastAsia"/>
            <w:sz w:val="20"/>
          </w:rPr>
          <w:delText>leave</w:delText>
        </w:r>
      </w:del>
      <w:ins w:id="320" w:author="SHM-EM Authors" w:date="2026-09-06T13:32:00Z" w16du:dateUtc="2026-09-06T05:32:00Z">
        <w:r>
          <w:t>define an</w:t>
        </w:r>
      </w:ins>
      <w:r>
        <w:t xml:space="preserve"> extension </w:t>
      </w:r>
      <w:del w:id="321" w:author="SHM-EM Authors" w:date="2026-09-06T13:32:00Z" w16du:dateUtc="2026-09-06T05:32:00Z">
        <w:r>
          <w:rPr>
            <w:rFonts w:eastAsia="Noto Serif CJK SC" w:hint="eastAsia"/>
            <w:sz w:val="20"/>
          </w:rPr>
          <w:delText>points for partitioned, object, or time-series storage</w:delText>
        </w:r>
      </w:del>
      <w:ins w:id="322" w:author="SHM-EM Authors" w:date="2026-09-06T13:32:00Z" w16du:dateUtc="2026-09-06T05:32:00Z">
        <w:r>
          <w:t>boundary, but no alternative database adapter is validated</w:t>
        </w:r>
      </w:ins>
      <w:r>
        <w:t>.</w:t>
      </w:r>
    </w:p>
    <w:p w14:paraId="4AD95997" w14:textId="77777777" w:rsidR="00CA3471" w:rsidRDefault="00C274BD">
      <w:pPr>
        <w:keepLines/>
        <w:spacing w:before="120" w:after="40"/>
        <w:jc w:val="center"/>
        <w:rPr>
          <w:ins w:id="323" w:author="SHM-EM Authors" w:date="2026-09-06T13:32:00Z" w16du:dateUtc="2026-09-06T05:32:00Z"/>
        </w:rPr>
      </w:pPr>
      <w:ins w:id="324" w:author="SHM-EM Authors" w:date="2026-09-06T13:32:00Z" w16du:dateUtc="2026-09-06T05:32:00Z">
        <w:r>
          <w:rPr>
            <w:noProof/>
          </w:rPr>
          <w:drawing>
            <wp:inline distT="0" distB="0" distL="0" distR="0">
              <wp:extent cx="5940000" cy="35357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oftware_Architecture.png"/>
                      <pic:cNvPicPr/>
                    </pic:nvPicPr>
                    <pic:blipFill>
                      <a:blip r:embed="rId12"/>
                      <a:stretch>
                        <a:fillRect/>
                      </a:stretch>
                    </pic:blipFill>
                    <pic:spPr>
                      <a:xfrm>
                        <a:off x="0" y="0"/>
                        <a:ext cx="5940000" cy="3535714"/>
                      </a:xfrm>
                      <a:prstGeom prst="rect">
                        <a:avLst/>
                      </a:prstGeom>
                    </pic:spPr>
                  </pic:pic>
                </a:graphicData>
              </a:graphic>
            </wp:inline>
          </w:drawing>
        </w:r>
      </w:ins>
    </w:p>
    <w:p w14:paraId="278617B0" w14:textId="77777777" w:rsidR="0039387D" w:rsidRDefault="00C274BD">
      <w:pPr>
        <w:spacing w:before="40" w:after="120"/>
        <w:jc w:val="center"/>
        <w:rPr>
          <w:del w:id="325" w:author="SHM-EM Authors" w:date="2026-09-06T13:32:00Z" w16du:dateUtc="2026-09-06T05:32:00Z"/>
          <w:rFonts w:eastAsia="宋体"/>
          <w:sz w:val="18"/>
          <w:lang w:eastAsia="zh-CN"/>
        </w:rPr>
      </w:pPr>
      <w:moveToRangeStart w:id="326" w:author="SHM-EM Authors" w:date="2026-09-06T13:32:00Z" w:name="move239593981"/>
      <w:moveTo w:id="327" w:author="SHM-EM Authors" w:date="2026-09-06T13:32:00Z" w16du:dateUtc="2026-09-06T05:32:00Z">
        <w:r>
          <w:t xml:space="preserve">Fig. </w:t>
        </w:r>
      </w:moveTo>
      <w:moveToRangeEnd w:id="326"/>
    </w:p>
    <w:p w14:paraId="5E477215" w14:textId="77777777" w:rsidR="0039387D" w:rsidRDefault="00C274BD">
      <w:pPr>
        <w:spacing w:before="40" w:after="120"/>
        <w:jc w:val="center"/>
        <w:rPr>
          <w:del w:id="328" w:author="SHM-EM Authors" w:date="2026-09-06T13:32:00Z" w16du:dateUtc="2026-09-06T05:32:00Z"/>
          <w:rFonts w:eastAsia="宋体"/>
          <w:sz w:val="18"/>
          <w:lang w:eastAsia="zh-CN"/>
        </w:rPr>
      </w:pPr>
      <w:del w:id="329" w:author="SHM-EM Authors" w:date="2026-09-06T13:32:00Z" w16du:dateUtc="2026-09-06T05:32:00Z">
        <w:r>
          <w:rPr>
            <w:rFonts w:eastAsia="宋体" w:hint="eastAsia"/>
            <w:noProof/>
            <w:sz w:val="18"/>
            <w:lang w:eastAsia="zh-CN"/>
          </w:rPr>
          <w:drawing>
            <wp:inline distT="0" distB="0" distL="114300" distR="114300">
              <wp:extent cx="5930900" cy="4083050"/>
              <wp:effectExtent l="0" t="0" r="0" b="0"/>
              <wp:docPr id="8" name="图片 8" descr="ChatGPT Image 2026年7月25日 11_10_30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hatGPT Image 2026年7月25日 11_10_30 (2)"/>
                      <pic:cNvPicPr>
                        <a:picLocks noChangeAspect="1"/>
                      </pic:cNvPicPr>
                    </pic:nvPicPr>
                    <pic:blipFill>
                      <a:blip r:embed="rId13"/>
                      <a:srcRect t="3041" b="5168"/>
                      <a:stretch>
                        <a:fillRect/>
                      </a:stretch>
                    </pic:blipFill>
                    <pic:spPr>
                      <a:xfrm>
                        <a:off x="0" y="0"/>
                        <a:ext cx="5930900" cy="4083050"/>
                      </a:xfrm>
                      <a:prstGeom prst="rect">
                        <a:avLst/>
                      </a:prstGeom>
                    </pic:spPr>
                  </pic:pic>
                </a:graphicData>
              </a:graphic>
            </wp:inline>
          </w:drawing>
        </w:r>
      </w:del>
    </w:p>
    <w:p w14:paraId="75F083D7" w14:textId="77777777" w:rsidR="0039387D" w:rsidRDefault="00C274BD">
      <w:pPr>
        <w:spacing w:before="40" w:after="120"/>
        <w:jc w:val="center"/>
        <w:rPr>
          <w:del w:id="330" w:author="SHM-EM Authors" w:date="2026-09-06T13:32:00Z" w16du:dateUtc="2026-09-06T05:32:00Z"/>
        </w:rPr>
      </w:pPr>
      <w:del w:id="331" w:author="SHM-EM Authors" w:date="2026-09-06T13:32:00Z" w16du:dateUtc="2026-09-06T05:32:00Z">
        <w:r>
          <w:rPr>
            <w:rFonts w:eastAsia="Noto Serif CJK SC" w:hint="eastAsia"/>
            <w:sz w:val="18"/>
          </w:rPr>
          <w:delText>Fig. 2. Software architecture of the forecast-aware SHM-EM framework.</w:delText>
        </w:r>
      </w:del>
    </w:p>
    <w:p w14:paraId="0F4ECEBA" w14:textId="77777777" w:rsidR="00CA3471" w:rsidRDefault="00C274BD">
      <w:pPr>
        <w:pStyle w:val="FigureCaption"/>
        <w:rPr>
          <w:ins w:id="332" w:author="SHM-EM Authors" w:date="2026-09-06T13:32:00Z" w16du:dateUtc="2026-09-06T05:32:00Z"/>
        </w:rPr>
      </w:pPr>
      <w:ins w:id="333" w:author="SHM-EM Authors" w:date="2026-09-06T13:32:00Z" w16du:dateUtc="2026-09-06T05:32:00Z">
        <w:r>
          <w:t>2. Four-layer SHM-EM architecture. MySQL is the validated reference persistence implementation; registry and service interfaces define the storage-adapter boundary. OpenAI Codex (model/version unrecorded) assisted layout; authors checked the software boundaries.</w:t>
        </w:r>
      </w:ins>
    </w:p>
    <w:p w14:paraId="5D5D5E7B" w14:textId="77777777" w:rsidR="00CA3471" w:rsidRDefault="00C274BD">
      <w:pPr>
        <w:pStyle w:val="3"/>
      </w:pPr>
      <w:r>
        <w:rPr>
          <w:b w:val="0"/>
        </w:rPr>
        <w:t>2.1.1 Engineering monitoring object model and observation registry</w:t>
      </w:r>
    </w:p>
    <w:p w14:paraId="61FE7544" w14:textId="77777777" w:rsidR="00CA3471" w:rsidRDefault="00C274BD">
      <w:pPr>
        <w:rPr>
          <w:ins w:id="334" w:author="SHM-EM Authors" w:date="2026-09-06T13:32:00Z" w16du:dateUtc="2026-09-06T05:32:00Z"/>
        </w:rPr>
      </w:pPr>
      <w:r>
        <w:t xml:space="preserve">A stable </w:t>
      </w:r>
      <w:del w:id="335" w:author="SHM-EM Authors" w:date="2026-09-06T13:32:00Z" w16du:dateUtc="2026-09-06T05:32:00Z">
        <w:r>
          <w:rPr>
            <w:rFonts w:eastAsia="Noto Serif CJK SC" w:hint="eastAsia"/>
            <w:sz w:val="20"/>
          </w:rPr>
          <w:delText>engineering object</w:delText>
        </w:r>
      </w:del>
      <w:ins w:id="336" w:author="SHM-EM Authors" w:date="2026-09-06T13:32:00Z" w16du:dateUtc="2026-09-06T05:32:00Z">
        <w:r>
          <w:t>project-station-instrument-metric</w:t>
        </w:r>
      </w:ins>
      <w:r>
        <w:t xml:space="preserve"> model </w:t>
      </w:r>
      <w:del w:id="337" w:author="SHM-EM Authors" w:date="2026-09-06T13:32:00Z" w16du:dateUtc="2026-09-06T05:32:00Z">
        <w:r>
          <w:rPr>
            <w:rFonts w:eastAsia="Noto Serif CJK SC" w:hint="eastAsia"/>
            <w:sz w:val="20"/>
          </w:rPr>
          <w:delText>provides the common reference for</w:delText>
        </w:r>
      </w:del>
      <w:ins w:id="338" w:author="SHM-EM Authors" w:date="2026-09-06T13:32:00Z" w16du:dateUtc="2026-09-06T05:32:00Z">
        <w:r>
          <w:t>links</w:t>
        </w:r>
      </w:ins>
      <w:r>
        <w:t xml:space="preserve"> observations, forecasts, rules, and events</w:t>
      </w:r>
      <w:del w:id="339" w:author="SHM-EM Authors" w:date="2026-09-06T13:32:00Z" w16du:dateUtc="2026-09-06T05:32:00Z">
        <w:r>
          <w:rPr>
            <w:rFonts w:eastAsia="Noto Serif CJK SC" w:hint="eastAsia"/>
            <w:sz w:val="20"/>
          </w:rPr>
          <w:delText>. The core objects are projects, stations, instruments, monitoring metrics, and observations. Projects define engineering contexts; stations identify locations or components; instruments record device</w:delText>
        </w:r>
      </w:del>
      <w:ins w:id="340" w:author="SHM-EM Authors" w:date="2026-09-06T13:32:00Z" w16du:dateUtc="2026-09-06T05:32:00Z">
        <w:r>
          <w:t>:</w:t>
        </w:r>
      </w:ins>
    </w:p>
    <w:tbl>
      <w:tblPr>
        <w:tblW w:w="0" w:type="auto"/>
        <w:jc w:val="center"/>
        <w:tblLook w:val="04A0" w:firstRow="1" w:lastRow="0" w:firstColumn="1" w:lastColumn="0" w:noHBand="0" w:noVBand="1"/>
      </w:tblPr>
      <w:tblGrid>
        <w:gridCol w:w="9360"/>
      </w:tblGrid>
      <w:tr w:rsidR="00CA3471" w14:paraId="76ED7C3E" w14:textId="77777777">
        <w:trPr>
          <w:jc w:val="center"/>
          <w:ins w:id="341" w:author="SHM-EM Authors" w:date="2026-09-06T13:32:00Z" w16du:dateUtc="2026-09-06T05:32:00Z"/>
        </w:trPr>
        <w:tc>
          <w:tcPr>
            <w:tcW w:w="9360" w:type="dxa"/>
            <w:shd w:val="clear" w:color="auto" w:fill="F3F5F8"/>
            <w:tcMar>
              <w:top w:w="120" w:type="dxa"/>
              <w:left w:w="160" w:type="dxa"/>
              <w:bottom w:w="120" w:type="dxa"/>
              <w:right w:w="160" w:type="dxa"/>
            </w:tcMar>
          </w:tcPr>
          <w:p w14:paraId="79E590B6" w14:textId="77777777" w:rsidR="00CA3471" w:rsidRDefault="00C274BD">
            <w:pPr>
              <w:spacing w:after="0" w:line="240" w:lineRule="auto"/>
              <w:rPr>
                <w:ins w:id="342" w:author="SHM-EM Authors" w:date="2026-09-06T13:32:00Z" w16du:dateUtc="2026-09-06T05:32:00Z"/>
              </w:rPr>
            </w:pPr>
            <w:ins w:id="343" w:author="SHM-EM Authors" w:date="2026-09-06T13:32:00Z" w16du:dateUtc="2026-09-06T05:32:00Z">
              <w:r>
                <w:rPr>
                  <w:rFonts w:ascii="Courier New" w:hAnsi="Courier New"/>
                  <w:sz w:val="15"/>
                </w:rPr>
                <w:t>project -&gt; station -&gt; instrument -&gt; metric -&gt; timestamped observation</w:t>
              </w:r>
            </w:ins>
          </w:p>
        </w:tc>
      </w:tr>
    </w:tbl>
    <w:p w14:paraId="0FC4468B" w14:textId="77777777" w:rsidR="00CA3471" w:rsidRDefault="00CA3471">
      <w:pPr>
        <w:spacing w:after="0"/>
        <w:rPr>
          <w:ins w:id="344" w:author="SHM-EM Authors" w:date="2026-09-06T13:32:00Z" w16du:dateUtc="2026-09-06T05:32:00Z"/>
        </w:rPr>
      </w:pPr>
    </w:p>
    <w:p w14:paraId="77D30B40" w14:textId="77777777" w:rsidR="00CA3471" w:rsidRDefault="00C274BD">
      <w:ins w:id="345" w:author="SHM-EM Authors" w:date="2026-09-06T13:32:00Z" w16du:dateUtc="2026-09-06T05:32:00Z">
        <w:r>
          <w:t>Observations retain source, time, raw and engineering values, unit, quality,</w:t>
        </w:r>
      </w:ins>
      <w:r>
        <w:t xml:space="preserve"> and </w:t>
      </w:r>
      <w:del w:id="346" w:author="SHM-EM Authors" w:date="2026-09-06T13:32:00Z" w16du:dateUtc="2026-09-06T05:32:00Z">
        <w:r>
          <w:rPr>
            <w:rFonts w:eastAsia="Noto Serif CJK SC" w:hint="eastAsia"/>
            <w:sz w:val="20"/>
          </w:rPr>
          <w:delText>sampling properties; metrics define physical meaning, units, and risk direction. The observation</w:delText>
        </w:r>
      </w:del>
      <w:ins w:id="347" w:author="SHM-EM Authors" w:date="2026-09-06T13:32:00Z" w16du:dateUtc="2026-09-06T05:32:00Z">
        <w:r>
          <w:t>conversion provenance. Clients request</w:t>
        </w:r>
      </w:ins>
      <w:r>
        <w:t xml:space="preserve"> registry </w:t>
      </w:r>
      <w:del w:id="348" w:author="SHM-EM Authors" w:date="2026-09-06T13:32:00Z" w16du:dateUtc="2026-09-06T05:32:00Z">
        <w:r>
          <w:rPr>
            <w:rFonts w:eastAsia="Noto Serif CJK SC" w:hint="eastAsia"/>
            <w:sz w:val="20"/>
          </w:rPr>
          <w:delText>maps logical requests to physical storage, so services do</w:delText>
        </w:r>
      </w:del>
      <w:ins w:id="349" w:author="SHM-EM Authors" w:date="2026-09-06T13:32:00Z" w16du:dateUtc="2026-09-06T05:32:00Z">
        <w:r>
          <w:t>and metric codes,</w:t>
        </w:r>
      </w:ins>
      <w:r>
        <w:t xml:space="preserve"> not </w:t>
      </w:r>
      <w:del w:id="350" w:author="SHM-EM Authors" w:date="2026-09-06T13:32:00Z" w16du:dateUtc="2026-09-06T05:32:00Z">
        <w:r>
          <w:rPr>
            <w:rFonts w:eastAsia="Noto Serif CJK SC" w:hint="eastAsia"/>
            <w:sz w:val="20"/>
          </w:rPr>
          <w:delText xml:space="preserve">embed </w:delText>
        </w:r>
      </w:del>
      <w:r>
        <w:t>table names</w:t>
      </w:r>
      <w:del w:id="351" w:author="SHM-EM Authors" w:date="2026-09-06T13:32:00Z" w16du:dateUtc="2026-09-06T05:32:00Z">
        <w:r>
          <w:rPr>
            <w:rFonts w:eastAsia="Noto Serif CJK SC" w:hint="eastAsia"/>
            <w:sz w:val="20"/>
          </w:rPr>
          <w:delText xml:space="preserve"> or project-specific SQL</w:delText>
        </w:r>
      </w:del>
      <w:ins w:id="352" w:author="SHM-EM Authors" w:date="2026-09-06T13:32:00Z" w16du:dateUtc="2026-09-06T05:32:00Z">
        <w:r>
          <w:t xml:space="preserve">. Four typed </w:t>
        </w:r>
        <w:r>
          <w:rPr>
            <w:rFonts w:ascii="Courier New" w:hAnsi="Courier New"/>
            <w:sz w:val="18"/>
          </w:rPr>
          <w:t>em_obs_*</w:t>
        </w:r>
        <w:r>
          <w:t xml:space="preserve"> adapters and two registered acceleration partitions are supported; each source must satisfy allowlisted schema, time, unit, and conversion requirements</w:t>
        </w:r>
      </w:ins>
      <w:r>
        <w:t>.</w:t>
      </w:r>
    </w:p>
    <w:p w14:paraId="76637E66" w14:textId="77777777" w:rsidR="00CA3471" w:rsidRDefault="00C274BD">
      <w:pPr>
        <w:pStyle w:val="3"/>
      </w:pPr>
      <w:r>
        <w:rPr>
          <w:b w:val="0"/>
        </w:rPr>
        <w:t>2.1.2 Engineering-semantic data-model contract</w:t>
      </w:r>
    </w:p>
    <w:p w14:paraId="48BEA756" w14:textId="77777777" w:rsidR="0039387D" w:rsidRDefault="00C274BD">
      <w:pPr>
        <w:ind w:firstLine="420"/>
        <w:rPr>
          <w:del w:id="353" w:author="SHM-EM Authors" w:date="2026-09-06T13:32:00Z" w16du:dateUtc="2026-09-06T05:32:00Z"/>
        </w:rPr>
      </w:pPr>
      <w:r>
        <w:t xml:space="preserve">The </w:t>
      </w:r>
      <w:del w:id="354" w:author="SHM-EM Authors" w:date="2026-09-06T13:32:00Z" w16du:dateUtc="2026-09-06T05:32:00Z">
        <w:r>
          <w:rPr>
            <w:rFonts w:eastAsia="Noto Serif CJK SC" w:hint="eastAsia"/>
            <w:sz w:val="20"/>
          </w:rPr>
          <w:delText>data-model</w:delText>
        </w:r>
      </w:del>
      <w:ins w:id="355" w:author="SHM-EM Authors" w:date="2026-09-06T13:32:00Z" w16du:dateUtc="2026-09-06T05:32:00Z">
        <w:r>
          <w:t>database-authoritative</w:t>
        </w:r>
      </w:ins>
      <w:r>
        <w:t xml:space="preserve"> contract </w:t>
      </w:r>
      <w:del w:id="356" w:author="SHM-EM Authors" w:date="2026-09-06T13:32:00Z" w16du:dateUtc="2026-09-06T05:32:00Z">
        <w:r>
          <w:rPr>
            <w:rFonts w:eastAsia="Noto Serif CJK SC" w:hint="eastAsia"/>
            <w:sz w:val="20"/>
          </w:rPr>
          <w:delText>defines the linkage among monitoring</w:delText>
        </w:r>
      </w:del>
      <w:ins w:id="357" w:author="SHM-EM Authors" w:date="2026-09-06T13:32:00Z" w16du:dateUtc="2026-09-06T05:32:00Z">
        <w:r>
          <w:t>binds</w:t>
        </w:r>
      </w:ins>
      <w:r>
        <w:t xml:space="preserve"> objects, </w:t>
      </w:r>
      <w:del w:id="358" w:author="SHM-EM Authors" w:date="2026-09-06T13:32:00Z" w16du:dateUtc="2026-09-06T05:32:00Z">
        <w:r>
          <w:rPr>
            <w:rFonts w:eastAsia="Noto Serif CJK SC" w:hint="eastAsia"/>
            <w:sz w:val="20"/>
          </w:rPr>
          <w:delText xml:space="preserve">source fields, </w:delText>
        </w:r>
      </w:del>
      <w:r>
        <w:t xml:space="preserve">ordered </w:t>
      </w:r>
      <w:ins w:id="359" w:author="SHM-EM Authors" w:date="2026-09-06T13:32:00Z" w16du:dateUtc="2026-09-06T05:32:00Z">
        <w:r>
          <w:t xml:space="preserve">training </w:t>
        </w:r>
      </w:ins>
      <w:r>
        <w:t xml:space="preserve">features, </w:t>
      </w:r>
      <w:del w:id="360" w:author="SHM-EM Authors" w:date="2026-09-06T13:32:00Z" w16du:dateUtc="2026-09-06T05:32:00Z">
        <w:r>
          <w:rPr>
            <w:rFonts w:eastAsia="Noto Serif CJK SC" w:hint="eastAsia"/>
            <w:sz w:val="20"/>
          </w:rPr>
          <w:delText xml:space="preserve">fixed-version models, and prediction </w:delText>
        </w:r>
      </w:del>
      <w:r>
        <w:t>targets</w:t>
      </w:r>
      <w:del w:id="361" w:author="SHM-EM Authors" w:date="2026-09-06T13:32:00Z" w16du:dateUtc="2026-09-06T05:32:00Z">
        <w:r>
          <w:rPr>
            <w:rFonts w:eastAsia="Noto Serif CJK SC" w:hint="eastAsia"/>
            <w:sz w:val="20"/>
          </w:rPr>
          <w:delText xml:space="preserve"> (</w:delText>
        </w:r>
      </w:del>
      <w:ins w:id="362" w:author="SHM-EM Authors" w:date="2026-09-06T13:32:00Z" w16du:dateUtc="2026-09-06T05:32:00Z">
        <w:r>
          <w:t xml:space="preserve">, units, transformations, </w:t>
        </w:r>
      </w:ins>
      <w:moveFromRangeStart w:id="363" w:author="SHM-EM Authors" w:date="2026-09-06T13:32:00Z" w:name="move239593982"/>
      <w:moveFrom w:id="364" w:author="SHM-EM Authors" w:date="2026-09-06T13:32:00Z" w16du:dateUtc="2026-09-06T05:32:00Z">
        <w:r>
          <w:t xml:space="preserve">Fig. </w:t>
        </w:r>
      </w:moveFrom>
      <w:moveFromRangeEnd w:id="363"/>
      <w:del w:id="365" w:author="SHM-EM Authors" w:date="2026-09-06T13:32:00Z" w16du:dateUtc="2026-09-06T05:32:00Z">
        <w:r>
          <w:rPr>
            <w:rFonts w:eastAsia="Noto Serif CJK SC" w:hint="eastAsia"/>
            <w:sz w:val="20"/>
          </w:rPr>
          <w:delText xml:space="preserve">3A). Database registrations store model identity, target, history window, and </w:delText>
        </w:r>
      </w:del>
      <w:r>
        <w:t>temporal settings</w:t>
      </w:r>
      <w:del w:id="366" w:author="SHM-EM Authors" w:date="2026-09-06T13:32:00Z" w16du:dateUtc="2026-09-06T05:32:00Z">
        <w:r>
          <w:rPr>
            <w:rFonts w:eastAsia="Noto Serif CJK SC" w:hint="eastAsia"/>
            <w:sz w:val="20"/>
          </w:rPr>
          <w:delText>. Weights</w:delText>
        </w:r>
      </w:del>
      <w:ins w:id="367" w:author="SHM-EM Authors" w:date="2026-09-06T13:32:00Z" w16du:dateUtc="2026-09-06T05:32:00Z">
        <w:r>
          <w:t>, artifacts</w:t>
        </w:r>
      </w:ins>
      <w:r>
        <w:t xml:space="preserve">, preprocessors, </w:t>
      </w:r>
      <w:del w:id="368" w:author="SHM-EM Authors" w:date="2026-09-06T13:32:00Z" w16du:dateUtc="2026-09-06T05:32:00Z">
        <w:r>
          <w:rPr>
            <w:rFonts w:eastAsia="Noto Serif CJK SC" w:hint="eastAsia"/>
            <w:sz w:val="20"/>
          </w:rPr>
          <w:delText xml:space="preserve">inference </w:delText>
        </w:r>
      </w:del>
      <w:r>
        <w:t xml:space="preserve">scripts, </w:t>
      </w:r>
      <w:del w:id="369" w:author="SHM-EM Authors" w:date="2026-09-06T13:32:00Z" w16du:dateUtc="2026-09-06T05:32:00Z">
        <w:r>
          <w:rPr>
            <w:rFonts w:eastAsia="Noto Serif CJK SC" w:hint="eastAsia"/>
            <w:sz w:val="20"/>
          </w:rPr>
          <w:delText xml:space="preserve">parameters, and a </w:delText>
        </w:r>
      </w:del>
      <w:r>
        <w:t xml:space="preserve">runtime </w:t>
      </w:r>
      <w:del w:id="370" w:author="SHM-EM Authors" w:date="2026-09-06T13:32:00Z" w16du:dateUtc="2026-09-06T05:32:00Z">
        <w:r>
          <w:rPr>
            <w:rFonts w:eastAsia="Noto Serif CJK SC" w:hint="eastAsia"/>
            <w:sz w:val="20"/>
          </w:rPr>
          <w:delText>manifest form a versioned model bundle whose hashes are checked before inference. Feature mappings specify canonical codes, training-time field names, input order, source objects, physical fields, and required status. PIT_PRE rejects bundle, schema, contract, or ordering drift.</w:delText>
        </w:r>
      </w:del>
      <w:ins w:id="371" w:author="SHM-EM Authors" w:date="2026-09-06T13:32:00Z" w16du:dateUtc="2026-09-06T05:32:00Z">
        <w:r>
          <w:t>environment, and SHA-256 values.</w:t>
        </w:r>
      </w:ins>
      <w:r>
        <w:t xml:space="preserve"> The </w:t>
      </w:r>
      <w:del w:id="372" w:author="SHM-EM Authors" w:date="2026-09-06T13:32:00Z" w16du:dateUtc="2026-09-06T05:32:00Z">
        <w:r>
          <w:rPr>
            <w:rFonts w:eastAsia="Noto Serif CJK SC" w:hint="eastAsia"/>
            <w:sz w:val="20"/>
          </w:rPr>
          <w:delText>contract therefore decouples inference from legacy tables and maps model outputs back to explicit engineering objects.</w:delText>
        </w:r>
      </w:del>
    </w:p>
    <w:p w14:paraId="55265892" w14:textId="77777777" w:rsidR="0039387D" w:rsidRDefault="00C274BD">
      <w:pPr>
        <w:ind w:firstLine="420"/>
        <w:rPr>
          <w:del w:id="373" w:author="SHM-EM Authors" w:date="2026-09-06T13:32:00Z" w16du:dateUtc="2026-09-06T05:32:00Z"/>
        </w:rPr>
      </w:pPr>
      <w:del w:id="374" w:author="SHM-EM Authors" w:date="2026-09-06T13:32:00Z" w16du:dateUtc="2026-09-06T05:32:00Z">
        <w:r>
          <w:rPr>
            <w:rFonts w:eastAsia="Noto Serif CJK SC" w:hint="eastAsia"/>
            <w:sz w:val="20"/>
          </w:rPr>
          <w:delText xml:space="preserve">For example, the canonical feature code point1_settlement_value identifies its project and station context, monitoring metric, physical source field, feature order, transformation, target role, schema version, and model association. The runtime can therefore assemble the model input without embedding project-specific column logic. Model cards and </w:delText>
        </w:r>
      </w:del>
      <w:r>
        <w:t>public</w:t>
      </w:r>
      <w:del w:id="375" w:author="SHM-EM Authors" w:date="2026-09-06T13:32:00Z" w16du:dateUtc="2026-09-06T05:32:00Z">
        <w:r>
          <w:rPr>
            <w:rFonts w:eastAsia="Noto Serif CJK SC" w:hint="eastAsia"/>
            <w:sz w:val="20"/>
          </w:rPr>
          <w:delText>-sample documentation record intended use and limitations [20,21].</w:delText>
        </w:r>
      </w:del>
    </w:p>
    <w:p w14:paraId="3B20BA12" w14:textId="77777777" w:rsidR="0039387D" w:rsidRDefault="00C274BD">
      <w:pPr>
        <w:keepNext/>
        <w:spacing w:before="100" w:after="40" w:line="240" w:lineRule="auto"/>
        <w:rPr>
          <w:del w:id="376" w:author="SHM-EM Authors" w:date="2026-09-06T13:32:00Z" w16du:dateUtc="2026-09-06T05:32:00Z"/>
        </w:rPr>
      </w:pPr>
      <w:del w:id="377" w:author="SHM-EM Authors" w:date="2026-09-06T13:32:00Z" w16du:dateUtc="2026-09-06T05:32:00Z">
        <w:r>
          <w:rPr>
            <w:rFonts w:eastAsia="Noto Serif CJK SC"/>
            <w:b/>
          </w:rPr>
          <w:delText xml:space="preserve">2.1.3 </w:delText>
        </w:r>
        <w:r>
          <w:rPr>
            <w:rFonts w:eastAsia="Noto Serif CJK SC" w:hint="eastAsia"/>
            <w:b/>
          </w:rPr>
          <w:delText>Multi-target rolling forecasts and project future state</w:delText>
        </w:r>
      </w:del>
    </w:p>
    <w:p w14:paraId="718F26FE" w14:textId="77777777" w:rsidR="0039387D" w:rsidRDefault="00C274BD">
      <w:pPr>
        <w:ind w:firstLine="420"/>
        <w:rPr>
          <w:del w:id="378" w:author="SHM-EM Authors" w:date="2026-09-06T13:32:00Z" w16du:dateUtc="2026-09-06T05:32:00Z"/>
        </w:rPr>
      </w:pPr>
      <w:del w:id="379" w:author="SHM-EM Authors" w:date="2026-09-06T13:32:00Z" w16du:dateUtc="2026-09-06T05:32:00Z">
        <w:r>
          <w:rPr>
            <w:rFonts w:eastAsia="Noto Serif CJK SC" w:hint="eastAsia"/>
            <w:sz w:val="20"/>
          </w:rPr>
          <w:delText>The project future state is a software-level representation of synchronized multi-target forecasts and their risk summaries. Models share one prediction origin and future timeline; outputs are summarized first by target and station and then at project level (</w:delText>
        </w:r>
      </w:del>
      <w:ins w:id="380" w:author="SHM-EM Authors" w:date="2026-09-06T13:32:00Z" w16du:dateUtc="2026-09-06T05:32:00Z">
        <w:r>
          <w:t xml:space="preserve"> contract has 164 ordered source features and 124 targets. Frozen preprocessors select 114 columns for </w:t>
        </w:r>
      </w:ins>
      <w:moveFromRangeStart w:id="381" w:author="SHM-EM Authors" w:date="2026-09-06T13:32:00Z" w:name="move239593983"/>
      <w:moveFrom w:id="382" w:author="SHM-EM Authors" w:date="2026-09-06T13:32:00Z" w16du:dateUtc="2026-09-06T05:32:00Z">
        <w:r>
          <w:t xml:space="preserve">Fig. </w:t>
        </w:r>
      </w:moveFrom>
      <w:moveFromRangeEnd w:id="381"/>
      <w:del w:id="383" w:author="SHM-EM Authors" w:date="2026-09-06T13:32:00Z" w16du:dateUtc="2026-09-06T05:32:00Z">
        <w:r>
          <w:rPr>
            <w:rFonts w:eastAsia="Noto Serif CJK SC" w:hint="eastAsia"/>
            <w:sz w:val="20"/>
          </w:rPr>
          <w:delText>3B). A batch identifies one project and origin, each model run records version and input-window metadata, and each result identifies a target channel, future step, horizon, and timestamp. The API representation includes the batch identifier, base time, forecast horizon, target summaries, station summaries, earliest predicted exceedance, policy version, and state hash.</w:delText>
        </w:r>
      </w:del>
    </w:p>
    <w:p w14:paraId="61F4FB79" w14:textId="77777777" w:rsidR="00CA3471" w:rsidRDefault="00C274BD">
      <w:del w:id="384" w:author="SHM-EM Authors" w:date="2026-09-06T13:32:00Z" w16du:dateUtc="2026-09-06T05:32:00Z">
        <w:r>
          <w:rPr>
            <w:rFonts w:eastAsia="Noto Serif CJK SC" w:hint="eastAsia"/>
            <w:sz w:val="20"/>
          </w:rPr>
          <w:delText xml:space="preserve">The reference case integrates six fixed-version models. </w:delText>
        </w:r>
      </w:del>
      <w:r>
        <w:t>YD, XD, Strain, Pressure, and Water</w:t>
      </w:r>
      <w:del w:id="385" w:author="SHM-EM Authors" w:date="2026-09-06T13:32:00Z" w16du:dateUtc="2026-09-06T05:32:00Z">
        <w:r>
          <w:rPr>
            <w:rFonts w:eastAsia="Noto Serif CJK SC" w:hint="eastAsia"/>
            <w:sz w:val="20"/>
          </w:rPr>
          <w:delText xml:space="preserve"> each use 114 input features;</w:delText>
        </w:r>
      </w:del>
      <w:ins w:id="386" w:author="SHM-EM Authors" w:date="2026-09-06T13:32:00Z" w16du:dateUtc="2026-09-06T05:32:00Z">
        <w:r>
          <w:t>, and 164 for</w:t>
        </w:r>
      </w:ins>
      <w:r>
        <w:t xml:space="preserve"> Settlement</w:t>
      </w:r>
      <w:del w:id="387" w:author="SHM-EM Authors" w:date="2026-09-06T13:32:00Z" w16du:dateUtc="2026-09-06T05:32:00Z">
        <w:r>
          <w:rPr>
            <w:rFonts w:eastAsia="Noto Serif CJK SC" w:hint="eastAsia"/>
            <w:sz w:val="20"/>
          </w:rPr>
          <w:delText xml:space="preserve"> uses all 164. Together they produce 124 target channels and 40 future steps at 3-min intervals. Rules provide thresholds, units, and consecutive-step requirements for target, station, and project summaries. Targets without an applicable rule are marked not evaluated. The project future state supports risk inspection; it neither replaces formal rules nor represents multi-physics joint learning</w:delText>
        </w:r>
      </w:del>
      <w:ins w:id="388" w:author="SHM-EM Authors" w:date="2026-09-06T13:32:00Z" w16du:dateUtc="2026-09-06T05:32:00Z">
        <w:r>
          <w:t>. A 16-step common window serves model-specific 12-16-step histories; Pressure declares 13 runner rows and consumes the final 12 (</w:t>
        </w:r>
        <w:r>
          <w:rPr>
            <w:rFonts w:ascii="Courier New" w:hAnsi="Courier New"/>
            <w:sz w:val="18"/>
          </w:rPr>
          <w:t>m=10</w:t>
        </w:r>
        <w:r>
          <w:t xml:space="preserve">, </w:t>
        </w:r>
        <w:r>
          <w:rPr>
            <w:rFonts w:ascii="Courier New" w:hAnsi="Courier New"/>
            <w:sz w:val="18"/>
          </w:rPr>
          <w:t>lag=2</w:t>
        </w:r>
        <w:r>
          <w:t>). Table 2 distinguishes aligned input widths from mapping and output counts</w:t>
        </w:r>
      </w:ins>
      <w:r>
        <w:t>.</w:t>
      </w:r>
    </w:p>
    <w:p w14:paraId="0E604ADE" w14:textId="77777777" w:rsidR="00CA3471" w:rsidRDefault="00C274BD">
      <w:pPr>
        <w:pStyle w:val="FigureCaption"/>
        <w:keepNext/>
        <w:rPr>
          <w:ins w:id="389" w:author="SHM-EM Authors" w:date="2026-09-06T13:32:00Z" w16du:dateUtc="2026-09-06T05:32:00Z"/>
        </w:rPr>
      </w:pPr>
      <w:ins w:id="390" w:author="SHM-EM Authors" w:date="2026-09-06T13:32:00Z" w16du:dateUtc="2026-09-06T05:32:00Z">
        <w:r>
          <w:t>Table 2. Verified model-bundle and tensor contract.</w:t>
        </w:r>
      </w:ins>
    </w:p>
    <w:tbl>
      <w:tblPr>
        <w:tblStyle w:val="af"/>
        <w:tblW w:w="0" w:type="auto"/>
        <w:jc w:val="center"/>
        <w:tblLook w:val="04A0" w:firstRow="1" w:lastRow="0" w:firstColumn="1" w:lastColumn="0" w:noHBand="0" w:noVBand="1"/>
      </w:tblPr>
      <w:tblGrid>
        <w:gridCol w:w="1870"/>
        <w:gridCol w:w="1870"/>
        <w:gridCol w:w="1870"/>
        <w:gridCol w:w="1870"/>
        <w:gridCol w:w="1870"/>
      </w:tblGrid>
      <w:tr w:rsidR="00CA3471" w14:paraId="48AA3847" w14:textId="77777777">
        <w:trPr>
          <w:tblHeader/>
          <w:jc w:val="center"/>
          <w:ins w:id="391" w:author="SHM-EM Authors" w:date="2026-09-06T13:32:00Z" w16du:dateUtc="2026-09-06T05:32:00Z"/>
        </w:trPr>
        <w:tc>
          <w:tcPr>
            <w:tcW w:w="1872" w:type="dxa"/>
            <w:shd w:val="clear" w:color="auto" w:fill="EAF2FB"/>
            <w:tcMar>
              <w:top w:w="80" w:type="dxa"/>
              <w:left w:w="90" w:type="dxa"/>
              <w:bottom w:w="80" w:type="dxa"/>
              <w:right w:w="90" w:type="dxa"/>
            </w:tcMar>
            <w:vAlign w:val="center"/>
          </w:tcPr>
          <w:p w14:paraId="1F24EE6F" w14:textId="77777777" w:rsidR="00CA3471" w:rsidRDefault="00C274BD">
            <w:pPr>
              <w:spacing w:after="0" w:line="240" w:lineRule="auto"/>
              <w:jc w:val="center"/>
              <w:rPr>
                <w:ins w:id="392" w:author="SHM-EM Authors" w:date="2026-09-06T13:32:00Z" w16du:dateUtc="2026-09-06T05:32:00Z"/>
              </w:rPr>
            </w:pPr>
            <w:ins w:id="393" w:author="SHM-EM Authors" w:date="2026-09-06T13:32:00Z" w16du:dateUtc="2026-09-06T05:32:00Z">
              <w:r>
                <w:rPr>
                  <w:b/>
                  <w:sz w:val="17"/>
                </w:rPr>
                <w:t>Model</w:t>
              </w:r>
            </w:ins>
          </w:p>
        </w:tc>
        <w:tc>
          <w:tcPr>
            <w:tcW w:w="1872" w:type="dxa"/>
            <w:shd w:val="clear" w:color="auto" w:fill="EAF2FB"/>
            <w:tcMar>
              <w:top w:w="80" w:type="dxa"/>
              <w:left w:w="90" w:type="dxa"/>
              <w:bottom w:w="80" w:type="dxa"/>
              <w:right w:w="90" w:type="dxa"/>
            </w:tcMar>
            <w:vAlign w:val="center"/>
          </w:tcPr>
          <w:p w14:paraId="66DBCC3F" w14:textId="77777777" w:rsidR="00CA3471" w:rsidRDefault="00C274BD">
            <w:pPr>
              <w:spacing w:after="0" w:line="240" w:lineRule="auto"/>
              <w:jc w:val="center"/>
              <w:rPr>
                <w:ins w:id="394" w:author="SHM-EM Authors" w:date="2026-09-06T13:32:00Z" w16du:dateUtc="2026-09-06T05:32:00Z"/>
              </w:rPr>
            </w:pPr>
            <w:ins w:id="395" w:author="SHM-EM Authors" w:date="2026-09-06T13:32:00Z" w16du:dateUtc="2026-09-06T05:32:00Z">
              <w:r>
                <w:rPr>
                  <w:b/>
                  <w:sz w:val="17"/>
                </w:rPr>
                <w:t>Engineering target</w:t>
              </w:r>
            </w:ins>
          </w:p>
        </w:tc>
        <w:tc>
          <w:tcPr>
            <w:tcW w:w="1872" w:type="dxa"/>
            <w:shd w:val="clear" w:color="auto" w:fill="EAF2FB"/>
            <w:tcMar>
              <w:top w:w="80" w:type="dxa"/>
              <w:left w:w="90" w:type="dxa"/>
              <w:bottom w:w="80" w:type="dxa"/>
              <w:right w:w="90" w:type="dxa"/>
            </w:tcMar>
            <w:vAlign w:val="center"/>
          </w:tcPr>
          <w:p w14:paraId="1937885F" w14:textId="77777777" w:rsidR="00CA3471" w:rsidRDefault="00C274BD">
            <w:pPr>
              <w:spacing w:after="0" w:line="240" w:lineRule="auto"/>
              <w:jc w:val="center"/>
              <w:rPr>
                <w:ins w:id="396" w:author="SHM-EM Authors" w:date="2026-09-06T13:32:00Z" w16du:dateUtc="2026-09-06T05:32:00Z"/>
              </w:rPr>
            </w:pPr>
            <w:ins w:id="397" w:author="SHM-EM Authors" w:date="2026-09-06T13:32:00Z" w16du:dateUtc="2026-09-06T05:32:00Z">
              <w:r>
                <w:rPr>
                  <w:b/>
                  <w:sz w:val="17"/>
                </w:rPr>
                <w:t>Required history</w:t>
              </w:r>
            </w:ins>
          </w:p>
        </w:tc>
        <w:tc>
          <w:tcPr>
            <w:tcW w:w="1872" w:type="dxa"/>
            <w:shd w:val="clear" w:color="auto" w:fill="EAF2FB"/>
            <w:tcMar>
              <w:top w:w="80" w:type="dxa"/>
              <w:left w:w="90" w:type="dxa"/>
              <w:bottom w:w="80" w:type="dxa"/>
              <w:right w:w="90" w:type="dxa"/>
            </w:tcMar>
            <w:vAlign w:val="center"/>
          </w:tcPr>
          <w:p w14:paraId="0277652E" w14:textId="77777777" w:rsidR="00CA3471" w:rsidRDefault="00C274BD">
            <w:pPr>
              <w:spacing w:after="0" w:line="240" w:lineRule="auto"/>
              <w:jc w:val="center"/>
              <w:rPr>
                <w:ins w:id="398" w:author="SHM-EM Authors" w:date="2026-09-06T13:32:00Z" w16du:dateUtc="2026-09-06T05:32:00Z"/>
              </w:rPr>
            </w:pPr>
            <w:ins w:id="399" w:author="SHM-EM Authors" w:date="2026-09-06T13:32:00Z" w16du:dateUtc="2026-09-06T05:32:00Z">
              <w:r>
                <w:rPr>
                  <w:b/>
                  <w:sz w:val="17"/>
                </w:rPr>
                <w:t>Aligned input features</w:t>
              </w:r>
            </w:ins>
          </w:p>
        </w:tc>
        <w:tc>
          <w:tcPr>
            <w:tcW w:w="1872" w:type="dxa"/>
            <w:shd w:val="clear" w:color="auto" w:fill="EAF2FB"/>
            <w:tcMar>
              <w:top w:w="80" w:type="dxa"/>
              <w:left w:w="90" w:type="dxa"/>
              <w:bottom w:w="80" w:type="dxa"/>
              <w:right w:w="90" w:type="dxa"/>
            </w:tcMar>
            <w:vAlign w:val="center"/>
          </w:tcPr>
          <w:p w14:paraId="39713FD2" w14:textId="77777777" w:rsidR="00CA3471" w:rsidRDefault="00C274BD">
            <w:pPr>
              <w:spacing w:after="0" w:line="240" w:lineRule="auto"/>
              <w:jc w:val="center"/>
              <w:rPr>
                <w:ins w:id="400" w:author="SHM-EM Authors" w:date="2026-09-06T13:32:00Z" w16du:dateUtc="2026-09-06T05:32:00Z"/>
              </w:rPr>
            </w:pPr>
            <w:ins w:id="401" w:author="SHM-EM Authors" w:date="2026-09-06T13:32:00Z" w16du:dateUtc="2026-09-06T05:32:00Z">
              <w:r>
                <w:rPr>
                  <w:b/>
                  <w:sz w:val="17"/>
                </w:rPr>
                <w:t>Output targets</w:t>
              </w:r>
            </w:ins>
          </w:p>
        </w:tc>
      </w:tr>
      <w:tr w:rsidR="00CA3471" w14:paraId="6812351F" w14:textId="77777777">
        <w:trPr>
          <w:jc w:val="center"/>
          <w:ins w:id="402" w:author="SHM-EM Authors" w:date="2026-09-06T13:32:00Z" w16du:dateUtc="2026-09-06T05:32:00Z"/>
        </w:trPr>
        <w:tc>
          <w:tcPr>
            <w:tcW w:w="1872" w:type="dxa"/>
            <w:tcMar>
              <w:top w:w="80" w:type="dxa"/>
              <w:left w:w="90" w:type="dxa"/>
              <w:bottom w:w="80" w:type="dxa"/>
              <w:right w:w="90" w:type="dxa"/>
            </w:tcMar>
            <w:vAlign w:val="center"/>
          </w:tcPr>
          <w:p w14:paraId="453DD63B" w14:textId="77777777" w:rsidR="00CA3471" w:rsidRDefault="00C274BD">
            <w:pPr>
              <w:spacing w:after="0" w:line="240" w:lineRule="auto"/>
              <w:jc w:val="left"/>
              <w:rPr>
                <w:ins w:id="403" w:author="SHM-EM Authors" w:date="2026-09-06T13:32:00Z" w16du:dateUtc="2026-09-06T05:32:00Z"/>
              </w:rPr>
            </w:pPr>
            <w:ins w:id="404" w:author="SHM-EM Authors" w:date="2026-09-06T13:32:00Z" w16du:dateUtc="2026-09-06T05:32:00Z">
              <w:r>
                <w:rPr>
                  <w:sz w:val="17"/>
                </w:rPr>
                <w:t>YD</w:t>
              </w:r>
            </w:ins>
          </w:p>
        </w:tc>
        <w:tc>
          <w:tcPr>
            <w:tcW w:w="1872" w:type="dxa"/>
            <w:tcMar>
              <w:top w:w="80" w:type="dxa"/>
              <w:left w:w="90" w:type="dxa"/>
              <w:bottom w:w="80" w:type="dxa"/>
              <w:right w:w="90" w:type="dxa"/>
            </w:tcMar>
            <w:vAlign w:val="center"/>
          </w:tcPr>
          <w:p w14:paraId="7050787C" w14:textId="77777777" w:rsidR="00CA3471" w:rsidRDefault="00C274BD">
            <w:pPr>
              <w:spacing w:after="0" w:line="240" w:lineRule="auto"/>
              <w:jc w:val="left"/>
              <w:rPr>
                <w:ins w:id="405" w:author="SHM-EM Authors" w:date="2026-09-06T13:32:00Z" w16du:dateUtc="2026-09-06T05:32:00Z"/>
              </w:rPr>
            </w:pPr>
            <w:ins w:id="406" w:author="SHM-EM Authors" w:date="2026-09-06T13:32:00Z" w16du:dateUtc="2026-09-06T05:32:00Z">
              <w:r>
                <w:rPr>
                  <w:sz w:val="17"/>
                </w:rPr>
                <w:t>Deep horizontal displacement Y (mm)</w:t>
              </w:r>
            </w:ins>
          </w:p>
        </w:tc>
        <w:tc>
          <w:tcPr>
            <w:tcW w:w="1872" w:type="dxa"/>
            <w:tcMar>
              <w:top w:w="80" w:type="dxa"/>
              <w:left w:w="90" w:type="dxa"/>
              <w:bottom w:w="80" w:type="dxa"/>
              <w:right w:w="90" w:type="dxa"/>
            </w:tcMar>
            <w:vAlign w:val="center"/>
          </w:tcPr>
          <w:p w14:paraId="5A2B3231" w14:textId="77777777" w:rsidR="00CA3471" w:rsidRDefault="00C274BD">
            <w:pPr>
              <w:spacing w:after="0" w:line="240" w:lineRule="auto"/>
              <w:jc w:val="left"/>
              <w:rPr>
                <w:ins w:id="407" w:author="SHM-EM Authors" w:date="2026-09-06T13:32:00Z" w16du:dateUtc="2026-09-06T05:32:00Z"/>
              </w:rPr>
            </w:pPr>
            <w:ins w:id="408" w:author="SHM-EM Authors" w:date="2026-09-06T13:32:00Z" w16du:dateUtc="2026-09-06T05:32:00Z">
              <w:r>
                <w:rPr>
                  <w:sz w:val="17"/>
                </w:rPr>
                <w:t>16</w:t>
              </w:r>
            </w:ins>
          </w:p>
        </w:tc>
        <w:tc>
          <w:tcPr>
            <w:tcW w:w="1872" w:type="dxa"/>
            <w:tcMar>
              <w:top w:w="80" w:type="dxa"/>
              <w:left w:w="90" w:type="dxa"/>
              <w:bottom w:w="80" w:type="dxa"/>
              <w:right w:w="90" w:type="dxa"/>
            </w:tcMar>
            <w:vAlign w:val="center"/>
          </w:tcPr>
          <w:p w14:paraId="46317976" w14:textId="77777777" w:rsidR="00CA3471" w:rsidRDefault="00C274BD">
            <w:pPr>
              <w:spacing w:after="0" w:line="240" w:lineRule="auto"/>
              <w:jc w:val="left"/>
              <w:rPr>
                <w:ins w:id="409" w:author="SHM-EM Authors" w:date="2026-09-06T13:32:00Z" w16du:dateUtc="2026-09-06T05:32:00Z"/>
              </w:rPr>
            </w:pPr>
            <w:ins w:id="410" w:author="SHM-EM Authors" w:date="2026-09-06T13:32:00Z" w16du:dateUtc="2026-09-06T05:32:00Z">
              <w:r>
                <w:rPr>
                  <w:sz w:val="17"/>
                </w:rPr>
                <w:t>114</w:t>
              </w:r>
            </w:ins>
          </w:p>
        </w:tc>
        <w:tc>
          <w:tcPr>
            <w:tcW w:w="1872" w:type="dxa"/>
            <w:tcMar>
              <w:top w:w="80" w:type="dxa"/>
              <w:left w:w="90" w:type="dxa"/>
              <w:bottom w:w="80" w:type="dxa"/>
              <w:right w:w="90" w:type="dxa"/>
            </w:tcMar>
            <w:vAlign w:val="center"/>
          </w:tcPr>
          <w:p w14:paraId="730D80C7" w14:textId="77777777" w:rsidR="00CA3471" w:rsidRDefault="00C274BD">
            <w:pPr>
              <w:spacing w:after="0" w:line="240" w:lineRule="auto"/>
              <w:jc w:val="left"/>
              <w:rPr>
                <w:ins w:id="411" w:author="SHM-EM Authors" w:date="2026-09-06T13:32:00Z" w16du:dateUtc="2026-09-06T05:32:00Z"/>
              </w:rPr>
            </w:pPr>
            <w:ins w:id="412" w:author="SHM-EM Authors" w:date="2026-09-06T13:32:00Z" w16du:dateUtc="2026-09-06T05:32:00Z">
              <w:r>
                <w:rPr>
                  <w:sz w:val="17"/>
                </w:rPr>
                <w:t>42</w:t>
              </w:r>
            </w:ins>
          </w:p>
        </w:tc>
      </w:tr>
      <w:tr w:rsidR="00CA3471" w14:paraId="193F6403" w14:textId="77777777">
        <w:trPr>
          <w:jc w:val="center"/>
          <w:ins w:id="413" w:author="SHM-EM Authors" w:date="2026-09-06T13:32:00Z" w16du:dateUtc="2026-09-06T05:32:00Z"/>
        </w:trPr>
        <w:tc>
          <w:tcPr>
            <w:tcW w:w="1872" w:type="dxa"/>
            <w:tcMar>
              <w:top w:w="80" w:type="dxa"/>
              <w:left w:w="90" w:type="dxa"/>
              <w:bottom w:w="80" w:type="dxa"/>
              <w:right w:w="90" w:type="dxa"/>
            </w:tcMar>
            <w:vAlign w:val="center"/>
          </w:tcPr>
          <w:p w14:paraId="1D8CD695" w14:textId="77777777" w:rsidR="00CA3471" w:rsidRDefault="00C274BD">
            <w:pPr>
              <w:spacing w:after="0" w:line="240" w:lineRule="auto"/>
              <w:jc w:val="left"/>
              <w:rPr>
                <w:ins w:id="414" w:author="SHM-EM Authors" w:date="2026-09-06T13:32:00Z" w16du:dateUtc="2026-09-06T05:32:00Z"/>
              </w:rPr>
            </w:pPr>
            <w:ins w:id="415" w:author="SHM-EM Authors" w:date="2026-09-06T13:32:00Z" w16du:dateUtc="2026-09-06T05:32:00Z">
              <w:r>
                <w:rPr>
                  <w:sz w:val="17"/>
                </w:rPr>
                <w:t>XD</w:t>
              </w:r>
            </w:ins>
          </w:p>
        </w:tc>
        <w:tc>
          <w:tcPr>
            <w:tcW w:w="1872" w:type="dxa"/>
            <w:tcMar>
              <w:top w:w="80" w:type="dxa"/>
              <w:left w:w="90" w:type="dxa"/>
              <w:bottom w:w="80" w:type="dxa"/>
              <w:right w:w="90" w:type="dxa"/>
            </w:tcMar>
            <w:vAlign w:val="center"/>
          </w:tcPr>
          <w:p w14:paraId="3F10D052" w14:textId="77777777" w:rsidR="00CA3471" w:rsidRDefault="00C274BD">
            <w:pPr>
              <w:spacing w:after="0" w:line="240" w:lineRule="auto"/>
              <w:jc w:val="left"/>
              <w:rPr>
                <w:ins w:id="416" w:author="SHM-EM Authors" w:date="2026-09-06T13:32:00Z" w16du:dateUtc="2026-09-06T05:32:00Z"/>
              </w:rPr>
            </w:pPr>
            <w:ins w:id="417" w:author="SHM-EM Authors" w:date="2026-09-06T13:32:00Z" w16du:dateUtc="2026-09-06T05:32:00Z">
              <w:r>
                <w:rPr>
                  <w:sz w:val="17"/>
                </w:rPr>
                <w:t>Deep horizontal displacement X (mm)</w:t>
              </w:r>
            </w:ins>
          </w:p>
        </w:tc>
        <w:tc>
          <w:tcPr>
            <w:tcW w:w="1872" w:type="dxa"/>
            <w:tcMar>
              <w:top w:w="80" w:type="dxa"/>
              <w:left w:w="90" w:type="dxa"/>
              <w:bottom w:w="80" w:type="dxa"/>
              <w:right w:w="90" w:type="dxa"/>
            </w:tcMar>
            <w:vAlign w:val="center"/>
          </w:tcPr>
          <w:p w14:paraId="0314AA7E" w14:textId="77777777" w:rsidR="00CA3471" w:rsidRDefault="00C274BD">
            <w:pPr>
              <w:spacing w:after="0" w:line="240" w:lineRule="auto"/>
              <w:jc w:val="left"/>
              <w:rPr>
                <w:ins w:id="418" w:author="SHM-EM Authors" w:date="2026-09-06T13:32:00Z" w16du:dateUtc="2026-09-06T05:32:00Z"/>
              </w:rPr>
            </w:pPr>
            <w:ins w:id="419" w:author="SHM-EM Authors" w:date="2026-09-06T13:32:00Z" w16du:dateUtc="2026-09-06T05:32:00Z">
              <w:r>
                <w:rPr>
                  <w:sz w:val="17"/>
                </w:rPr>
                <w:t>12</w:t>
              </w:r>
            </w:ins>
          </w:p>
        </w:tc>
        <w:tc>
          <w:tcPr>
            <w:tcW w:w="1872" w:type="dxa"/>
            <w:tcMar>
              <w:top w:w="80" w:type="dxa"/>
              <w:left w:w="90" w:type="dxa"/>
              <w:bottom w:w="80" w:type="dxa"/>
              <w:right w:w="90" w:type="dxa"/>
            </w:tcMar>
            <w:vAlign w:val="center"/>
          </w:tcPr>
          <w:p w14:paraId="4ADD48F0" w14:textId="77777777" w:rsidR="00CA3471" w:rsidRDefault="00C274BD">
            <w:pPr>
              <w:spacing w:after="0" w:line="240" w:lineRule="auto"/>
              <w:jc w:val="left"/>
              <w:rPr>
                <w:ins w:id="420" w:author="SHM-EM Authors" w:date="2026-09-06T13:32:00Z" w16du:dateUtc="2026-09-06T05:32:00Z"/>
              </w:rPr>
            </w:pPr>
            <w:ins w:id="421" w:author="SHM-EM Authors" w:date="2026-09-06T13:32:00Z" w16du:dateUtc="2026-09-06T05:32:00Z">
              <w:r>
                <w:rPr>
                  <w:sz w:val="17"/>
                </w:rPr>
                <w:t>114</w:t>
              </w:r>
            </w:ins>
          </w:p>
        </w:tc>
        <w:tc>
          <w:tcPr>
            <w:tcW w:w="1872" w:type="dxa"/>
            <w:tcMar>
              <w:top w:w="80" w:type="dxa"/>
              <w:left w:w="90" w:type="dxa"/>
              <w:bottom w:w="80" w:type="dxa"/>
              <w:right w:w="90" w:type="dxa"/>
            </w:tcMar>
            <w:vAlign w:val="center"/>
          </w:tcPr>
          <w:p w14:paraId="2643FCA1" w14:textId="77777777" w:rsidR="00CA3471" w:rsidRDefault="00C274BD">
            <w:pPr>
              <w:spacing w:after="0" w:line="240" w:lineRule="auto"/>
              <w:jc w:val="left"/>
              <w:rPr>
                <w:ins w:id="422" w:author="SHM-EM Authors" w:date="2026-09-06T13:32:00Z" w16du:dateUtc="2026-09-06T05:32:00Z"/>
              </w:rPr>
            </w:pPr>
            <w:ins w:id="423" w:author="SHM-EM Authors" w:date="2026-09-06T13:32:00Z" w16du:dateUtc="2026-09-06T05:32:00Z">
              <w:r>
                <w:rPr>
                  <w:sz w:val="17"/>
                </w:rPr>
                <w:t>42</w:t>
              </w:r>
            </w:ins>
          </w:p>
        </w:tc>
      </w:tr>
      <w:tr w:rsidR="00CA3471" w14:paraId="46AF9FB5" w14:textId="77777777">
        <w:trPr>
          <w:jc w:val="center"/>
          <w:ins w:id="424" w:author="SHM-EM Authors" w:date="2026-09-06T13:32:00Z" w16du:dateUtc="2026-09-06T05:32:00Z"/>
        </w:trPr>
        <w:tc>
          <w:tcPr>
            <w:tcW w:w="1872" w:type="dxa"/>
            <w:tcMar>
              <w:top w:w="80" w:type="dxa"/>
              <w:left w:w="90" w:type="dxa"/>
              <w:bottom w:w="80" w:type="dxa"/>
              <w:right w:w="90" w:type="dxa"/>
            </w:tcMar>
            <w:vAlign w:val="center"/>
          </w:tcPr>
          <w:p w14:paraId="2FEC916C" w14:textId="77777777" w:rsidR="00CA3471" w:rsidRDefault="00C274BD">
            <w:pPr>
              <w:spacing w:after="0" w:line="240" w:lineRule="auto"/>
              <w:jc w:val="left"/>
              <w:rPr>
                <w:ins w:id="425" w:author="SHM-EM Authors" w:date="2026-09-06T13:32:00Z" w16du:dateUtc="2026-09-06T05:32:00Z"/>
              </w:rPr>
            </w:pPr>
            <w:ins w:id="426" w:author="SHM-EM Authors" w:date="2026-09-06T13:32:00Z" w16du:dateUtc="2026-09-06T05:32:00Z">
              <w:r>
                <w:rPr>
                  <w:sz w:val="17"/>
                </w:rPr>
                <w:t>Strain</w:t>
              </w:r>
            </w:ins>
          </w:p>
        </w:tc>
        <w:tc>
          <w:tcPr>
            <w:tcW w:w="1872" w:type="dxa"/>
            <w:tcMar>
              <w:top w:w="80" w:type="dxa"/>
              <w:left w:w="90" w:type="dxa"/>
              <w:bottom w:w="80" w:type="dxa"/>
              <w:right w:w="90" w:type="dxa"/>
            </w:tcMar>
            <w:vAlign w:val="center"/>
          </w:tcPr>
          <w:p w14:paraId="219396E8" w14:textId="77777777" w:rsidR="00CA3471" w:rsidRDefault="00C274BD">
            <w:pPr>
              <w:spacing w:after="0" w:line="240" w:lineRule="auto"/>
              <w:jc w:val="left"/>
              <w:rPr>
                <w:ins w:id="427" w:author="SHM-EM Authors" w:date="2026-09-06T13:32:00Z" w16du:dateUtc="2026-09-06T05:32:00Z"/>
              </w:rPr>
            </w:pPr>
            <w:ins w:id="428" w:author="SHM-EM Authors" w:date="2026-09-06T13:32:00Z" w16du:dateUtc="2026-09-06T05:32:00Z">
              <w:r>
                <w:rPr>
                  <w:sz w:val="17"/>
                </w:rPr>
                <w:t>Earth-pressure strain (microstrain)</w:t>
              </w:r>
            </w:ins>
          </w:p>
        </w:tc>
        <w:tc>
          <w:tcPr>
            <w:tcW w:w="1872" w:type="dxa"/>
            <w:tcMar>
              <w:top w:w="80" w:type="dxa"/>
              <w:left w:w="90" w:type="dxa"/>
              <w:bottom w:w="80" w:type="dxa"/>
              <w:right w:w="90" w:type="dxa"/>
            </w:tcMar>
            <w:vAlign w:val="center"/>
          </w:tcPr>
          <w:p w14:paraId="3610FE60" w14:textId="77777777" w:rsidR="00CA3471" w:rsidRDefault="00C274BD">
            <w:pPr>
              <w:spacing w:after="0" w:line="240" w:lineRule="auto"/>
              <w:jc w:val="left"/>
              <w:rPr>
                <w:ins w:id="429" w:author="SHM-EM Authors" w:date="2026-09-06T13:32:00Z" w16du:dateUtc="2026-09-06T05:32:00Z"/>
              </w:rPr>
            </w:pPr>
            <w:ins w:id="430" w:author="SHM-EM Authors" w:date="2026-09-06T13:32:00Z" w16du:dateUtc="2026-09-06T05:32:00Z">
              <w:r>
                <w:rPr>
                  <w:sz w:val="17"/>
                </w:rPr>
                <w:t>13</w:t>
              </w:r>
            </w:ins>
          </w:p>
        </w:tc>
        <w:tc>
          <w:tcPr>
            <w:tcW w:w="1872" w:type="dxa"/>
            <w:tcMar>
              <w:top w:w="80" w:type="dxa"/>
              <w:left w:w="90" w:type="dxa"/>
              <w:bottom w:w="80" w:type="dxa"/>
              <w:right w:w="90" w:type="dxa"/>
            </w:tcMar>
            <w:vAlign w:val="center"/>
          </w:tcPr>
          <w:p w14:paraId="44FB7647" w14:textId="77777777" w:rsidR="00CA3471" w:rsidRDefault="00C274BD">
            <w:pPr>
              <w:spacing w:after="0" w:line="240" w:lineRule="auto"/>
              <w:jc w:val="left"/>
              <w:rPr>
                <w:ins w:id="431" w:author="SHM-EM Authors" w:date="2026-09-06T13:32:00Z" w16du:dateUtc="2026-09-06T05:32:00Z"/>
              </w:rPr>
            </w:pPr>
            <w:ins w:id="432" w:author="SHM-EM Authors" w:date="2026-09-06T13:32:00Z" w16du:dateUtc="2026-09-06T05:32:00Z">
              <w:r>
                <w:rPr>
                  <w:sz w:val="17"/>
                </w:rPr>
                <w:t>114</w:t>
              </w:r>
            </w:ins>
          </w:p>
        </w:tc>
        <w:tc>
          <w:tcPr>
            <w:tcW w:w="1872" w:type="dxa"/>
            <w:tcMar>
              <w:top w:w="80" w:type="dxa"/>
              <w:left w:w="90" w:type="dxa"/>
              <w:bottom w:w="80" w:type="dxa"/>
              <w:right w:w="90" w:type="dxa"/>
            </w:tcMar>
            <w:vAlign w:val="center"/>
          </w:tcPr>
          <w:p w14:paraId="7DF54D9E" w14:textId="77777777" w:rsidR="00CA3471" w:rsidRDefault="00C274BD">
            <w:pPr>
              <w:spacing w:after="0" w:line="240" w:lineRule="auto"/>
              <w:jc w:val="left"/>
              <w:rPr>
                <w:ins w:id="433" w:author="SHM-EM Authors" w:date="2026-09-06T13:32:00Z" w16du:dateUtc="2026-09-06T05:32:00Z"/>
              </w:rPr>
            </w:pPr>
            <w:ins w:id="434" w:author="SHM-EM Authors" w:date="2026-09-06T13:32:00Z" w16du:dateUtc="2026-09-06T05:32:00Z">
              <w:r>
                <w:rPr>
                  <w:sz w:val="17"/>
                </w:rPr>
                <w:t>14</w:t>
              </w:r>
            </w:ins>
          </w:p>
        </w:tc>
      </w:tr>
      <w:tr w:rsidR="00CA3471" w14:paraId="1D4AA1FC" w14:textId="77777777">
        <w:trPr>
          <w:jc w:val="center"/>
          <w:ins w:id="435" w:author="SHM-EM Authors" w:date="2026-09-06T13:32:00Z" w16du:dateUtc="2026-09-06T05:32:00Z"/>
        </w:trPr>
        <w:tc>
          <w:tcPr>
            <w:tcW w:w="1872" w:type="dxa"/>
            <w:tcMar>
              <w:top w:w="80" w:type="dxa"/>
              <w:left w:w="90" w:type="dxa"/>
              <w:bottom w:w="80" w:type="dxa"/>
              <w:right w:w="90" w:type="dxa"/>
            </w:tcMar>
            <w:vAlign w:val="center"/>
          </w:tcPr>
          <w:p w14:paraId="5A8EBF97" w14:textId="77777777" w:rsidR="00CA3471" w:rsidRDefault="00C274BD">
            <w:pPr>
              <w:spacing w:after="0" w:line="240" w:lineRule="auto"/>
              <w:jc w:val="left"/>
              <w:rPr>
                <w:ins w:id="436" w:author="SHM-EM Authors" w:date="2026-09-06T13:32:00Z" w16du:dateUtc="2026-09-06T05:32:00Z"/>
              </w:rPr>
            </w:pPr>
            <w:ins w:id="437" w:author="SHM-EM Authors" w:date="2026-09-06T13:32:00Z" w16du:dateUtc="2026-09-06T05:32:00Z">
              <w:r>
                <w:rPr>
                  <w:sz w:val="17"/>
                </w:rPr>
                <w:t>Pressure</w:t>
              </w:r>
            </w:ins>
          </w:p>
        </w:tc>
        <w:tc>
          <w:tcPr>
            <w:tcW w:w="1872" w:type="dxa"/>
            <w:tcMar>
              <w:top w:w="80" w:type="dxa"/>
              <w:left w:w="90" w:type="dxa"/>
              <w:bottom w:w="80" w:type="dxa"/>
              <w:right w:w="90" w:type="dxa"/>
            </w:tcMar>
            <w:vAlign w:val="center"/>
          </w:tcPr>
          <w:p w14:paraId="3158DFB8" w14:textId="77777777" w:rsidR="00CA3471" w:rsidRDefault="00C274BD">
            <w:pPr>
              <w:spacing w:after="0" w:line="240" w:lineRule="auto"/>
              <w:jc w:val="left"/>
              <w:rPr>
                <w:ins w:id="438" w:author="SHM-EM Authors" w:date="2026-09-06T13:32:00Z" w16du:dateUtc="2026-09-06T05:32:00Z"/>
              </w:rPr>
            </w:pPr>
            <w:ins w:id="439" w:author="SHM-EM Authors" w:date="2026-09-06T13:32:00Z" w16du:dateUtc="2026-09-06T05:32:00Z">
              <w:r>
                <w:rPr>
                  <w:sz w:val="17"/>
                </w:rPr>
                <w:t>Earth pressure (MPa)</w:t>
              </w:r>
            </w:ins>
          </w:p>
        </w:tc>
        <w:tc>
          <w:tcPr>
            <w:tcW w:w="1872" w:type="dxa"/>
            <w:tcMar>
              <w:top w:w="80" w:type="dxa"/>
              <w:left w:w="90" w:type="dxa"/>
              <w:bottom w:w="80" w:type="dxa"/>
              <w:right w:w="90" w:type="dxa"/>
            </w:tcMar>
            <w:vAlign w:val="center"/>
          </w:tcPr>
          <w:p w14:paraId="398B63D8" w14:textId="77777777" w:rsidR="00CA3471" w:rsidRDefault="00C274BD">
            <w:pPr>
              <w:spacing w:after="0" w:line="240" w:lineRule="auto"/>
              <w:jc w:val="left"/>
              <w:rPr>
                <w:ins w:id="440" w:author="SHM-EM Authors" w:date="2026-09-06T13:32:00Z" w16du:dateUtc="2026-09-06T05:32:00Z"/>
              </w:rPr>
            </w:pPr>
            <w:ins w:id="441" w:author="SHM-EM Authors" w:date="2026-09-06T13:32:00Z" w16du:dateUtc="2026-09-06T05:32:00Z">
              <w:r>
                <w:rPr>
                  <w:sz w:val="17"/>
                </w:rPr>
                <w:t>13</w:t>
              </w:r>
            </w:ins>
          </w:p>
        </w:tc>
        <w:tc>
          <w:tcPr>
            <w:tcW w:w="1872" w:type="dxa"/>
            <w:tcMar>
              <w:top w:w="80" w:type="dxa"/>
              <w:left w:w="90" w:type="dxa"/>
              <w:bottom w:w="80" w:type="dxa"/>
              <w:right w:w="90" w:type="dxa"/>
            </w:tcMar>
            <w:vAlign w:val="center"/>
          </w:tcPr>
          <w:p w14:paraId="338232AE" w14:textId="77777777" w:rsidR="00CA3471" w:rsidRDefault="00C274BD">
            <w:pPr>
              <w:spacing w:after="0" w:line="240" w:lineRule="auto"/>
              <w:jc w:val="left"/>
              <w:rPr>
                <w:ins w:id="442" w:author="SHM-EM Authors" w:date="2026-09-06T13:32:00Z" w16du:dateUtc="2026-09-06T05:32:00Z"/>
              </w:rPr>
            </w:pPr>
            <w:ins w:id="443" w:author="SHM-EM Authors" w:date="2026-09-06T13:32:00Z" w16du:dateUtc="2026-09-06T05:32:00Z">
              <w:r>
                <w:rPr>
                  <w:sz w:val="17"/>
                </w:rPr>
                <w:t>114</w:t>
              </w:r>
            </w:ins>
          </w:p>
        </w:tc>
        <w:tc>
          <w:tcPr>
            <w:tcW w:w="1872" w:type="dxa"/>
            <w:tcMar>
              <w:top w:w="80" w:type="dxa"/>
              <w:left w:w="90" w:type="dxa"/>
              <w:bottom w:w="80" w:type="dxa"/>
              <w:right w:w="90" w:type="dxa"/>
            </w:tcMar>
            <w:vAlign w:val="center"/>
          </w:tcPr>
          <w:p w14:paraId="24DF158E" w14:textId="77777777" w:rsidR="00CA3471" w:rsidRDefault="00C274BD">
            <w:pPr>
              <w:spacing w:after="0" w:line="240" w:lineRule="auto"/>
              <w:jc w:val="left"/>
              <w:rPr>
                <w:ins w:id="444" w:author="SHM-EM Authors" w:date="2026-09-06T13:32:00Z" w16du:dateUtc="2026-09-06T05:32:00Z"/>
              </w:rPr>
            </w:pPr>
            <w:ins w:id="445" w:author="SHM-EM Authors" w:date="2026-09-06T13:32:00Z" w16du:dateUtc="2026-09-06T05:32:00Z">
              <w:r>
                <w:rPr>
                  <w:sz w:val="17"/>
                </w:rPr>
                <w:t>14</w:t>
              </w:r>
            </w:ins>
          </w:p>
        </w:tc>
      </w:tr>
      <w:tr w:rsidR="00CA3471" w14:paraId="76A09202" w14:textId="77777777">
        <w:trPr>
          <w:jc w:val="center"/>
          <w:ins w:id="446" w:author="SHM-EM Authors" w:date="2026-09-06T13:32:00Z" w16du:dateUtc="2026-09-06T05:32:00Z"/>
        </w:trPr>
        <w:tc>
          <w:tcPr>
            <w:tcW w:w="1872" w:type="dxa"/>
            <w:tcMar>
              <w:top w:w="80" w:type="dxa"/>
              <w:left w:w="90" w:type="dxa"/>
              <w:bottom w:w="80" w:type="dxa"/>
              <w:right w:w="90" w:type="dxa"/>
            </w:tcMar>
            <w:vAlign w:val="center"/>
          </w:tcPr>
          <w:p w14:paraId="5334F944" w14:textId="77777777" w:rsidR="00CA3471" w:rsidRDefault="00C274BD">
            <w:pPr>
              <w:spacing w:after="0" w:line="240" w:lineRule="auto"/>
              <w:jc w:val="left"/>
              <w:rPr>
                <w:ins w:id="447" w:author="SHM-EM Authors" w:date="2026-09-06T13:32:00Z" w16du:dateUtc="2026-09-06T05:32:00Z"/>
              </w:rPr>
            </w:pPr>
            <w:ins w:id="448" w:author="SHM-EM Authors" w:date="2026-09-06T13:32:00Z" w16du:dateUtc="2026-09-06T05:32:00Z">
              <w:r>
                <w:rPr>
                  <w:sz w:val="17"/>
                </w:rPr>
                <w:t>Water</w:t>
              </w:r>
            </w:ins>
          </w:p>
        </w:tc>
        <w:tc>
          <w:tcPr>
            <w:tcW w:w="1872" w:type="dxa"/>
            <w:tcMar>
              <w:top w:w="80" w:type="dxa"/>
              <w:left w:w="90" w:type="dxa"/>
              <w:bottom w:w="80" w:type="dxa"/>
              <w:right w:w="90" w:type="dxa"/>
            </w:tcMar>
            <w:vAlign w:val="center"/>
          </w:tcPr>
          <w:p w14:paraId="324B92CD" w14:textId="77777777" w:rsidR="00CA3471" w:rsidRDefault="00C274BD">
            <w:pPr>
              <w:spacing w:after="0" w:line="240" w:lineRule="auto"/>
              <w:jc w:val="left"/>
              <w:rPr>
                <w:ins w:id="449" w:author="SHM-EM Authors" w:date="2026-09-06T13:32:00Z" w16du:dateUtc="2026-09-06T05:32:00Z"/>
              </w:rPr>
            </w:pPr>
            <w:ins w:id="450" w:author="SHM-EM Authors" w:date="2026-09-06T13:32:00Z" w16du:dateUtc="2026-09-06T05:32:00Z">
              <w:r>
                <w:rPr>
                  <w:sz w:val="17"/>
                </w:rPr>
                <w:t>Groundwater elevation (m)</w:t>
              </w:r>
            </w:ins>
          </w:p>
        </w:tc>
        <w:tc>
          <w:tcPr>
            <w:tcW w:w="1872" w:type="dxa"/>
            <w:tcMar>
              <w:top w:w="80" w:type="dxa"/>
              <w:left w:w="90" w:type="dxa"/>
              <w:bottom w:w="80" w:type="dxa"/>
              <w:right w:w="90" w:type="dxa"/>
            </w:tcMar>
            <w:vAlign w:val="center"/>
          </w:tcPr>
          <w:p w14:paraId="184B87EF" w14:textId="77777777" w:rsidR="00CA3471" w:rsidRDefault="00C274BD">
            <w:pPr>
              <w:spacing w:after="0" w:line="240" w:lineRule="auto"/>
              <w:jc w:val="left"/>
              <w:rPr>
                <w:ins w:id="451" w:author="SHM-EM Authors" w:date="2026-09-06T13:32:00Z" w16du:dateUtc="2026-09-06T05:32:00Z"/>
              </w:rPr>
            </w:pPr>
            <w:ins w:id="452" w:author="SHM-EM Authors" w:date="2026-09-06T13:32:00Z" w16du:dateUtc="2026-09-06T05:32:00Z">
              <w:r>
                <w:rPr>
                  <w:sz w:val="17"/>
                </w:rPr>
                <w:t>13</w:t>
              </w:r>
            </w:ins>
          </w:p>
        </w:tc>
        <w:tc>
          <w:tcPr>
            <w:tcW w:w="1872" w:type="dxa"/>
            <w:tcMar>
              <w:top w:w="80" w:type="dxa"/>
              <w:left w:w="90" w:type="dxa"/>
              <w:bottom w:w="80" w:type="dxa"/>
              <w:right w:w="90" w:type="dxa"/>
            </w:tcMar>
            <w:vAlign w:val="center"/>
          </w:tcPr>
          <w:p w14:paraId="24AA9DEA" w14:textId="77777777" w:rsidR="00CA3471" w:rsidRDefault="00C274BD">
            <w:pPr>
              <w:spacing w:after="0" w:line="240" w:lineRule="auto"/>
              <w:jc w:val="left"/>
              <w:rPr>
                <w:ins w:id="453" w:author="SHM-EM Authors" w:date="2026-09-06T13:32:00Z" w16du:dateUtc="2026-09-06T05:32:00Z"/>
              </w:rPr>
            </w:pPr>
            <w:ins w:id="454" w:author="SHM-EM Authors" w:date="2026-09-06T13:32:00Z" w16du:dateUtc="2026-09-06T05:32:00Z">
              <w:r>
                <w:rPr>
                  <w:sz w:val="17"/>
                </w:rPr>
                <w:t>114</w:t>
              </w:r>
            </w:ins>
          </w:p>
        </w:tc>
        <w:tc>
          <w:tcPr>
            <w:tcW w:w="1872" w:type="dxa"/>
            <w:tcMar>
              <w:top w:w="80" w:type="dxa"/>
              <w:left w:w="90" w:type="dxa"/>
              <w:bottom w:w="80" w:type="dxa"/>
              <w:right w:w="90" w:type="dxa"/>
            </w:tcMar>
            <w:vAlign w:val="center"/>
          </w:tcPr>
          <w:p w14:paraId="4078D56D" w14:textId="77777777" w:rsidR="00CA3471" w:rsidRDefault="00C274BD">
            <w:pPr>
              <w:spacing w:after="0" w:line="240" w:lineRule="auto"/>
              <w:jc w:val="left"/>
              <w:rPr>
                <w:ins w:id="455" w:author="SHM-EM Authors" w:date="2026-09-06T13:32:00Z" w16du:dateUtc="2026-09-06T05:32:00Z"/>
              </w:rPr>
            </w:pPr>
            <w:ins w:id="456" w:author="SHM-EM Authors" w:date="2026-09-06T13:32:00Z" w16du:dateUtc="2026-09-06T05:32:00Z">
              <w:r>
                <w:rPr>
                  <w:sz w:val="17"/>
                </w:rPr>
                <w:t>2</w:t>
              </w:r>
            </w:ins>
          </w:p>
        </w:tc>
      </w:tr>
      <w:tr w:rsidR="00CA3471" w14:paraId="2060BDCC" w14:textId="77777777">
        <w:trPr>
          <w:jc w:val="center"/>
          <w:ins w:id="457" w:author="SHM-EM Authors" w:date="2026-09-06T13:32:00Z" w16du:dateUtc="2026-09-06T05:32:00Z"/>
        </w:trPr>
        <w:tc>
          <w:tcPr>
            <w:tcW w:w="1872" w:type="dxa"/>
            <w:tcMar>
              <w:top w:w="80" w:type="dxa"/>
              <w:left w:w="90" w:type="dxa"/>
              <w:bottom w:w="80" w:type="dxa"/>
              <w:right w:w="90" w:type="dxa"/>
            </w:tcMar>
            <w:vAlign w:val="center"/>
          </w:tcPr>
          <w:p w14:paraId="090E47A6" w14:textId="77777777" w:rsidR="00CA3471" w:rsidRDefault="00C274BD">
            <w:pPr>
              <w:spacing w:after="0" w:line="240" w:lineRule="auto"/>
              <w:jc w:val="left"/>
              <w:rPr>
                <w:ins w:id="458" w:author="SHM-EM Authors" w:date="2026-09-06T13:32:00Z" w16du:dateUtc="2026-09-06T05:32:00Z"/>
              </w:rPr>
            </w:pPr>
            <w:ins w:id="459" w:author="SHM-EM Authors" w:date="2026-09-06T13:32:00Z" w16du:dateUtc="2026-09-06T05:32:00Z">
              <w:r>
                <w:rPr>
                  <w:sz w:val="17"/>
                </w:rPr>
                <w:t>Settlement</w:t>
              </w:r>
            </w:ins>
          </w:p>
        </w:tc>
        <w:tc>
          <w:tcPr>
            <w:tcW w:w="1872" w:type="dxa"/>
            <w:tcMar>
              <w:top w:w="80" w:type="dxa"/>
              <w:left w:w="90" w:type="dxa"/>
              <w:bottom w:w="80" w:type="dxa"/>
              <w:right w:w="90" w:type="dxa"/>
            </w:tcMar>
            <w:vAlign w:val="center"/>
          </w:tcPr>
          <w:p w14:paraId="03DF5498" w14:textId="77777777" w:rsidR="00CA3471" w:rsidRDefault="00C274BD">
            <w:pPr>
              <w:spacing w:after="0" w:line="240" w:lineRule="auto"/>
              <w:jc w:val="left"/>
              <w:rPr>
                <w:ins w:id="460" w:author="SHM-EM Authors" w:date="2026-09-06T13:32:00Z" w16du:dateUtc="2026-09-06T05:32:00Z"/>
              </w:rPr>
            </w:pPr>
            <w:ins w:id="461" w:author="SHM-EM Authors" w:date="2026-09-06T13:32:00Z" w16du:dateUtc="2026-09-06T05:32:00Z">
              <w:r>
                <w:rPr>
                  <w:sz w:val="17"/>
                </w:rPr>
                <w:t>Surface settlement (mm)</w:t>
              </w:r>
            </w:ins>
          </w:p>
        </w:tc>
        <w:tc>
          <w:tcPr>
            <w:tcW w:w="1872" w:type="dxa"/>
            <w:tcMar>
              <w:top w:w="80" w:type="dxa"/>
              <w:left w:w="90" w:type="dxa"/>
              <w:bottom w:w="80" w:type="dxa"/>
              <w:right w:w="90" w:type="dxa"/>
            </w:tcMar>
            <w:vAlign w:val="center"/>
          </w:tcPr>
          <w:p w14:paraId="29BD01EB" w14:textId="77777777" w:rsidR="00CA3471" w:rsidRDefault="00C274BD">
            <w:pPr>
              <w:spacing w:after="0" w:line="240" w:lineRule="auto"/>
              <w:jc w:val="left"/>
              <w:rPr>
                <w:ins w:id="462" w:author="SHM-EM Authors" w:date="2026-09-06T13:32:00Z" w16du:dateUtc="2026-09-06T05:32:00Z"/>
              </w:rPr>
            </w:pPr>
            <w:ins w:id="463" w:author="SHM-EM Authors" w:date="2026-09-06T13:32:00Z" w16du:dateUtc="2026-09-06T05:32:00Z">
              <w:r>
                <w:rPr>
                  <w:sz w:val="17"/>
                </w:rPr>
                <w:t>12</w:t>
              </w:r>
            </w:ins>
          </w:p>
        </w:tc>
        <w:tc>
          <w:tcPr>
            <w:tcW w:w="1872" w:type="dxa"/>
            <w:tcMar>
              <w:top w:w="80" w:type="dxa"/>
              <w:left w:w="90" w:type="dxa"/>
              <w:bottom w:w="80" w:type="dxa"/>
              <w:right w:w="90" w:type="dxa"/>
            </w:tcMar>
            <w:vAlign w:val="center"/>
          </w:tcPr>
          <w:p w14:paraId="52FF5EC6" w14:textId="77777777" w:rsidR="00CA3471" w:rsidRDefault="00C274BD">
            <w:pPr>
              <w:spacing w:after="0" w:line="240" w:lineRule="auto"/>
              <w:jc w:val="left"/>
              <w:rPr>
                <w:ins w:id="464" w:author="SHM-EM Authors" w:date="2026-09-06T13:32:00Z" w16du:dateUtc="2026-09-06T05:32:00Z"/>
              </w:rPr>
            </w:pPr>
            <w:ins w:id="465" w:author="SHM-EM Authors" w:date="2026-09-06T13:32:00Z" w16du:dateUtc="2026-09-06T05:32:00Z">
              <w:r>
                <w:rPr>
                  <w:sz w:val="17"/>
                </w:rPr>
                <w:t>164</w:t>
              </w:r>
            </w:ins>
          </w:p>
        </w:tc>
        <w:tc>
          <w:tcPr>
            <w:tcW w:w="1872" w:type="dxa"/>
            <w:tcMar>
              <w:top w:w="80" w:type="dxa"/>
              <w:left w:w="90" w:type="dxa"/>
              <w:bottom w:w="80" w:type="dxa"/>
              <w:right w:w="90" w:type="dxa"/>
            </w:tcMar>
            <w:vAlign w:val="center"/>
          </w:tcPr>
          <w:p w14:paraId="29E3B9EF" w14:textId="77777777" w:rsidR="00CA3471" w:rsidRDefault="00C274BD">
            <w:pPr>
              <w:spacing w:after="0" w:line="240" w:lineRule="auto"/>
              <w:jc w:val="left"/>
              <w:rPr>
                <w:ins w:id="466" w:author="SHM-EM Authors" w:date="2026-09-06T13:32:00Z" w16du:dateUtc="2026-09-06T05:32:00Z"/>
              </w:rPr>
            </w:pPr>
            <w:ins w:id="467" w:author="SHM-EM Authors" w:date="2026-09-06T13:32:00Z" w16du:dateUtc="2026-09-06T05:32:00Z">
              <w:r>
                <w:rPr>
                  <w:sz w:val="17"/>
                </w:rPr>
                <w:t>10</w:t>
              </w:r>
            </w:ins>
          </w:p>
        </w:tc>
      </w:tr>
    </w:tbl>
    <w:p w14:paraId="3A5E08E3" w14:textId="77777777" w:rsidR="00CA3471" w:rsidRDefault="00CA3471">
      <w:pPr>
        <w:spacing w:after="0"/>
        <w:rPr>
          <w:moveTo w:id="468" w:author="SHM-EM Authors" w:date="2026-09-06T13:32:00Z" w16du:dateUtc="2026-09-06T05:32:00Z"/>
        </w:rPr>
      </w:pPr>
      <w:moveToRangeStart w:id="469" w:author="SHM-EM Authors" w:date="2026-09-06T13:32:00Z" w:name="move239593980"/>
    </w:p>
    <w:p w14:paraId="4487B4C5" w14:textId="77777777" w:rsidR="00CA3471" w:rsidRDefault="00C274BD">
      <w:pPr>
        <w:rPr>
          <w:ins w:id="470" w:author="SHM-EM Authors" w:date="2026-09-06T13:32:00Z" w16du:dateUtc="2026-09-06T05:32:00Z"/>
        </w:rPr>
      </w:pPr>
      <w:moveTo w:id="471" w:author="SHM-EM Authors" w:date="2026-09-06T13:32:00Z" w16du:dateUtc="2026-09-06T05:32:00Z">
        <w:r>
          <w:t xml:space="preserve">Full </w:t>
        </w:r>
      </w:moveTo>
      <w:moveToRangeEnd w:id="469"/>
      <w:ins w:id="472" w:author="SHM-EM Authors" w:date="2026-09-06T13:32:00Z" w16du:dateUtc="2026-09-06T05:32:00Z">
        <w:r>
          <w:t>fields, mappings, hashes, and model parameters are repository evidence. Listing 1 shows the manuscript-facing schema subset.</w:t>
        </w:r>
      </w:ins>
    </w:p>
    <w:p w14:paraId="252ECE46" w14:textId="77777777" w:rsidR="00CA3471" w:rsidRDefault="00C274BD">
      <w:pPr>
        <w:pStyle w:val="FigureCaption"/>
        <w:keepNext/>
        <w:rPr>
          <w:ins w:id="473" w:author="SHM-EM Authors" w:date="2026-09-06T13:32:00Z" w16du:dateUtc="2026-09-06T05:32:00Z"/>
        </w:rPr>
      </w:pPr>
      <w:ins w:id="474" w:author="SHM-EM Authors" w:date="2026-09-06T13:32:00Z" w16du:dateUtc="2026-09-06T05:32:00Z">
        <w:r>
          <w:t>Listing 1. Compact extract from the versioned contract.</w:t>
        </w:r>
      </w:ins>
    </w:p>
    <w:tbl>
      <w:tblPr>
        <w:tblW w:w="0" w:type="auto"/>
        <w:jc w:val="center"/>
        <w:tblLook w:val="04A0" w:firstRow="1" w:lastRow="0" w:firstColumn="1" w:lastColumn="0" w:noHBand="0" w:noVBand="1"/>
      </w:tblPr>
      <w:tblGrid>
        <w:gridCol w:w="9360"/>
      </w:tblGrid>
      <w:tr w:rsidR="00CA3471" w14:paraId="5649BBAD" w14:textId="77777777">
        <w:trPr>
          <w:jc w:val="center"/>
          <w:ins w:id="475" w:author="SHM-EM Authors" w:date="2026-09-06T13:32:00Z" w16du:dateUtc="2026-09-06T05:32:00Z"/>
        </w:trPr>
        <w:tc>
          <w:tcPr>
            <w:tcW w:w="9360" w:type="dxa"/>
            <w:shd w:val="clear" w:color="auto" w:fill="F3F5F8"/>
            <w:tcMar>
              <w:top w:w="120" w:type="dxa"/>
              <w:left w:w="160" w:type="dxa"/>
              <w:bottom w:w="120" w:type="dxa"/>
              <w:right w:w="160" w:type="dxa"/>
            </w:tcMar>
          </w:tcPr>
          <w:p w14:paraId="0FAC0BB4" w14:textId="77777777" w:rsidR="00CA3471" w:rsidRDefault="00C274BD">
            <w:pPr>
              <w:spacing w:after="0" w:line="240" w:lineRule="auto"/>
              <w:rPr>
                <w:ins w:id="476" w:author="SHM-EM Authors" w:date="2026-09-06T13:32:00Z" w16du:dateUtc="2026-09-06T05:32:00Z"/>
              </w:rPr>
            </w:pPr>
            <w:ins w:id="477" w:author="SHM-EM Authors" w:date="2026-09-06T13:32:00Z" w16du:dateUtc="2026-09-06T05:32:00Z">
              <w:r>
                <w:rPr>
                  <w:rFonts w:ascii="Courier New" w:hAnsi="Courier New"/>
                  <w:sz w:val="15"/>
                </w:rPr>
                <w:t>{</w:t>
              </w:r>
              <w:r>
                <w:rPr>
                  <w:rFonts w:ascii="Courier New" w:hAnsi="Courier New"/>
                  <w:sz w:val="15"/>
                </w:rPr>
                <w:br/>
                <w:t xml:space="preserve">  "contractVersion": "pit_pre_contract_v1",</w:t>
              </w:r>
              <w:r>
                <w:rPr>
                  <w:rFonts w:ascii="Courier New" w:hAnsi="Courier New"/>
                  <w:sz w:val="15"/>
                </w:rPr>
                <w:br/>
                <w:t xml:space="preserve">  "timeline": {"steps": 40, "stepMinutes": 3, "sharedBaseTime": true},</w:t>
              </w:r>
              <w:r>
                <w:rPr>
                  <w:rFonts w:ascii="Courier New" w:hAnsi="Courier New"/>
                  <w:sz w:val="15"/>
                </w:rPr>
                <w:br/>
                <w:t xml:space="preserve">  "model": {"code": "settlement", "history": 12, "inputs": 164, "outputs": 10},</w:t>
              </w:r>
              <w:r>
                <w:rPr>
                  <w:rFonts w:ascii="Courier New" w:hAnsi="Courier New"/>
                  <w:sz w:val="15"/>
                </w:rPr>
                <w:br/>
                <w:t xml:space="preserve">  "feature": {"order": 115, "code": "dtu1_point1_settlement_value",</w:t>
              </w:r>
              <w:r>
                <w:rPr>
                  <w:rFonts w:ascii="Courier New" w:hAnsi="Courier New"/>
                  <w:sz w:val="15"/>
                </w:rPr>
                <w:br/>
              </w:r>
              <w:r>
                <w:rPr>
                  <w:rFonts w:ascii="Courier New" w:hAnsi="Courier New"/>
                  <w:sz w:val="15"/>
                </w:rPr>
                <w:t xml:space="preserve">              "rawUnit": "mm", "engineeringUnit": "mm", "required": true},</w:t>
              </w:r>
              <w:r>
                <w:rPr>
                  <w:rFonts w:ascii="Courier New" w:hAnsi="Courier New"/>
                  <w:sz w:val="15"/>
                </w:rPr>
                <w:br/>
                <w:t xml:space="preserve">  "inputSchemaSha256": "5c2f6f0f...672daa65f1"</w:t>
              </w:r>
              <w:r>
                <w:rPr>
                  <w:rFonts w:ascii="Courier New" w:hAnsi="Courier New"/>
                  <w:sz w:val="15"/>
                </w:rPr>
                <w:br/>
                <w:t>}</w:t>
              </w:r>
            </w:ins>
          </w:p>
        </w:tc>
      </w:tr>
    </w:tbl>
    <w:p w14:paraId="65B1BA08" w14:textId="77777777" w:rsidR="00CA3471" w:rsidRDefault="00CA3471">
      <w:pPr>
        <w:spacing w:after="0"/>
        <w:rPr>
          <w:ins w:id="478" w:author="SHM-EM Authors" w:date="2026-09-06T13:32:00Z" w16du:dateUtc="2026-09-06T05:32:00Z"/>
        </w:rPr>
      </w:pPr>
    </w:p>
    <w:p w14:paraId="6E3AAB1B" w14:textId="77777777" w:rsidR="00CA3471" w:rsidRDefault="00C274BD">
      <w:pPr>
        <w:rPr>
          <w:ins w:id="479" w:author="SHM-EM Authors" w:date="2026-09-06T13:32:00Z" w16du:dateUtc="2026-09-06T05:32:00Z"/>
        </w:rPr>
      </w:pPr>
      <w:ins w:id="480" w:author="SHM-EM Authors" w:date="2026-09-06T13:32:00Z" w16du:dateUtc="2026-09-06T05:32:00Z">
        <w:r>
          <w:t xml:space="preserve">The schema-validated example and database export are in </w:t>
        </w:r>
        <w:r>
          <w:rPr>
            <w:rFonts w:ascii="Courier New" w:hAnsi="Courier New"/>
            <w:sz w:val="18"/>
          </w:rPr>
          <w:t>docs/revision/examples/</w:t>
        </w:r>
        <w:r>
          <w:t xml:space="preserve"> and </w:t>
        </w:r>
        <w:r>
          <w:rPr>
            <w:rFonts w:ascii="Courier New" w:hAnsi="Courier New"/>
            <w:sz w:val="18"/>
          </w:rPr>
          <w:t>artifacts/revision/manuscript/</w:t>
        </w:r>
        <w:r>
          <w:t>.</w:t>
        </w:r>
      </w:ins>
    </w:p>
    <w:p w14:paraId="5BC321B8" w14:textId="77777777" w:rsidR="00CA3471" w:rsidRDefault="00C274BD">
      <w:pPr>
        <w:pStyle w:val="4"/>
        <w:rPr>
          <w:ins w:id="481" w:author="SHM-EM Authors" w:date="2026-09-06T13:32:00Z" w16du:dateUtc="2026-09-06T05:32:00Z"/>
        </w:rPr>
      </w:pPr>
      <w:ins w:id="482" w:author="SHM-EM Authors" w:date="2026-09-06T13:32:00Z" w16du:dateUtc="2026-09-06T05:32:00Z">
        <w:r>
          <w:rPr>
            <w:b w:val="0"/>
            <w:i w:val="0"/>
          </w:rPr>
          <w:t>Missing and asynchronous observations</w:t>
        </w:r>
      </w:ins>
    </w:p>
    <w:p w14:paraId="67F173DF" w14:textId="77777777" w:rsidR="00CA3471" w:rsidRDefault="00C274BD">
      <w:pPr>
        <w:rPr>
          <w:ins w:id="483" w:author="SHM-EM Authors" w:date="2026-09-06T13:32:00Z" w16du:dateUtc="2026-09-06T05:32:00Z"/>
        </w:rPr>
      </w:pPr>
      <w:ins w:id="484" w:author="SHM-EM Authors" w:date="2026-09-06T13:32:00Z" w16du:dateUtc="2026-09-06T05:32:00Z">
        <w:r>
          <w:t>Each required feature is matched backward-asof to a 3-min grid within one cadence; unresolved partial gaps use the declared linear interpolation and boundary-fill policy. Runs record signed source-time offsets, fill counts, ratios, and gap summaries. If an entire required feature is unavailable, or a required value remains unresolved, inference is rejected. Freshness is checked separately: OPERATIONAL uses wall-clock age, whereas REPLAY uses scenario time.</w:t>
        </w:r>
      </w:ins>
    </w:p>
    <w:p w14:paraId="34F71EA9" w14:textId="77777777" w:rsidR="00CA3471" w:rsidRDefault="00C274BD">
      <w:pPr>
        <w:pStyle w:val="3"/>
        <w:rPr>
          <w:ins w:id="485" w:author="SHM-EM Authors" w:date="2026-09-06T13:32:00Z" w16du:dateUtc="2026-09-06T05:32:00Z"/>
        </w:rPr>
      </w:pPr>
      <w:ins w:id="486" w:author="SHM-EM Authors" w:date="2026-09-06T13:32:00Z" w16du:dateUtc="2026-09-06T05:32:00Z">
        <w:r>
          <w:rPr>
            <w:b w:val="0"/>
          </w:rPr>
          <w:t>2.1.3 Multi-target rolling forecasts and Project Future State</w:t>
        </w:r>
      </w:ins>
    </w:p>
    <w:p w14:paraId="075FFB69" w14:textId="77777777" w:rsidR="00CA3471" w:rsidRDefault="00C274BD">
      <w:pPr>
        <w:rPr>
          <w:ins w:id="487" w:author="SHM-EM Authors" w:date="2026-09-06T13:32:00Z" w16du:dateUtc="2026-09-06T05:32:00Z"/>
        </w:rPr>
      </w:pPr>
      <w:ins w:id="488" w:author="SHM-EM Authors" w:date="2026-09-06T13:32:00Z" w16du:dateUtc="2026-09-06T05:32:00Z">
        <w:r>
          <w:t>A batch identifies its project, base time, cadence, horizon, and required models. Runs retain contract, input, artifact, alignment, and integrity metadata; results retain target, step, time, raw and engineering values, unit, conversion, and quality. Project Future State deterministically summarizes synchronized predictions and rule-bound risk without replacing formal rules or implying uncertainty estimation or multi-physics learning.</w:t>
        </w:r>
      </w:ins>
    </w:p>
    <w:p w14:paraId="083C9F99" w14:textId="77777777" w:rsidR="00CA3471" w:rsidRDefault="00C274BD">
      <w:pPr>
        <w:pStyle w:val="FigureCaption"/>
        <w:keepNext/>
        <w:rPr>
          <w:ins w:id="489" w:author="SHM-EM Authors" w:date="2026-09-06T13:32:00Z" w16du:dateUtc="2026-09-06T05:32:00Z"/>
        </w:rPr>
      </w:pPr>
      <w:ins w:id="490" w:author="SHM-EM Authors" w:date="2026-09-06T13:32:00Z" w16du:dateUtc="2026-09-06T05:32:00Z">
        <w:r>
          <w:t>Algorithm 1. Policy-bound Project Future State aggregation.</w:t>
        </w:r>
      </w:ins>
    </w:p>
    <w:tbl>
      <w:tblPr>
        <w:tblW w:w="0" w:type="auto"/>
        <w:jc w:val="center"/>
        <w:tblLook w:val="04A0" w:firstRow="1" w:lastRow="0" w:firstColumn="1" w:lastColumn="0" w:noHBand="0" w:noVBand="1"/>
      </w:tblPr>
      <w:tblGrid>
        <w:gridCol w:w="9360"/>
      </w:tblGrid>
      <w:tr w:rsidR="00CA3471" w14:paraId="1BBCDB4B" w14:textId="77777777">
        <w:trPr>
          <w:jc w:val="center"/>
          <w:ins w:id="491" w:author="SHM-EM Authors" w:date="2026-09-06T13:32:00Z" w16du:dateUtc="2026-09-06T05:32:00Z"/>
        </w:trPr>
        <w:tc>
          <w:tcPr>
            <w:tcW w:w="9360" w:type="dxa"/>
            <w:shd w:val="clear" w:color="auto" w:fill="F3F5F8"/>
            <w:tcMar>
              <w:top w:w="120" w:type="dxa"/>
              <w:left w:w="160" w:type="dxa"/>
              <w:bottom w:w="120" w:type="dxa"/>
              <w:right w:w="160" w:type="dxa"/>
            </w:tcMar>
          </w:tcPr>
          <w:p w14:paraId="18C369C1" w14:textId="77777777" w:rsidR="00CA3471" w:rsidRDefault="00C274BD">
            <w:pPr>
              <w:spacing w:after="0" w:line="240" w:lineRule="auto"/>
              <w:rPr>
                <w:ins w:id="492" w:author="SHM-EM Authors" w:date="2026-09-06T13:32:00Z" w16du:dateUtc="2026-09-06T05:32:00Z"/>
              </w:rPr>
            </w:pPr>
            <w:ins w:id="493" w:author="SHM-EM Authors" w:date="2026-09-06T13:32:00Z" w16du:dateUtc="2026-09-06T05:32:00Z">
              <w:r>
                <w:rPr>
                  <w:rFonts w:ascii="Courier New" w:hAnsi="Courier New"/>
                  <w:sz w:val="15"/>
                </w:rPr>
                <w:t>INPUT project, batch, horizon, mode, reference time</w:t>
              </w:r>
              <w:r>
                <w:rPr>
                  <w:rFonts w:ascii="Courier New" w:hAnsi="Courier New"/>
                  <w:sz w:val="15"/>
                </w:rPr>
                <w:br/>
                <w:t>1 Validate the active policy and its canonical hash.</w:t>
              </w:r>
              <w:r>
                <w:rPr>
                  <w:rFonts w:ascii="Courier New" w:hAnsi="Courier New"/>
                  <w:sz w:val="15"/>
                </w:rPr>
                <w:br/>
                <w:t>2 Resolve a successful project-owned batch and positive horizon.</w:t>
              </w:r>
              <w:r>
                <w:rPr>
                  <w:rFonts w:ascii="Courier New" w:hAnsi="Courier New"/>
                  <w:sz w:val="15"/>
                </w:rPr>
                <w:br/>
                <w:t>3 Inspect Gate eligibility for the requested temporal mode.</w:t>
              </w:r>
              <w:r>
                <w:rPr>
                  <w:rFonts w:ascii="Courier New" w:hAnsi="Courier New"/>
                  <w:sz w:val="15"/>
                </w:rPr>
                <w:br/>
                <w:t>4 Load engineering-valued predictions and unit-compatible rule levels.</w:t>
              </w:r>
              <w:r>
                <w:rPr>
                  <w:rFonts w:ascii="Courier New" w:hAnsi="Courier New"/>
                  <w:sz w:val="15"/>
                </w:rPr>
                <w:br/>
                <w:t>5 Evaluate each target by step with independent consecutive streaks.</w:t>
              </w:r>
              <w:r>
                <w:rPr>
                  <w:rFonts w:ascii="Courier New" w:hAnsi="Courier New"/>
                  <w:sz w:val="15"/>
                </w:rPr>
                <w:br/>
                <w:t>6 Assign the highest activated severity and activation time.</w:t>
              </w:r>
              <w:r>
                <w:rPr>
                  <w:rFonts w:ascii="Courier New" w:hAnsi="Courier New"/>
                  <w:sz w:val="15"/>
                </w:rPr>
                <w:br/>
              </w:r>
              <w:r>
                <w:rPr>
                  <w:rFonts w:ascii="Courier New" w:hAnsi="Courier New"/>
                  <w:sz w:val="15"/>
                </w:rPr>
                <w:t>7 Derive forecast risk; merge it with open observed-event risk.</w:t>
              </w:r>
              <w:r>
                <w:rPr>
                  <w:rFonts w:ascii="Courier New" w:hAnsi="Courier New"/>
                  <w:sz w:val="15"/>
                </w:rPr>
                <w:br/>
                <w:t>8 Aggregate target, station, and future-timeline summaries.</w:t>
              </w:r>
              <w:r>
                <w:rPr>
                  <w:rFonts w:ascii="Courier New" w:hAnsi="Courier New"/>
                  <w:sz w:val="15"/>
                </w:rPr>
                <w:br/>
                <w:t>9 Hash canonical state and return policy, Gate, risks, and summaries.</w:t>
              </w:r>
            </w:ins>
          </w:p>
        </w:tc>
      </w:tr>
    </w:tbl>
    <w:p w14:paraId="37359F58" w14:textId="77777777" w:rsidR="00CA3471" w:rsidRDefault="00CA3471">
      <w:pPr>
        <w:spacing w:after="0"/>
        <w:rPr>
          <w:ins w:id="494" w:author="SHM-EM Authors" w:date="2026-09-06T13:32:00Z" w16du:dateUtc="2026-09-06T05:32:00Z"/>
        </w:rPr>
      </w:pPr>
    </w:p>
    <w:p w14:paraId="1F2EB74E" w14:textId="77777777" w:rsidR="00CA3471" w:rsidRDefault="00C274BD">
      <w:pPr>
        <w:rPr>
          <w:ins w:id="495" w:author="SHM-EM Authors" w:date="2026-09-06T13:32:00Z" w16du:dateUtc="2026-09-06T05:32:00Z"/>
        </w:rPr>
      </w:pPr>
      <w:ins w:id="496" w:author="SHM-EM Authors" w:date="2026-09-06T13:32:00Z" w16du:dateUtc="2026-09-06T05:32:00Z">
        <w:r>
          <w:t xml:space="preserve">Inclusive operators and </w:t>
        </w:r>
        <w:r>
          <w:rPr>
            <w:rFonts w:ascii="Courier New" w:hAnsi="Courier New"/>
            <w:sz w:val="18"/>
          </w:rPr>
          <w:t>between</w:t>
        </w:r>
        <w:r>
          <w:t xml:space="preserve"> include equality; strict operators do not. A nonmatch resets its streak, and severity governs risk ordering. Gate status is reported but does not alter the summary or become a hidden Execute prerequisite.</w:t>
        </w:r>
      </w:ins>
    </w:p>
    <w:p w14:paraId="5E3AF7FC" w14:textId="77777777" w:rsidR="00CA3471" w:rsidRDefault="00C274BD">
      <w:pPr>
        <w:pStyle w:val="3"/>
      </w:pPr>
      <w:r>
        <w:rPr>
          <w:b w:val="0"/>
        </w:rPr>
        <w:t>2.1.4 Controlled transition from forecasts to engineering events</w:t>
      </w:r>
    </w:p>
    <w:p w14:paraId="6EF282AE" w14:textId="77777777" w:rsidR="0039387D" w:rsidRDefault="00C274BD">
      <w:pPr>
        <w:ind w:firstLine="420"/>
        <w:rPr>
          <w:del w:id="497" w:author="SHM-EM Authors" w:date="2026-09-06T13:32:00Z" w16du:dateUtc="2026-09-06T05:32:00Z"/>
        </w:rPr>
      </w:pPr>
      <w:del w:id="498" w:author="SHM-EM Authors" w:date="2026-09-06T13:32:00Z" w16du:dateUtc="2026-09-06T05:32:00Z">
        <w:r>
          <w:rPr>
            <w:rFonts w:eastAsia="Noto Serif CJK SC" w:hint="eastAsia"/>
            <w:sz w:val="20"/>
          </w:rPr>
          <w:delText>After forecasts are stored, SHM-EM validates the batch and prepares a unified engineering series before exposing two independent paths (</w:delText>
        </w:r>
      </w:del>
      <w:ins w:id="499" w:author="SHM-EM Authors" w:date="2026-09-06T13:32:00Z" w16du:dateUtc="2026-09-06T05:32:00Z">
        <w:r>
          <w:rPr>
            <w:rFonts w:ascii="Courier New" w:hAnsi="Courier New"/>
            <w:sz w:val="18"/>
          </w:rPr>
          <w:t>MetricSeriesPoint</w:t>
        </w:r>
        <w:r>
          <w:t xml:space="preserve"> exposes common</w:t>
        </w:r>
      </w:ins>
      <w:moveFromRangeStart w:id="500" w:author="SHM-EM Authors" w:date="2026-09-06T13:32:00Z" w:name="move239593984"/>
      <w:moveFrom w:id="501" w:author="SHM-EM Authors" w:date="2026-09-06T13:32:00Z" w16du:dateUtc="2026-09-06T05:32:00Z">
        <w:r>
          <w:t xml:space="preserve">Fig. </w:t>
        </w:r>
      </w:moveFrom>
      <w:moveFromRangeEnd w:id="500"/>
      <w:del w:id="502" w:author="SHM-EM Authors" w:date="2026-09-06T13:32:00Z" w16du:dateUtc="2026-09-06T05:32:00Z">
        <w:r>
          <w:rPr>
            <w:rFonts w:eastAsia="Noto Serif CJK SC" w:hint="eastAsia"/>
            <w:sz w:val="20"/>
          </w:rPr>
          <w:delText>3C). Observed and forecast values share</w:delText>
        </w:r>
      </w:del>
      <w:r>
        <w:t xml:space="preserve"> object, metric, time, engineering </w:t>
      </w:r>
      <w:del w:id="503" w:author="SHM-EM Authors" w:date="2026-09-06T13:32:00Z" w16du:dateUtc="2026-09-06T05:32:00Z">
        <w:r>
          <w:rPr>
            <w:rFonts w:eastAsia="Noto Serif CJK SC" w:hint="eastAsia"/>
            <w:sz w:val="20"/>
          </w:rPr>
          <w:delText>-</w:delText>
        </w:r>
      </w:del>
      <w:r>
        <w:t xml:space="preserve">value, unit, </w:t>
      </w:r>
      <w:ins w:id="504" w:author="SHM-EM Authors" w:date="2026-09-06T13:32:00Z" w16du:dateUtc="2026-09-06T05:32:00Z">
        <w:r>
          <w:t xml:space="preserve">quality, source, </w:t>
        </w:r>
      </w:ins>
      <w:r>
        <w:t>and provenance fields</w:t>
      </w:r>
      <w:del w:id="505" w:author="SHM-EM Authors" w:date="2026-09-06T13:32:00Z" w16du:dateUtc="2026-09-06T05:32:00Z">
        <w:r>
          <w:rPr>
            <w:rFonts w:eastAsia="Noto Serif CJK SC" w:hint="eastAsia"/>
            <w:sz w:val="20"/>
          </w:rPr>
          <w:delText>. An execution gate is a backend eligibility check applied immediately before formal records are created. It verifies batch status, required</w:delText>
        </w:r>
      </w:del>
      <w:ins w:id="506" w:author="SHM-EM Authors" w:date="2026-09-06T13:32:00Z" w16du:dateUtc="2026-09-06T05:32:00Z">
        <w:r>
          <w:t>; predictions add batch, run,</w:t>
        </w:r>
      </w:ins>
      <w:r>
        <w:t xml:space="preserve"> model</w:t>
      </w:r>
      <w:del w:id="507" w:author="SHM-EM Authors" w:date="2026-09-06T13:32:00Z" w16du:dateUtc="2026-09-06T05:32:00Z">
        <w:r>
          <w:rPr>
            <w:rFonts w:eastAsia="Noto Serif CJK SC" w:hint="eastAsia"/>
            <w:sz w:val="20"/>
          </w:rPr>
          <w:delText xml:space="preserve"> runs and forecast steps, temporal validity, quality flags, and model-bundle hashes. REPLAY uses a scenario clock, OPERATIONAL uses the current clock, and REPRODUCTION supports the isolated public example while suppressing real notifications.</w:delText>
        </w:r>
      </w:del>
    </w:p>
    <w:p w14:paraId="174877C9" w14:textId="77777777" w:rsidR="00CA3471" w:rsidRDefault="00C274BD">
      <w:ins w:id="508" w:author="SHM-EM Authors" w:date="2026-09-06T13:32:00Z" w16du:dateUtc="2026-09-06T05:32:00Z">
        <w:r>
          <w:t xml:space="preserve">, step, conversion, and integrity context. Contract integrity, rule semantics, </w:t>
        </w:r>
      </w:ins>
      <w:r>
        <w:t>Evaluate</w:t>
      </w:r>
      <w:ins w:id="509" w:author="SHM-EM Authors" w:date="2026-09-06T13:32:00Z" w16du:dateUtc="2026-09-06T05:32:00Z">
        <w:r>
          <w:t>,</w:t>
        </w:r>
      </w:ins>
      <w:r>
        <w:t xml:space="preserve"> and Execute </w:t>
      </w:r>
      <w:del w:id="510" w:author="SHM-EM Authors" w:date="2026-09-06T13:32:00Z" w16du:dateUtc="2026-09-06T05:32:00Z">
        <w:r>
          <w:rPr>
            <w:rFonts w:eastAsia="Noto Serif CJK SC" w:hint="eastAsia"/>
            <w:sz w:val="20"/>
          </w:rPr>
          <w:delText xml:space="preserve">use the same rule-calculation logic but </w:delText>
        </w:r>
      </w:del>
      <w:r>
        <w:t xml:space="preserve">remain </w:t>
      </w:r>
      <w:del w:id="511" w:author="SHM-EM Authors" w:date="2026-09-06T13:32:00Z" w16du:dateUtc="2026-09-06T05:32:00Z">
        <w:r>
          <w:rPr>
            <w:rFonts w:eastAsia="Noto Serif CJK SC" w:hint="eastAsia"/>
            <w:sz w:val="20"/>
          </w:rPr>
          <w:delText>separate API paths.</w:delText>
        </w:r>
      </w:del>
      <w:ins w:id="512" w:author="SHM-EM Authors" w:date="2026-09-06T13:32:00Z" w16du:dateUtc="2026-09-06T05:32:00Z">
        <w:r>
          <w:t>distinct.</w:t>
        </w:r>
      </w:ins>
      <w:r>
        <w:t xml:space="preserve"> Evaluate </w:t>
      </w:r>
      <w:ins w:id="513" w:author="SHM-EM Authors" w:date="2026-09-06T13:32:00Z" w16du:dateUtc="2026-09-06T05:32:00Z">
        <w:r>
          <w:t xml:space="preserve">inspects a REPLAY Gate, </w:t>
        </w:r>
      </w:ins>
      <w:r>
        <w:t xml:space="preserve">returns </w:t>
      </w:r>
      <w:del w:id="514" w:author="SHM-EM Authors" w:date="2026-09-06T13:32:00Z" w16du:dateUtc="2026-09-06T05:32:00Z">
        <w:r>
          <w:rPr>
            <w:rFonts w:eastAsia="Noto Serif CJK SC" w:hint="eastAsia"/>
            <w:sz w:val="20"/>
          </w:rPr>
          <w:delText>candidate events and calculation snapshots and stores an audit run without creating formal events or response records. Execute does not consume a stored</w:delText>
        </w:r>
      </w:del>
      <w:ins w:id="515" w:author="SHM-EM Authors" w:date="2026-09-06T13:32:00Z" w16du:dateUtc="2026-09-06T05:32:00Z">
        <w:r>
          <w:t>candidates, and persists one</w:t>
        </w:r>
      </w:ins>
      <w:r>
        <w:t xml:space="preserve"> evaluation</w:t>
      </w:r>
      <w:del w:id="516" w:author="SHM-EM Authors" w:date="2026-09-06T13:32:00Z" w16du:dateUtc="2026-09-06T05:32:00Z">
        <w:r>
          <w:rPr>
            <w:rFonts w:eastAsia="Noto Serif CJK SC" w:hint="eastAsia"/>
            <w:sz w:val="20"/>
          </w:rPr>
          <w:delText xml:space="preserve"> result. It recalculates the rule, rechecks the execution gate, and creates the</w:delText>
        </w:r>
      </w:del>
      <w:ins w:id="517" w:author="SHM-EM Authors" w:date="2026-09-06T13:32:00Z" w16du:dateUtc="2026-09-06T05:32:00Z">
        <w:r>
          <w:t>/audit run, but no</w:t>
        </w:r>
      </w:ins>
      <w:r>
        <w:t xml:space="preserve"> formal event, </w:t>
      </w:r>
      <w:del w:id="518" w:author="SHM-EM Authors" w:date="2026-09-06T13:32:00Z" w16du:dateUtc="2026-09-06T05:32:00Z">
        <w:r>
          <w:rPr>
            <w:rFonts w:eastAsia="Noto Serif CJK SC" w:hint="eastAsia"/>
            <w:sz w:val="20"/>
          </w:rPr>
          <w:delText>response workflow, and provenance only when all conditions are satisfied.</w:delText>
        </w:r>
      </w:del>
      <w:ins w:id="519" w:author="SHM-EM Authors" w:date="2026-09-06T13:32:00Z" w16du:dateUtc="2026-09-06T05:32:00Z">
        <w:r>
          <w:t>Gate record, response, notification, report, evidence, or prediction link. Execute reloads the canonical series, persists a fresh Gate result, revalidates the rule, and only then creates formal records (Fig. 3).</w:t>
        </w:r>
      </w:ins>
    </w:p>
    <w:p w14:paraId="52280973" w14:textId="77777777" w:rsidR="00CA3471" w:rsidRDefault="00C274BD">
      <w:pPr>
        <w:keepLines/>
        <w:spacing w:before="120" w:after="40"/>
        <w:jc w:val="center"/>
        <w:rPr>
          <w:ins w:id="520" w:author="SHM-EM Authors" w:date="2026-09-06T13:32:00Z" w16du:dateUtc="2026-09-06T05:32:00Z"/>
        </w:rPr>
      </w:pPr>
      <w:ins w:id="521" w:author="SHM-EM Authors" w:date="2026-09-06T13:32:00Z" w16du:dateUtc="2026-09-06T05:32:00Z">
        <w:r>
          <w:rPr>
            <w:noProof/>
          </w:rPr>
          <w:drawing>
            <wp:inline distT="0" distB="0" distL="0" distR="0">
              <wp:extent cx="6300000" cy="382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Forecast_to_Event_Sequence.png"/>
                      <pic:cNvPicPr/>
                    </pic:nvPicPr>
                    <pic:blipFill>
                      <a:blip r:embed="rId14"/>
                      <a:stretch>
                        <a:fillRect/>
                      </a:stretch>
                    </pic:blipFill>
                    <pic:spPr>
                      <a:xfrm>
                        <a:off x="0" y="0"/>
                        <a:ext cx="6300000" cy="3825000"/>
                      </a:xfrm>
                      <a:prstGeom prst="rect">
                        <a:avLst/>
                      </a:prstGeom>
                    </pic:spPr>
                  </pic:pic>
                </a:graphicData>
              </a:graphic>
            </wp:inline>
          </w:drawing>
        </w:r>
      </w:ins>
    </w:p>
    <w:p w14:paraId="64FF59CA" w14:textId="77777777" w:rsidR="00CA3471" w:rsidRDefault="00C274BD">
      <w:pPr>
        <w:pStyle w:val="FigureCaption"/>
        <w:rPr>
          <w:ins w:id="522" w:author="SHM-EM Authors" w:date="2026-09-06T13:32:00Z" w16du:dateUtc="2026-09-06T05:32:00Z"/>
        </w:rPr>
      </w:pPr>
      <w:moveToRangeStart w:id="523" w:author="SHM-EM Authors" w:date="2026-09-06T13:32:00Z" w:name="move239593982"/>
      <w:moveTo w:id="524" w:author="SHM-EM Authors" w:date="2026-09-06T13:32:00Z" w16du:dateUtc="2026-09-06T05:32:00Z">
        <w:r>
          <w:t xml:space="preserve">Fig. </w:t>
        </w:r>
      </w:moveTo>
      <w:moveToRangeEnd w:id="523"/>
      <w:ins w:id="525" w:author="SHM-EM Authors" w:date="2026-09-06T13:32:00Z" w16du:dateUtc="2026-09-06T05:32:00Z">
        <w:r>
          <w:t>3. Controlled sequence from persisted forecasts through optional Project Future State inspection, audited Evaluate, independently gated Execute, and formal provenance. OpenAI Codex (model/version unrecorded) assisted layout; authors checked the code-derived sequence.</w:t>
        </w:r>
      </w:ins>
    </w:p>
    <w:p w14:paraId="3324927E" w14:textId="77777777" w:rsidR="00CA3471" w:rsidRDefault="00C274BD">
      <w:pPr>
        <w:pStyle w:val="3"/>
      </w:pPr>
      <w:r>
        <w:rPr>
          <w:b w:val="0"/>
        </w:rPr>
        <w:t>2.1.5 Response, provenance, and reproduction</w:t>
      </w:r>
    </w:p>
    <w:p w14:paraId="70D6D8B8" w14:textId="77777777" w:rsidR="0039387D" w:rsidRDefault="00C274BD">
      <w:pPr>
        <w:ind w:firstLine="420"/>
        <w:rPr>
          <w:del w:id="526" w:author="SHM-EM Authors" w:date="2026-09-06T13:32:00Z" w16du:dateUtc="2026-09-06T05:32:00Z"/>
        </w:rPr>
      </w:pPr>
      <w:del w:id="527" w:author="SHM-EM Authors" w:date="2026-09-06T13:32:00Z" w16du:dateUtc="2026-09-06T05:32:00Z">
        <w:r>
          <w:rPr>
            <w:rFonts w:eastAsia="Noto Serif CJK SC" w:hint="eastAsia"/>
            <w:sz w:val="20"/>
          </w:rPr>
          <w:delText>A formal event</w:delText>
        </w:r>
      </w:del>
      <w:ins w:id="528" w:author="SHM-EM Authors" w:date="2026-09-06T13:32:00Z" w16du:dateUtc="2026-09-06T05:32:00Z">
        <w:r>
          <w:t>Formal events</w:t>
        </w:r>
      </w:ins>
      <w:r>
        <w:t xml:space="preserve"> may </w:t>
      </w:r>
      <w:del w:id="529" w:author="SHM-EM Authors" w:date="2026-09-06T13:32:00Z" w16du:dateUtc="2026-09-06T05:32:00Z">
        <w:r>
          <w:rPr>
            <w:rFonts w:eastAsia="Noto Serif CJK SC" w:hint="eastAsia"/>
            <w:sz w:val="20"/>
          </w:rPr>
          <w:delText>be linked to a response workflow, notification, report, attachment</w:delText>
        </w:r>
      </w:del>
      <w:ins w:id="530" w:author="SHM-EM Authors" w:date="2026-09-06T13:32:00Z" w16du:dateUtc="2026-09-06T05:32:00Z">
        <w:r>
          <w:t>link responses, notifications, reports, generic media attachments</w:t>
        </w:r>
      </w:ins>
      <w:r>
        <w:t xml:space="preserve">, and </w:t>
      </w:r>
      <w:del w:id="531" w:author="SHM-EM Authors" w:date="2026-09-06T13:32:00Z" w16du:dateUtc="2026-09-06T05:32:00Z">
        <w:r>
          <w:rPr>
            <w:rFonts w:eastAsia="Noto Serif CJK SC" w:hint="eastAsia"/>
            <w:sz w:val="20"/>
          </w:rPr>
          <w:delText xml:space="preserve">audit record. For a forecast-driven event, the provenance record also identifies the </w:delText>
        </w:r>
      </w:del>
      <w:ins w:id="532" w:author="SHM-EM Authors" w:date="2026-09-06T13:32:00Z" w16du:dateUtc="2026-09-06T05:32:00Z">
        <w:r>
          <w:t xml:space="preserve">audits; SHM-EM provides no camera control or capture subsystem. </w:t>
        </w:r>
        <w:r>
          <w:rPr>
            <w:rFonts w:ascii="Courier New" w:hAnsi="Courier New"/>
            <w:sz w:val="18"/>
          </w:rPr>
          <w:t>em_event_</w:t>
        </w:r>
      </w:ins>
      <w:r>
        <w:rPr>
          <w:rFonts w:ascii="Courier New" w:hAnsi="Courier New"/>
          <w:sz w:val="18"/>
        </w:rPr>
        <w:t>prediction</w:t>
      </w:r>
      <w:ins w:id="533" w:author="SHM-EM Authors" w:date="2026-09-06T13:32:00Z" w16du:dateUtc="2026-09-06T05:32:00Z">
        <w:r>
          <w:rPr>
            <w:rFonts w:ascii="Courier New" w:hAnsi="Courier New"/>
            <w:sz w:val="18"/>
          </w:rPr>
          <w:t>_link</w:t>
        </w:r>
        <w:r>
          <w:t xml:space="preserve"> records the </w:t>
        </w:r>
      </w:ins>
      <w:r>
        <w:t>batch</w:t>
      </w:r>
      <w:del w:id="534" w:author="SHM-EM Authors" w:date="2026-09-06T13:32:00Z" w16du:dateUtc="2026-09-06T05:32:00Z">
        <w:r>
          <w:rPr>
            <w:rFonts w:eastAsia="Noto Serif CJK SC" w:hint="eastAsia"/>
            <w:sz w:val="20"/>
          </w:rPr>
          <w:delText xml:space="preserve">, model </w:delText>
        </w:r>
      </w:del>
      <w:ins w:id="535" w:author="SHM-EM Authors" w:date="2026-09-06T13:32:00Z" w16du:dateUtc="2026-09-06T05:32:00Z">
        <w:r>
          <w:t>/</w:t>
        </w:r>
      </w:ins>
      <w:r>
        <w:t xml:space="preserve">run, </w:t>
      </w:r>
      <w:del w:id="536" w:author="SHM-EM Authors" w:date="2026-09-06T13:32:00Z" w16du:dateUtc="2026-09-06T05:32:00Z">
        <w:r>
          <w:rPr>
            <w:rFonts w:eastAsia="Noto Serif CJK SC" w:hint="eastAsia"/>
            <w:sz w:val="20"/>
          </w:rPr>
          <w:delText>gate result, input window, first</w:delText>
        </w:r>
      </w:del>
      <w:ins w:id="537" w:author="SHM-EM Authors" w:date="2026-09-06T13:32:00Z" w16du:dateUtc="2026-09-06T05:32:00Z">
        <w:r>
          <w:t>Gate,</w:t>
        </w:r>
      </w:ins>
      <w:r>
        <w:t xml:space="preserve"> exceedance, lead time, </w:t>
      </w:r>
      <w:del w:id="538" w:author="SHM-EM Authors" w:date="2026-09-06T13:32:00Z" w16du:dateUtc="2026-09-06T05:32:00Z">
        <w:r>
          <w:rPr>
            <w:rFonts w:eastAsia="Noto Serif CJK SC" w:hint="eastAsia"/>
            <w:sz w:val="20"/>
          </w:rPr>
          <w:delText xml:space="preserve">predicted </w:delText>
        </w:r>
      </w:del>
      <w:r>
        <w:t xml:space="preserve">peak, consecutive steps, snapshot, and result </w:t>
      </w:r>
      <w:del w:id="539" w:author="SHM-EM Authors" w:date="2026-09-06T13:32:00Z" w16du:dateUtc="2026-09-06T05:32:00Z">
        <w:r>
          <w:rPr>
            <w:rFonts w:eastAsia="Noto Serif CJK SC" w:hint="eastAsia"/>
            <w:sz w:val="20"/>
          </w:rPr>
          <w:delText>hash [25]. The current release retains generic media attachments but does not include camera control, video streaming, or automatic screenshots.</w:delText>
        </w:r>
      </w:del>
    </w:p>
    <w:p w14:paraId="1D14CC22" w14:textId="77777777" w:rsidR="00CA3471" w:rsidRDefault="00C274BD">
      <w:ins w:id="540" w:author="SHM-EM Authors" w:date="2026-09-06T13:32:00Z" w16du:dateUtc="2026-09-06T05:32:00Z">
        <w:r>
          <w:t xml:space="preserve">identity. </w:t>
        </w:r>
      </w:ins>
      <w:r>
        <w:t xml:space="preserve">Reproduction assets </w:t>
      </w:r>
      <w:del w:id="541" w:author="SHM-EM Authors" w:date="2026-09-06T13:32:00Z" w16du:dateUtc="2026-09-06T05:32:00Z">
        <w:r>
          <w:rPr>
            <w:rFonts w:eastAsia="Noto Serif CJK SC" w:hint="eastAsia"/>
            <w:sz w:val="20"/>
          </w:rPr>
          <w:delText xml:space="preserve">are concentrated in </w:delText>
        </w:r>
      </w:del>
      <w:ins w:id="542" w:author="SHM-EM Authors" w:date="2026-09-06T13:32:00Z" w16du:dateUtc="2026-09-06T05:32:00Z">
        <w:r>
          <w:t xml:space="preserve">include </w:t>
        </w:r>
      </w:ins>
      <w:r>
        <w:t xml:space="preserve">the public </w:t>
      </w:r>
      <w:del w:id="543" w:author="SHM-EM Authors" w:date="2026-09-06T13:32:00Z" w16du:dateUtc="2026-09-06T05:32:00Z">
        <w:r>
          <w:rPr>
            <w:rFonts w:eastAsia="Noto Serif CJK SC" w:hint="eastAsia"/>
            <w:sz w:val="20"/>
          </w:rPr>
          <w:delText xml:space="preserve">repository [22-24,26-30]. They include a de-identified input </w:delText>
        </w:r>
      </w:del>
      <w:r>
        <w:t>window, fixed</w:t>
      </w:r>
      <w:del w:id="544" w:author="SHM-EM Authors" w:date="2026-09-06T13:32:00Z" w16du:dateUtc="2026-09-06T05:32:00Z">
        <w:r>
          <w:rPr>
            <w:rFonts w:eastAsia="Noto Serif CJK SC" w:hint="eastAsia"/>
            <w:sz w:val="20"/>
          </w:rPr>
          <w:delText xml:space="preserve">-version models and preprocessors, the schema, </w:delText>
        </w:r>
      </w:del>
      <w:ins w:id="545" w:author="SHM-EM Authors" w:date="2026-09-06T13:32:00Z" w16du:dateUtc="2026-09-06T05:32:00Z">
        <w:r>
          <w:t xml:space="preserve"> bundles, database scripts, </w:t>
        </w:r>
      </w:ins>
      <w:r>
        <w:t xml:space="preserve">locked dependencies, tests, </w:t>
      </w:r>
      <w:del w:id="546" w:author="SHM-EM Authors" w:date="2026-09-06T13:32:00Z" w16du:dateUtc="2026-09-06T05:32:00Z">
        <w:r>
          <w:rPr>
            <w:rFonts w:eastAsia="Noto Serif CJK SC" w:hint="eastAsia"/>
            <w:sz w:val="20"/>
          </w:rPr>
          <w:delText>PowerShell scripts, and machine-readable results. Inputs, outputs, gates, and project future states are normalized before hashing; environment-specific identifiers are excluded from cross-run hashes.</w:delText>
        </w:r>
      </w:del>
      <w:ins w:id="547" w:author="SHM-EM Authors" w:date="2026-09-06T13:32:00Z" w16du:dateUtc="2026-09-06T05:32:00Z">
        <w:r>
          <w:t>entry points, and expected outputs [22-24,26-30].</w:t>
        </w:r>
      </w:ins>
    </w:p>
    <w:p w14:paraId="5984029C" w14:textId="77777777" w:rsidR="0039387D" w:rsidRDefault="00C274BD">
      <w:pPr>
        <w:spacing w:before="40" w:after="120"/>
        <w:jc w:val="center"/>
        <w:rPr>
          <w:del w:id="548" w:author="SHM-EM Authors" w:date="2026-09-06T13:32:00Z" w16du:dateUtc="2026-09-06T05:32:00Z"/>
          <w:rFonts w:eastAsia="宋体"/>
          <w:sz w:val="18"/>
          <w:lang w:eastAsia="zh-CN"/>
        </w:rPr>
      </w:pPr>
      <w:del w:id="549" w:author="SHM-EM Authors" w:date="2026-09-06T13:32:00Z" w16du:dateUtc="2026-09-06T05:32:00Z">
        <w:r>
          <w:rPr>
            <w:rFonts w:eastAsia="宋体" w:hint="eastAsia"/>
            <w:noProof/>
            <w:sz w:val="18"/>
            <w:lang w:eastAsia="zh-CN"/>
          </w:rPr>
          <w:drawing>
            <wp:inline distT="0" distB="0" distL="114300" distR="114300">
              <wp:extent cx="5936615" cy="4200525"/>
              <wp:effectExtent l="0" t="0" r="6985" b="5715"/>
              <wp:docPr id="10" name="图片 10" descr="ChatGPT Image 2026年7月26日 00_25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hatGPT Image 2026年7月26日 00_25_14"/>
                      <pic:cNvPicPr>
                        <a:picLocks noChangeAspect="1"/>
                      </pic:cNvPicPr>
                    </pic:nvPicPr>
                    <pic:blipFill>
                      <a:blip r:embed="rId15"/>
                      <a:stretch>
                        <a:fillRect/>
                      </a:stretch>
                    </pic:blipFill>
                    <pic:spPr>
                      <a:xfrm>
                        <a:off x="0" y="0"/>
                        <a:ext cx="5936615" cy="4200525"/>
                      </a:xfrm>
                      <a:prstGeom prst="rect">
                        <a:avLst/>
                      </a:prstGeom>
                    </pic:spPr>
                  </pic:pic>
                </a:graphicData>
              </a:graphic>
            </wp:inline>
          </w:drawing>
        </w:r>
      </w:del>
    </w:p>
    <w:p w14:paraId="386500F3" w14:textId="77777777" w:rsidR="0039387D" w:rsidRDefault="00C274BD">
      <w:pPr>
        <w:spacing w:before="40" w:after="120"/>
        <w:jc w:val="center"/>
        <w:rPr>
          <w:del w:id="550" w:author="SHM-EM Authors" w:date="2026-09-06T13:32:00Z" w16du:dateUtc="2026-09-06T05:32:00Z"/>
        </w:rPr>
      </w:pPr>
      <w:del w:id="551" w:author="SHM-EM Authors" w:date="2026-09-06T13:32:00Z" w16du:dateUtc="2026-09-06T05:32:00Z">
        <w:r>
          <w:rPr>
            <w:rFonts w:eastAsia="Noto Serif CJK SC" w:hint="eastAsia"/>
            <w:sz w:val="18"/>
          </w:rPr>
          <w:delText>Fig. 3. Core mechanisms of SHM-EM.</w:delText>
        </w:r>
      </w:del>
    </w:p>
    <w:p w14:paraId="41E7FE75" w14:textId="77777777" w:rsidR="00CA3471" w:rsidRDefault="00C274BD">
      <w:pPr>
        <w:pStyle w:val="2"/>
      </w:pPr>
      <w:r>
        <w:rPr>
          <w:b w:val="0"/>
        </w:rPr>
        <w:t>2.2 Main functionalities</w:t>
      </w:r>
    </w:p>
    <w:p w14:paraId="2402E895" w14:textId="77777777" w:rsidR="0039387D" w:rsidRDefault="00C274BD">
      <w:pPr>
        <w:pStyle w:val="af5"/>
        <w:numPr>
          <w:ilvl w:val="0"/>
          <w:numId w:val="1"/>
        </w:numPr>
        <w:spacing w:after="40"/>
        <w:rPr>
          <w:del w:id="552" w:author="SHM-EM Authors" w:date="2026-09-06T13:32:00Z" w16du:dateUtc="2026-09-06T05:32:00Z"/>
        </w:rPr>
      </w:pPr>
      <w:del w:id="553" w:author="SHM-EM Authors" w:date="2026-09-06T13:32:00Z" w16du:dateUtc="2026-09-06T05:32:00Z">
        <w:r>
          <w:rPr>
            <w:rFonts w:hint="eastAsia"/>
          </w:rPr>
          <w:delText xml:space="preserve">Project and </w:delText>
        </w:r>
      </w:del>
      <w:ins w:id="554" w:author="SHM-EM Authors" w:date="2026-09-06T13:32:00Z" w16du:dateUtc="2026-09-06T05:32:00Z">
        <w:r>
          <w:t>The interface supports project/</w:t>
        </w:r>
      </w:ins>
      <w:r>
        <w:t xml:space="preserve">observation </w:t>
      </w:r>
      <w:del w:id="555" w:author="SHM-EM Authors" w:date="2026-09-06T13:32:00Z" w16du:dateUtc="2026-09-06T05:32:00Z">
        <w:r>
          <w:rPr>
            <w:rFonts w:hint="eastAsia"/>
          </w:rPr>
          <w:delText>management: configure engineering objects, map observations to physical storage, and retain engineering values, units, and conversion versions.</w:delText>
        </w:r>
      </w:del>
    </w:p>
    <w:p w14:paraId="1EA15BD2" w14:textId="77777777" w:rsidR="0039387D" w:rsidRDefault="00C274BD">
      <w:pPr>
        <w:pStyle w:val="af5"/>
        <w:numPr>
          <w:ilvl w:val="0"/>
          <w:numId w:val="1"/>
        </w:numPr>
        <w:spacing w:after="40"/>
        <w:rPr>
          <w:del w:id="556" w:author="SHM-EM Authors" w:date="2026-09-06T13:32:00Z" w16du:dateUtc="2026-09-06T05:32:00Z"/>
        </w:rPr>
      </w:pPr>
      <w:del w:id="557" w:author="SHM-EM Authors" w:date="2026-09-06T13:32:00Z" w16du:dateUtc="2026-09-06T05:32:00Z">
        <w:r>
          <w:rPr>
            <w:rFonts w:eastAsia="Noto Serif CJK SC" w:hint="eastAsia"/>
            <w:sz w:val="20"/>
          </w:rPr>
          <w:delText>Model integration and project future state: register fixed-version models, generate synchronized future series, and summarize risk and predicted exceedance by target, station, and project.</w:delText>
        </w:r>
      </w:del>
    </w:p>
    <w:p w14:paraId="2F4C49E7" w14:textId="77777777" w:rsidR="0039387D" w:rsidRDefault="00C274BD">
      <w:pPr>
        <w:pStyle w:val="af5"/>
        <w:numPr>
          <w:ilvl w:val="0"/>
          <w:numId w:val="1"/>
        </w:numPr>
        <w:spacing w:after="40"/>
        <w:rPr>
          <w:del w:id="558" w:author="SHM-EM Authors" w:date="2026-09-06T13:32:00Z" w16du:dateUtc="2026-09-06T05:32:00Z"/>
        </w:rPr>
      </w:pPr>
      <w:del w:id="559" w:author="SHM-EM Authors" w:date="2026-09-06T13:32:00Z" w16du:dateUtc="2026-09-06T05:32:00Z">
        <w:r>
          <w:rPr>
            <w:rFonts w:eastAsia="Noto Serif CJK SC" w:hint="eastAsia"/>
            <w:sz w:val="20"/>
          </w:rPr>
          <w:delText>Rule evaluation, execution, and provenance: inspect candidate events without creating formal records, execute eligible rules, organize responses, and trace models, batches, gates, rules, and events.</w:delText>
        </w:r>
      </w:del>
    </w:p>
    <w:p w14:paraId="1CBBE8C1" w14:textId="77777777" w:rsidR="0039387D" w:rsidRDefault="00C274BD">
      <w:pPr>
        <w:pStyle w:val="af5"/>
        <w:numPr>
          <w:ilvl w:val="0"/>
          <w:numId w:val="1"/>
        </w:numPr>
        <w:spacing w:after="40"/>
        <w:rPr>
          <w:del w:id="560" w:author="SHM-EM Authors" w:date="2026-09-06T13:32:00Z" w16du:dateUtc="2026-09-06T05:32:00Z"/>
        </w:rPr>
      </w:pPr>
      <w:del w:id="561" w:author="SHM-EM Authors" w:date="2026-09-06T13:32:00Z" w16du:dateUtc="2026-09-06T05:32:00Z">
        <w:r>
          <w:rPr>
            <w:rFonts w:eastAsia="Noto Serif CJK SC" w:hint="eastAsia"/>
            <w:sz w:val="20"/>
          </w:rPr>
          <w:delText>Public reproduction: rebuild the reference workflow from a de-identified sample, locked dependencies, tests, PowerShell scripts, and SHA-256 checks.</w:delText>
        </w:r>
      </w:del>
    </w:p>
    <w:p w14:paraId="7C199AA1" w14:textId="77777777" w:rsidR="00CA3471" w:rsidRDefault="00C274BD">
      <w:del w:id="562" w:author="SHM-EM Authors" w:date="2026-09-06T13:32:00Z" w16du:dateUtc="2026-09-06T05:32:00Z">
        <w:r>
          <w:rPr>
            <w:rFonts w:eastAsia="Noto Serif CJK SC" w:hint="eastAsia"/>
            <w:sz w:val="20"/>
          </w:rPr>
          <w:delText>Fig. 4 presents the three interfaces that best represent the workflow at different scales. Project Workspace (Fig. 4a) provides the project-level overview, including the site, current status, project future state, and trend entry point.</w:delText>
        </w:r>
      </w:del>
      <w:ins w:id="563" w:author="SHM-EM Authors" w:date="2026-09-06T13:32:00Z" w16du:dateUtc="2026-09-06T05:32:00Z">
        <w:r>
          <w:t>registration, rolling predictions and Future State,</w:t>
        </w:r>
      </w:ins>
      <w:r>
        <w:t xml:space="preserve"> Observation</w:t>
      </w:r>
      <w:del w:id="564" w:author="SHM-EM Authors" w:date="2026-09-06T13:32:00Z" w16du:dateUtc="2026-09-06T05:32:00Z">
        <w:r>
          <w:rPr>
            <w:rFonts w:eastAsia="Noto Serif CJK SC" w:hint="eastAsia"/>
            <w:sz w:val="20"/>
          </w:rPr>
          <w:delText xml:space="preserve"> and </w:delText>
        </w:r>
      </w:del>
      <w:ins w:id="565" w:author="SHM-EM Authors" w:date="2026-09-06T13:32:00Z" w16du:dateUtc="2026-09-06T05:32:00Z">
        <w:r>
          <w:t>/</w:t>
        </w:r>
      </w:ins>
      <w:r>
        <w:t xml:space="preserve">Prediction </w:t>
      </w:r>
      <w:del w:id="566" w:author="SHM-EM Authors" w:date="2026-09-06T13:32:00Z" w16du:dateUtc="2026-09-06T05:32:00Z">
        <w:r>
          <w:rPr>
            <w:rFonts w:eastAsia="Noto Serif CJK SC" w:hint="eastAsia"/>
            <w:sz w:val="20"/>
          </w:rPr>
          <w:delText xml:space="preserve">(Fig. 4b) supports signal-level inspection by placing observations, forecasts, thresholds, and exceedances on one timeline. Prediction Runs (Fig. 4c) provides run-level </w:delText>
        </w:r>
      </w:del>
      <w:ins w:id="567" w:author="SHM-EM Authors" w:date="2026-09-06T13:32:00Z" w16du:dateUtc="2026-09-06T05:32:00Z">
        <w:r>
          <w:t>rules with controlled execution, response/</w:t>
        </w:r>
      </w:ins>
      <w:r>
        <w:t xml:space="preserve">evidence </w:t>
      </w:r>
      <w:ins w:id="568" w:author="SHM-EM Authors" w:date="2026-09-06T13:32:00Z" w16du:dateUtc="2026-09-06T05:32:00Z">
        <w:r>
          <w:t xml:space="preserve">management, and reproduction/audit. </w:t>
        </w:r>
      </w:ins>
      <w:moveToRangeStart w:id="569" w:author="SHM-EM Authors" w:date="2026-09-06T13:32:00Z" w:name="move239593983"/>
      <w:moveTo w:id="570" w:author="SHM-EM Authors" w:date="2026-09-06T13:32:00Z" w16du:dateUtc="2026-09-06T05:32:00Z">
        <w:r>
          <w:t xml:space="preserve">Fig. </w:t>
        </w:r>
      </w:moveTo>
      <w:moveToRangeEnd w:id="569"/>
      <w:del w:id="571" w:author="SHM-EM Authors" w:date="2026-09-06T13:32:00Z" w16du:dateUtc="2026-09-06T05:32:00Z">
        <w:r>
          <w:rPr>
            <w:rFonts w:eastAsia="Noto Serif CJK SC" w:hint="eastAsia"/>
            <w:sz w:val="20"/>
          </w:rPr>
          <w:delText xml:space="preserve">through </w:delText>
        </w:r>
      </w:del>
      <w:ins w:id="572" w:author="SHM-EM Authors" w:date="2026-09-06T13:32:00Z" w16du:dateUtc="2026-09-06T05:32:00Z">
        <w:r>
          <w:t>4 combines the Project Workspace, joint series, and prediction-</w:t>
        </w:r>
      </w:ins>
      <w:r>
        <w:t xml:space="preserve">batch </w:t>
      </w:r>
      <w:del w:id="573" w:author="SHM-EM Authors" w:date="2026-09-06T13:32:00Z" w16du:dateUtc="2026-09-06T05:32:00Z">
        <w:r>
          <w:rPr>
            <w:rFonts w:eastAsia="Noto Serif CJK SC" w:hint="eastAsia"/>
            <w:sz w:val="20"/>
          </w:rPr>
          <w:delText>status, model completion, output completeness, gate status, and diagnostics. The interfaces use a de-identified configuration; identifiers such as point1_settlement_value</w:delText>
        </w:r>
      </w:del>
      <w:ins w:id="574" w:author="SHM-EM Authors" w:date="2026-09-06T13:32:00Z" w16du:dateUtc="2026-09-06T05:32:00Z">
        <w:r>
          <w:t>views; these panels</w:t>
        </w:r>
      </w:ins>
      <w:r>
        <w:t xml:space="preserve"> are </w:t>
      </w:r>
      <w:del w:id="575" w:author="SHM-EM Authors" w:date="2026-09-06T13:32:00Z" w16du:dateUtc="2026-09-06T05:32:00Z">
        <w:r>
          <w:rPr>
            <w:rFonts w:eastAsia="Noto Serif CJK SC" w:hint="eastAsia"/>
            <w:sz w:val="20"/>
          </w:rPr>
          <w:delText>canonical contract codes rather than device names</w:delText>
        </w:r>
      </w:del>
      <w:ins w:id="576" w:author="SHM-EM Authors" w:date="2026-09-06T13:32:00Z" w16du:dateUtc="2026-09-06T05:32:00Z">
        <w:r>
          <w:t>illustrative, not validation evidence</w:t>
        </w:r>
      </w:ins>
      <w:r>
        <w:t>.</w:t>
      </w:r>
    </w:p>
    <w:p w14:paraId="7D4E014E" w14:textId="77777777" w:rsidR="00CA3471" w:rsidRDefault="00C274BD">
      <w:pPr>
        <w:keepLines/>
        <w:spacing w:before="120" w:after="40"/>
        <w:jc w:val="center"/>
        <w:rPr>
          <w:ins w:id="577" w:author="SHM-EM Authors" w:date="2026-09-06T13:32:00Z" w16du:dateUtc="2026-09-06T05:32:00Z"/>
        </w:rPr>
      </w:pPr>
      <w:ins w:id="578" w:author="SHM-EM Authors" w:date="2026-09-06T13:32:00Z" w16du:dateUtc="2026-09-06T05:32:00Z">
        <w:r>
          <w:rPr>
            <w:noProof/>
          </w:rPr>
          <w:drawing>
            <wp:inline distT="0" distB="0" distL="0" distR="0">
              <wp:extent cx="6300000" cy="36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Task_Oriented_Interface_Composite.png"/>
                      <pic:cNvPicPr/>
                    </pic:nvPicPr>
                    <pic:blipFill>
                      <a:blip r:embed="rId16"/>
                      <a:stretch>
                        <a:fillRect/>
                      </a:stretch>
                    </pic:blipFill>
                    <pic:spPr>
                      <a:xfrm>
                        <a:off x="0" y="0"/>
                        <a:ext cx="6300000" cy="3600000"/>
                      </a:xfrm>
                      <a:prstGeom prst="rect">
                        <a:avLst/>
                      </a:prstGeom>
                    </pic:spPr>
                  </pic:pic>
                </a:graphicData>
              </a:graphic>
            </wp:inline>
          </w:drawing>
        </w:r>
      </w:ins>
    </w:p>
    <w:p w14:paraId="0A56CA64" w14:textId="77777777" w:rsidR="0039387D" w:rsidRDefault="00C274BD">
      <w:pPr>
        <w:jc w:val="center"/>
        <w:rPr>
          <w:del w:id="579" w:author="SHM-EM Authors" w:date="2026-09-06T13:32:00Z" w16du:dateUtc="2026-09-06T05:32:00Z"/>
          <w:rFonts w:eastAsia="宋体"/>
          <w:lang w:eastAsia="zh-CN"/>
        </w:rPr>
      </w:pPr>
      <w:moveToRangeStart w:id="580" w:author="SHM-EM Authors" w:date="2026-09-06T13:32:00Z" w:name="move239593984"/>
      <w:moveTo w:id="581" w:author="SHM-EM Authors" w:date="2026-09-06T13:32:00Z" w16du:dateUtc="2026-09-06T05:32:00Z">
        <w:r>
          <w:t xml:space="preserve">Fig. </w:t>
        </w:r>
      </w:moveTo>
      <w:moveToRangeEnd w:id="580"/>
      <w:del w:id="582" w:author="SHM-EM Authors" w:date="2026-09-06T13:32:00Z" w16du:dateUtc="2026-09-06T05:32:00Z">
        <w:r>
          <w:rPr>
            <w:rFonts w:eastAsia="宋体" w:hint="eastAsia"/>
            <w:noProof/>
            <w:lang w:eastAsia="zh-CN"/>
          </w:rPr>
          <w:drawing>
            <wp:inline distT="0" distB="0" distL="114300" distR="114300">
              <wp:extent cx="5941060" cy="4486910"/>
              <wp:effectExtent l="0" t="0" r="2540" b="8890"/>
              <wp:docPr id="13703593" name="图片 13703593" descr="SHM-EM_Project_Workspace_English_Complete_4608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HM-EM_Project_Workspace_English_Complete_4608px"/>
                      <pic:cNvPicPr>
                        <a:picLocks noChangeAspect="1"/>
                      </pic:cNvPicPr>
                    </pic:nvPicPr>
                    <pic:blipFill>
                      <a:blip r:embed="rId17"/>
                      <a:stretch>
                        <a:fillRect/>
                      </a:stretch>
                    </pic:blipFill>
                    <pic:spPr>
                      <a:xfrm>
                        <a:off x="0" y="0"/>
                        <a:ext cx="5941060" cy="4486910"/>
                      </a:xfrm>
                      <a:prstGeom prst="rect">
                        <a:avLst/>
                      </a:prstGeom>
                    </pic:spPr>
                  </pic:pic>
                </a:graphicData>
              </a:graphic>
            </wp:inline>
          </w:drawing>
        </w:r>
      </w:del>
    </w:p>
    <w:p w14:paraId="3E9F1567" w14:textId="77777777" w:rsidR="0039387D" w:rsidRDefault="00C274BD">
      <w:pPr>
        <w:numPr>
          <w:ilvl w:val="0"/>
          <w:numId w:val="2"/>
        </w:numPr>
        <w:spacing w:before="40" w:after="120" w:line="283" w:lineRule="auto"/>
        <w:jc w:val="center"/>
        <w:rPr>
          <w:del w:id="583" w:author="SHM-EM Authors" w:date="2026-09-06T13:32:00Z" w16du:dateUtc="2026-09-06T05:32:00Z"/>
          <w:rFonts w:eastAsia="宋体"/>
          <w:sz w:val="18"/>
          <w:lang w:val="en-US" w:eastAsia="zh-CN"/>
        </w:rPr>
      </w:pPr>
      <w:del w:id="584" w:author="SHM-EM Authors" w:date="2026-09-06T13:32:00Z" w16du:dateUtc="2026-09-06T05:32:00Z">
        <w:r>
          <w:rPr>
            <w:rFonts w:eastAsia="宋体"/>
            <w:sz w:val="18"/>
            <w:lang w:val="en-US" w:eastAsia="zh-CN"/>
          </w:rPr>
          <w:delText>Project</w:delText>
        </w:r>
        <w:r>
          <w:rPr>
            <w:rFonts w:eastAsia="宋体" w:hint="eastAsia"/>
            <w:sz w:val="18"/>
            <w:lang w:val="en-US" w:eastAsia="zh-CN"/>
          </w:rPr>
          <w:delText xml:space="preserve"> </w:delText>
        </w:r>
        <w:r>
          <w:rPr>
            <w:rFonts w:eastAsia="宋体"/>
            <w:sz w:val="18"/>
            <w:lang w:val="en-US" w:eastAsia="zh-CN"/>
          </w:rPr>
          <w:delText>Workspace</w:delText>
        </w:r>
      </w:del>
    </w:p>
    <w:p w14:paraId="7804D74C" w14:textId="77777777" w:rsidR="0039387D" w:rsidRDefault="00C274BD">
      <w:pPr>
        <w:spacing w:before="40" w:after="120"/>
        <w:rPr>
          <w:del w:id="585" w:author="SHM-EM Authors" w:date="2026-09-06T13:32:00Z" w16du:dateUtc="2026-09-06T05:32:00Z"/>
          <w:rFonts w:eastAsia="宋体"/>
          <w:sz w:val="18"/>
          <w:lang w:val="en-US" w:eastAsia="zh-CN"/>
        </w:rPr>
      </w:pPr>
      <w:del w:id="586" w:author="SHM-EM Authors" w:date="2026-09-06T13:32:00Z" w16du:dateUtc="2026-09-06T05:32:00Z">
        <w:r>
          <w:rPr>
            <w:rFonts w:eastAsia="宋体"/>
            <w:noProof/>
            <w:sz w:val="18"/>
            <w:lang w:val="en-US" w:eastAsia="zh-CN"/>
          </w:rPr>
          <w:drawing>
            <wp:inline distT="0" distB="0" distL="114300" distR="114300">
              <wp:extent cx="5852160" cy="4535170"/>
              <wp:effectExtent l="0" t="0" r="0" b="6350"/>
              <wp:docPr id="12" name="图片 12" descr="Figure_02_Observation_and_Prediction_FULL_4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igure_02_Observation_and_Prediction_FULL_4K"/>
                      <pic:cNvPicPr>
                        <a:picLocks noChangeAspect="1"/>
                      </pic:cNvPicPr>
                    </pic:nvPicPr>
                    <pic:blipFill>
                      <a:blip r:embed="rId18"/>
                      <a:stretch>
                        <a:fillRect/>
                      </a:stretch>
                    </pic:blipFill>
                    <pic:spPr>
                      <a:xfrm>
                        <a:off x="0" y="0"/>
                        <a:ext cx="5852160" cy="4535170"/>
                      </a:xfrm>
                      <a:prstGeom prst="rect">
                        <a:avLst/>
                      </a:prstGeom>
                    </pic:spPr>
                  </pic:pic>
                </a:graphicData>
              </a:graphic>
            </wp:inline>
          </w:drawing>
        </w:r>
      </w:del>
    </w:p>
    <w:p w14:paraId="6CC4785E" w14:textId="77777777" w:rsidR="0039387D" w:rsidRDefault="00C274BD">
      <w:pPr>
        <w:numPr>
          <w:ilvl w:val="0"/>
          <w:numId w:val="2"/>
        </w:numPr>
        <w:spacing w:before="40" w:after="120" w:line="283" w:lineRule="auto"/>
        <w:jc w:val="center"/>
        <w:rPr>
          <w:del w:id="587" w:author="SHM-EM Authors" w:date="2026-09-06T13:32:00Z" w16du:dateUtc="2026-09-06T05:32:00Z"/>
          <w:rFonts w:eastAsia="宋体"/>
          <w:sz w:val="18"/>
          <w:lang w:val="en-US" w:eastAsia="zh-CN"/>
        </w:rPr>
      </w:pPr>
      <w:del w:id="588" w:author="SHM-EM Authors" w:date="2026-09-06T13:32:00Z" w16du:dateUtc="2026-09-06T05:32:00Z">
        <w:r>
          <w:rPr>
            <w:rFonts w:eastAsia="宋体"/>
            <w:sz w:val="18"/>
            <w:lang w:val="en-US" w:eastAsia="zh-CN"/>
          </w:rPr>
          <w:delText>Observation</w:delText>
        </w:r>
        <w:r>
          <w:rPr>
            <w:rFonts w:eastAsia="宋体" w:hint="eastAsia"/>
            <w:sz w:val="18"/>
            <w:lang w:val="en-US" w:eastAsia="zh-CN"/>
          </w:rPr>
          <w:delText xml:space="preserve"> </w:delText>
        </w:r>
        <w:r>
          <w:rPr>
            <w:rFonts w:eastAsia="宋体"/>
            <w:sz w:val="18"/>
            <w:lang w:val="en-US" w:eastAsia="zh-CN"/>
          </w:rPr>
          <w:delText>and</w:delText>
        </w:r>
        <w:r>
          <w:rPr>
            <w:rFonts w:eastAsia="宋体" w:hint="eastAsia"/>
            <w:sz w:val="18"/>
            <w:lang w:val="en-US" w:eastAsia="zh-CN"/>
          </w:rPr>
          <w:delText xml:space="preserve"> </w:delText>
        </w:r>
        <w:r>
          <w:rPr>
            <w:rFonts w:eastAsia="宋体"/>
            <w:sz w:val="18"/>
            <w:lang w:val="en-US" w:eastAsia="zh-CN"/>
          </w:rPr>
          <w:delText>Prediction</w:delText>
        </w:r>
      </w:del>
    </w:p>
    <w:p w14:paraId="484A8E6E" w14:textId="77777777" w:rsidR="0039387D" w:rsidRDefault="0039387D">
      <w:pPr>
        <w:spacing w:before="40" w:after="120"/>
        <w:rPr>
          <w:del w:id="589" w:author="SHM-EM Authors" w:date="2026-09-06T13:32:00Z" w16du:dateUtc="2026-09-06T05:32:00Z"/>
          <w:rFonts w:eastAsia="宋体"/>
          <w:sz w:val="18"/>
          <w:lang w:val="en-US" w:eastAsia="zh-CN"/>
        </w:rPr>
      </w:pPr>
    </w:p>
    <w:p w14:paraId="6F46FB88" w14:textId="77777777" w:rsidR="0039387D" w:rsidRDefault="00C274BD">
      <w:pPr>
        <w:spacing w:before="40" w:after="120"/>
        <w:rPr>
          <w:del w:id="590" w:author="SHM-EM Authors" w:date="2026-09-06T13:32:00Z" w16du:dateUtc="2026-09-06T05:32:00Z"/>
          <w:rFonts w:eastAsia="宋体" w:cs="Times New Roman"/>
          <w:sz w:val="18"/>
          <w:lang w:val="en-US" w:eastAsia="zh-CN"/>
        </w:rPr>
      </w:pPr>
      <w:del w:id="591" w:author="SHM-EM Authors" w:date="2026-09-06T13:32:00Z" w16du:dateUtc="2026-09-06T05:32:00Z">
        <w:r>
          <w:rPr>
            <w:rFonts w:eastAsia="宋体" w:cs="Times New Roman"/>
            <w:noProof/>
            <w:sz w:val="18"/>
            <w:lang w:val="en-US" w:eastAsia="zh-CN"/>
          </w:rPr>
          <w:drawing>
            <wp:inline distT="0" distB="0" distL="114300" distR="114300">
              <wp:extent cx="5852160" cy="3605530"/>
              <wp:effectExtent l="0" t="0" r="0" b="6350"/>
              <wp:docPr id="13" name="图片 13" descr="Figure_03_Prediction_Runs_FULL_4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igure_03_Prediction_Runs_FULL_4K"/>
                      <pic:cNvPicPr>
                        <a:picLocks noChangeAspect="1"/>
                      </pic:cNvPicPr>
                    </pic:nvPicPr>
                    <pic:blipFill>
                      <a:blip r:embed="rId19"/>
                      <a:stretch>
                        <a:fillRect/>
                      </a:stretch>
                    </pic:blipFill>
                    <pic:spPr>
                      <a:xfrm>
                        <a:off x="0" y="0"/>
                        <a:ext cx="5852160" cy="3605530"/>
                      </a:xfrm>
                      <a:prstGeom prst="rect">
                        <a:avLst/>
                      </a:prstGeom>
                    </pic:spPr>
                  </pic:pic>
                </a:graphicData>
              </a:graphic>
            </wp:inline>
          </w:drawing>
        </w:r>
      </w:del>
    </w:p>
    <w:p w14:paraId="112C8DFD" w14:textId="77777777" w:rsidR="0039387D" w:rsidRDefault="00C274BD">
      <w:pPr>
        <w:numPr>
          <w:ilvl w:val="0"/>
          <w:numId w:val="2"/>
        </w:numPr>
        <w:spacing w:before="40" w:after="120" w:line="283" w:lineRule="auto"/>
        <w:jc w:val="center"/>
        <w:rPr>
          <w:del w:id="592" w:author="SHM-EM Authors" w:date="2026-09-06T13:32:00Z" w16du:dateUtc="2026-09-06T05:32:00Z"/>
          <w:rFonts w:eastAsia="宋体" w:cs="Times New Roman"/>
          <w:sz w:val="18"/>
          <w:lang w:val="en-US" w:eastAsia="zh-CN"/>
        </w:rPr>
      </w:pPr>
      <w:del w:id="593" w:author="SHM-EM Authors" w:date="2026-09-06T13:32:00Z" w16du:dateUtc="2026-09-06T05:32:00Z">
        <w:r>
          <w:rPr>
            <w:rFonts w:eastAsia="宋体" w:cs="Times New Roman"/>
            <w:sz w:val="18"/>
            <w:lang w:val="en-US" w:eastAsia="zh-CN"/>
          </w:rPr>
          <w:delText>Prediction</w:delText>
        </w:r>
        <w:r>
          <w:rPr>
            <w:rFonts w:eastAsia="宋体" w:cs="Times New Roman" w:hint="eastAsia"/>
            <w:sz w:val="18"/>
            <w:lang w:val="en-US" w:eastAsia="zh-CN"/>
          </w:rPr>
          <w:delText xml:space="preserve"> </w:delText>
        </w:r>
        <w:r>
          <w:rPr>
            <w:rFonts w:eastAsia="宋体" w:cs="Times New Roman"/>
            <w:sz w:val="18"/>
            <w:lang w:val="en-US" w:eastAsia="zh-CN"/>
          </w:rPr>
          <w:delText>Runs</w:delText>
        </w:r>
      </w:del>
    </w:p>
    <w:p w14:paraId="754FE6DE" w14:textId="77777777" w:rsidR="0039387D" w:rsidRDefault="00C274BD">
      <w:pPr>
        <w:spacing w:before="40" w:after="120"/>
        <w:jc w:val="center"/>
        <w:rPr>
          <w:del w:id="594" w:author="SHM-EM Authors" w:date="2026-09-06T13:32:00Z" w16du:dateUtc="2026-09-06T05:32:00Z"/>
        </w:rPr>
      </w:pPr>
      <w:del w:id="595" w:author="SHM-EM Authors" w:date="2026-09-06T13:32:00Z" w16du:dateUtc="2026-09-06T05:32:00Z">
        <w:r>
          <w:rPr>
            <w:rFonts w:eastAsia="Noto Serif CJK SC" w:hint="eastAsia"/>
            <w:sz w:val="18"/>
          </w:rPr>
          <w:delText>Fig. 4. Task-oriented frontend of SHM-EM</w:delText>
        </w:r>
      </w:del>
    </w:p>
    <w:p w14:paraId="3495000D" w14:textId="77777777" w:rsidR="00CA3471" w:rsidRDefault="00C274BD">
      <w:pPr>
        <w:pStyle w:val="FigureCaption"/>
        <w:rPr>
          <w:ins w:id="596" w:author="SHM-EM Authors" w:date="2026-09-06T13:32:00Z" w16du:dateUtc="2026-09-06T05:32:00Z"/>
        </w:rPr>
      </w:pPr>
      <w:ins w:id="597" w:author="SHM-EM Authors" w:date="2026-09-06T13:32:00Z" w16du:dateUtc="2026-09-06T05:32:00Z">
        <w:r>
          <w:t>4. SHM-EM views of (a) project risk, (b) a joint observation/forecast series, and (c) batch completeness and eligibility. OpenAI Codex (model/version unrecorded) assisted cropping/composition; OpenAI image editing (model/version unrecorded) assisted label removal/upscaling in (a). The panels derive from application captures, and authors verified displayed content.</w:t>
        </w:r>
      </w:ins>
    </w:p>
    <w:p w14:paraId="532FD028" w14:textId="77777777" w:rsidR="00CA3471" w:rsidRDefault="00C274BD">
      <w:pPr>
        <w:pStyle w:val="2"/>
      </w:pPr>
      <w:r>
        <w:rPr>
          <w:b w:val="0"/>
        </w:rPr>
        <w:t>2.3 Rule configuration and interfaces</w:t>
      </w:r>
    </w:p>
    <w:p w14:paraId="0A2AF7B4" w14:textId="77777777" w:rsidR="0039387D" w:rsidRDefault="00C274BD">
      <w:pPr>
        <w:ind w:firstLine="420"/>
        <w:rPr>
          <w:del w:id="598" w:author="SHM-EM Authors" w:date="2026-09-06T13:32:00Z" w16du:dateUtc="2026-09-06T05:32:00Z"/>
        </w:rPr>
      </w:pPr>
      <w:del w:id="599" w:author="SHM-EM Authors" w:date="2026-09-06T13:32:00Z" w16du:dateUtc="2026-09-06T05:32:00Z">
        <w:r>
          <w:rPr>
            <w:rFonts w:eastAsia="Noto Serif CJK SC" w:hint="eastAsia"/>
            <w:sz w:val="20"/>
          </w:rPr>
          <w:delText>SHM-EM exposes APIs for project-future-state queries, rule evaluation, controlled execution, and provenance. Rules are versioned database records and can be configured through the Rules and Events interface</w:delText>
        </w:r>
      </w:del>
      <w:ins w:id="600" w:author="SHM-EM Authors" w:date="2026-09-06T13:32:00Z" w16du:dateUtc="2026-09-06T05:32:00Z">
        <w:r>
          <w:t>Versioned rules define source (</w:t>
        </w:r>
        <w:r>
          <w:rPr>
            <w:rFonts w:ascii="Courier New" w:hAnsi="Courier New"/>
            <w:sz w:val="18"/>
          </w:rPr>
          <w:t>OBSERVATION</w:t>
        </w:r>
      </w:ins>
      <w:r>
        <w:t xml:space="preserve"> or </w:t>
      </w:r>
      <w:del w:id="601" w:author="SHM-EM Authors" w:date="2026-09-06T13:32:00Z" w16du:dateUtc="2026-09-06T05:32:00Z">
        <w:r>
          <w:rPr>
            <w:rFonts w:eastAsia="Noto Serif CJK SC" w:hint="eastAsia"/>
            <w:sz w:val="20"/>
          </w:rPr>
          <w:delText>through the API. Section 2.1.4 defines the independent Evaluate and Execute paths; full endpoint schemas are provided in OpenAPI.</w:delText>
        </w:r>
      </w:del>
    </w:p>
    <w:p w14:paraId="6C517BC6" w14:textId="77777777" w:rsidR="00CA3471" w:rsidRDefault="00C274BD">
      <w:del w:id="602" w:author="SHM-EM Authors" w:date="2026-09-06T13:32:00Z" w16du:dateUtc="2026-09-06T05:32:00Z">
        <w:r>
          <w:rPr>
            <w:rFonts w:eastAsia="Noto Serif CJK SC" w:hint="eastAsia"/>
            <w:sz w:val="20"/>
          </w:rPr>
          <w:delText>A rule specifies a</w:delText>
        </w:r>
      </w:del>
      <w:ins w:id="603" w:author="SHM-EM Authors" w:date="2026-09-06T13:32:00Z" w16du:dateUtc="2026-09-06T05:32:00Z">
        <w:r>
          <w:rPr>
            <w:rFonts w:ascii="Courier New" w:hAnsi="Courier New"/>
            <w:sz w:val="18"/>
          </w:rPr>
          <w:t>PREDICTION</w:t>
        </w:r>
        <w:r>
          <w:t>),</w:t>
        </w:r>
      </w:ins>
      <w:r>
        <w:t xml:space="preserve"> metric, operator, threshold</w:t>
      </w:r>
      <w:del w:id="604" w:author="SHM-EM Authors" w:date="2026-09-06T13:32:00Z" w16du:dateUtc="2026-09-06T05:32:00Z">
        <w:r>
          <w:rPr>
            <w:rFonts w:eastAsia="Noto Serif CJK SC" w:hint="eastAsia"/>
            <w:sz w:val="20"/>
          </w:rPr>
          <w:delText>, minimum</w:delText>
        </w:r>
      </w:del>
      <w:ins w:id="605" w:author="SHM-EM Authors" w:date="2026-09-06T13:32:00Z" w16du:dateUtc="2026-09-06T05:32:00Z">
        <w:r>
          <w:t>/unit,</w:t>
        </w:r>
      </w:ins>
      <w:r>
        <w:t xml:space="preserve"> consecutive steps, </w:t>
      </w:r>
      <w:del w:id="606" w:author="SHM-EM Authors" w:date="2026-09-06T13:32:00Z" w16du:dateUtc="2026-09-06T05:32:00Z">
        <w:r>
          <w:rPr>
            <w:rFonts w:eastAsia="Noto Serif CJK SC" w:hint="eastAsia"/>
            <w:sz w:val="20"/>
          </w:rPr>
          <w:delText xml:space="preserve">and </w:delText>
        </w:r>
      </w:del>
      <w:r>
        <w:t>severity</w:t>
      </w:r>
      <w:del w:id="607" w:author="SHM-EM Authors" w:date="2026-09-06T13:32:00Z" w16du:dateUtc="2026-09-06T05:32:00Z">
        <w:r>
          <w:rPr>
            <w:rFonts w:eastAsia="Noto Serif CJK SC" w:hint="eastAsia"/>
            <w:sz w:val="20"/>
          </w:rPr>
          <w:delText>.</w:delText>
        </w:r>
      </w:del>
      <w:ins w:id="608" w:author="SHM-EM Authors" w:date="2026-09-06T13:32:00Z" w16du:dateUtc="2026-09-06T05:32:00Z">
        <w:r>
          <w:t>, and temporal scope.</w:t>
        </w:r>
      </w:ins>
      <w:r>
        <w:t xml:space="preserve"> The </w:t>
      </w:r>
      <w:del w:id="609" w:author="SHM-EM Authors" w:date="2026-09-06T13:32:00Z" w16du:dateUtc="2026-09-06T05:32:00Z">
        <w:r>
          <w:rPr>
            <w:rFonts w:eastAsia="Noto Serif CJK SC" w:hint="eastAsia"/>
            <w:sz w:val="20"/>
          </w:rPr>
          <w:delText xml:space="preserve">simplified example below generates a WARNING candidate when settlement exceeds 54.0 mm for two </w:delText>
        </w:r>
      </w:del>
      <w:ins w:id="610" w:author="SHM-EM Authors" w:date="2026-09-06T13:32:00Z" w16du:dateUtc="2026-09-06T05:32:00Z">
        <w:r>
          <w:t xml:space="preserve">engine supports latest, extrema, mean, rate, absolute, interval, baseline-relative, and </w:t>
        </w:r>
      </w:ins>
      <w:r>
        <w:t xml:space="preserve">consecutive </w:t>
      </w:r>
      <w:del w:id="611" w:author="SHM-EM Authors" w:date="2026-09-06T13:32:00Z" w16du:dateUtc="2026-09-06T05:32:00Z">
        <w:r>
          <w:rPr>
            <w:rFonts w:eastAsia="Noto Serif CJK SC" w:hint="eastAsia"/>
            <w:sz w:val="20"/>
          </w:rPr>
          <w:delText>future steps</w:delText>
        </w:r>
      </w:del>
      <w:ins w:id="612" w:author="SHM-EM Authors" w:date="2026-09-06T13:32:00Z" w16du:dateUtc="2026-09-06T05:32:00Z">
        <w:r>
          <w:t>conditions for one metric. Cross-metric compound rules are outside v1.0.1. OpenAPI documents Future State, Evaluate, Execute, and provenance endpoints</w:t>
        </w:r>
      </w:ins>
      <w:r>
        <w:t>.</w:t>
      </w:r>
    </w:p>
    <w:p w14:paraId="0D0654B1" w14:textId="77777777" w:rsidR="00CA3471" w:rsidRDefault="00C274BD">
      <w:pPr>
        <w:pStyle w:val="1"/>
        <w:rPr>
          <w:ins w:id="613" w:author="SHM-EM Authors" w:date="2026-09-06T13:32:00Z" w16du:dateUtc="2026-09-06T05:32:00Z"/>
        </w:rPr>
      </w:pPr>
      <w:ins w:id="614" w:author="SHM-EM Authors" w:date="2026-09-06T13:32:00Z" w16du:dateUtc="2026-09-06T05:32:00Z">
        <w:r>
          <w:rPr>
            <w:b w:val="0"/>
          </w:rPr>
          <w:t>3. Software validation</w:t>
        </w:r>
      </w:ins>
    </w:p>
    <w:p w14:paraId="46EBC438" w14:textId="77777777" w:rsidR="00CA3471" w:rsidRDefault="00C274BD">
      <w:pPr>
        <w:rPr>
          <w:ins w:id="615" w:author="SHM-EM Authors" w:date="2026-09-06T13:32:00Z" w16du:dateUtc="2026-09-06T05:32:00Z"/>
        </w:rPr>
      </w:pPr>
      <w:ins w:id="616" w:author="SHM-EM Authors" w:date="2026-09-06T13:32:00Z" w16du:dateUtc="2026-09-06T05:32:00Z">
        <w:r>
          <w:t>Independent evidence families are reported separately because their behavior overlaps.</w:t>
        </w:r>
      </w:ins>
    </w:p>
    <w:p w14:paraId="5DD381D7" w14:textId="77777777" w:rsidR="00CA3471" w:rsidRDefault="00C274BD">
      <w:pPr>
        <w:pStyle w:val="FigureCaption"/>
        <w:keepNext/>
        <w:rPr>
          <w:ins w:id="617" w:author="SHM-EM Authors" w:date="2026-09-06T13:32:00Z" w16du:dateUtc="2026-09-06T05:32:00Z"/>
        </w:rPr>
      </w:pPr>
      <w:ins w:id="618" w:author="SHM-EM Authors" w:date="2026-09-06T13:32:00Z" w16du:dateUtc="2026-09-06T05:32:00Z">
        <w:r>
          <w:t>Table 3. Software testing evidence.</w:t>
        </w:r>
      </w:ins>
    </w:p>
    <w:tbl>
      <w:tblPr>
        <w:tblStyle w:val="af"/>
        <w:tblW w:w="0" w:type="auto"/>
        <w:jc w:val="center"/>
        <w:tblLook w:val="04A0" w:firstRow="1" w:lastRow="0" w:firstColumn="1" w:lastColumn="0" w:noHBand="0" w:noVBand="1"/>
      </w:tblPr>
      <w:tblGrid>
        <w:gridCol w:w="2320"/>
        <w:gridCol w:w="2611"/>
        <w:gridCol w:w="2211"/>
        <w:gridCol w:w="2208"/>
      </w:tblGrid>
      <w:tr w:rsidR="00CA3471" w14:paraId="2865CDF7" w14:textId="77777777">
        <w:trPr>
          <w:tblHeader/>
          <w:jc w:val="center"/>
          <w:ins w:id="619" w:author="SHM-EM Authors" w:date="2026-09-06T13:32:00Z" w16du:dateUtc="2026-09-06T05:32:00Z"/>
        </w:trPr>
        <w:tc>
          <w:tcPr>
            <w:tcW w:w="2340" w:type="dxa"/>
            <w:shd w:val="clear" w:color="auto" w:fill="EAF2FB"/>
            <w:tcMar>
              <w:top w:w="80" w:type="dxa"/>
              <w:left w:w="90" w:type="dxa"/>
              <w:bottom w:w="80" w:type="dxa"/>
              <w:right w:w="90" w:type="dxa"/>
            </w:tcMar>
            <w:vAlign w:val="center"/>
          </w:tcPr>
          <w:p w14:paraId="16290BB8" w14:textId="77777777" w:rsidR="00CA3471" w:rsidRDefault="00C274BD">
            <w:pPr>
              <w:spacing w:after="0" w:line="240" w:lineRule="auto"/>
              <w:jc w:val="center"/>
              <w:rPr>
                <w:ins w:id="620" w:author="SHM-EM Authors" w:date="2026-09-06T13:32:00Z" w16du:dateUtc="2026-09-06T05:32:00Z"/>
              </w:rPr>
            </w:pPr>
            <w:ins w:id="621" w:author="SHM-EM Authors" w:date="2026-09-06T13:32:00Z" w16du:dateUtc="2026-09-06T05:32:00Z">
              <w:r>
                <w:rPr>
                  <w:b/>
                  <w:sz w:val="17"/>
                </w:rPr>
                <w:t>Test family</w:t>
              </w:r>
            </w:ins>
          </w:p>
        </w:tc>
        <w:tc>
          <w:tcPr>
            <w:tcW w:w="2340" w:type="dxa"/>
            <w:shd w:val="clear" w:color="auto" w:fill="EAF2FB"/>
            <w:tcMar>
              <w:top w:w="80" w:type="dxa"/>
              <w:left w:w="90" w:type="dxa"/>
              <w:bottom w:w="80" w:type="dxa"/>
              <w:right w:w="90" w:type="dxa"/>
            </w:tcMar>
            <w:vAlign w:val="center"/>
          </w:tcPr>
          <w:p w14:paraId="3FB359ED" w14:textId="77777777" w:rsidR="00CA3471" w:rsidRDefault="00C274BD">
            <w:pPr>
              <w:spacing w:after="0" w:line="240" w:lineRule="auto"/>
              <w:jc w:val="center"/>
              <w:rPr>
                <w:ins w:id="622" w:author="SHM-EM Authors" w:date="2026-09-06T13:32:00Z" w16du:dateUtc="2026-09-06T05:32:00Z"/>
              </w:rPr>
            </w:pPr>
            <w:ins w:id="623" w:author="SHM-EM Authors" w:date="2026-09-06T13:32:00Z" w16du:dateUtc="2026-09-06T05:32:00Z">
              <w:r>
                <w:rPr>
                  <w:b/>
                  <w:sz w:val="17"/>
                </w:rPr>
                <w:t>Cases/checks</w:t>
              </w:r>
            </w:ins>
          </w:p>
        </w:tc>
        <w:tc>
          <w:tcPr>
            <w:tcW w:w="2340" w:type="dxa"/>
            <w:shd w:val="clear" w:color="auto" w:fill="EAF2FB"/>
            <w:tcMar>
              <w:top w:w="80" w:type="dxa"/>
              <w:left w:w="90" w:type="dxa"/>
              <w:bottom w:w="80" w:type="dxa"/>
              <w:right w:w="90" w:type="dxa"/>
            </w:tcMar>
            <w:vAlign w:val="center"/>
          </w:tcPr>
          <w:p w14:paraId="5E8DA8E5" w14:textId="77777777" w:rsidR="00CA3471" w:rsidRDefault="00C274BD">
            <w:pPr>
              <w:spacing w:after="0" w:line="240" w:lineRule="auto"/>
              <w:jc w:val="center"/>
              <w:rPr>
                <w:ins w:id="624" w:author="SHM-EM Authors" w:date="2026-09-06T13:32:00Z" w16du:dateUtc="2026-09-06T05:32:00Z"/>
              </w:rPr>
            </w:pPr>
            <w:ins w:id="625" w:author="SHM-EM Authors" w:date="2026-09-06T13:32:00Z" w16du:dateUtc="2026-09-06T05:32:00Z">
              <w:r>
                <w:rPr>
                  <w:b/>
                  <w:sz w:val="17"/>
                </w:rPr>
                <w:t>Passed</w:t>
              </w:r>
            </w:ins>
          </w:p>
        </w:tc>
        <w:tc>
          <w:tcPr>
            <w:tcW w:w="2340" w:type="dxa"/>
            <w:shd w:val="clear" w:color="auto" w:fill="EAF2FB"/>
            <w:tcMar>
              <w:top w:w="80" w:type="dxa"/>
              <w:left w:w="90" w:type="dxa"/>
              <w:bottom w:w="80" w:type="dxa"/>
              <w:right w:w="90" w:type="dxa"/>
            </w:tcMar>
            <w:vAlign w:val="center"/>
          </w:tcPr>
          <w:p w14:paraId="7B954430" w14:textId="77777777" w:rsidR="00CA3471" w:rsidRDefault="00C274BD">
            <w:pPr>
              <w:spacing w:after="0" w:line="240" w:lineRule="auto"/>
              <w:jc w:val="center"/>
              <w:rPr>
                <w:ins w:id="626" w:author="SHM-EM Authors" w:date="2026-09-06T13:32:00Z" w16du:dateUtc="2026-09-06T05:32:00Z"/>
              </w:rPr>
            </w:pPr>
            <w:ins w:id="627" w:author="SHM-EM Authors" w:date="2026-09-06T13:32:00Z" w16du:dateUtc="2026-09-06T05:32:00Z">
              <w:r>
                <w:rPr>
                  <w:b/>
                  <w:sz w:val="17"/>
                </w:rPr>
                <w:t>Status</w:t>
              </w:r>
            </w:ins>
          </w:p>
        </w:tc>
      </w:tr>
      <w:tr w:rsidR="00CA3471" w14:paraId="7A343EC3" w14:textId="77777777">
        <w:trPr>
          <w:jc w:val="center"/>
          <w:ins w:id="628" w:author="SHM-EM Authors" w:date="2026-09-06T13:32:00Z" w16du:dateUtc="2026-09-06T05:32:00Z"/>
        </w:trPr>
        <w:tc>
          <w:tcPr>
            <w:tcW w:w="2340" w:type="dxa"/>
            <w:tcMar>
              <w:top w:w="80" w:type="dxa"/>
              <w:left w:w="90" w:type="dxa"/>
              <w:bottom w:w="80" w:type="dxa"/>
              <w:right w:w="90" w:type="dxa"/>
            </w:tcMar>
            <w:vAlign w:val="center"/>
          </w:tcPr>
          <w:p w14:paraId="649B3F31" w14:textId="77777777" w:rsidR="00CA3471" w:rsidRDefault="00C274BD">
            <w:pPr>
              <w:spacing w:after="0" w:line="240" w:lineRule="auto"/>
              <w:jc w:val="left"/>
              <w:rPr>
                <w:ins w:id="629" w:author="SHM-EM Authors" w:date="2026-09-06T13:32:00Z" w16du:dateUtc="2026-09-06T05:32:00Z"/>
              </w:rPr>
            </w:pPr>
            <w:ins w:id="630" w:author="SHM-EM Authors" w:date="2026-09-06T13:32:00Z" w16du:dateUtc="2026-09-06T05:32:00Z">
              <w:r>
                <w:rPr>
                  <w:sz w:val="17"/>
                </w:rPr>
                <w:t>Backend unit/service/API tests</w:t>
              </w:r>
            </w:ins>
          </w:p>
        </w:tc>
        <w:tc>
          <w:tcPr>
            <w:tcW w:w="2340" w:type="dxa"/>
            <w:tcMar>
              <w:top w:w="80" w:type="dxa"/>
              <w:left w:w="90" w:type="dxa"/>
              <w:bottom w:w="80" w:type="dxa"/>
              <w:right w:w="90" w:type="dxa"/>
            </w:tcMar>
            <w:vAlign w:val="center"/>
          </w:tcPr>
          <w:p w14:paraId="32D41910" w14:textId="77777777" w:rsidR="00CA3471" w:rsidRDefault="00C274BD">
            <w:pPr>
              <w:spacing w:after="0" w:line="240" w:lineRule="auto"/>
              <w:jc w:val="left"/>
              <w:rPr>
                <w:ins w:id="631" w:author="SHM-EM Authors" w:date="2026-09-06T13:32:00Z" w16du:dateUtc="2026-09-06T05:32:00Z"/>
              </w:rPr>
            </w:pPr>
            <w:ins w:id="632" w:author="SHM-EM Authors" w:date="2026-09-06T13:32:00Z" w16du:dateUtc="2026-09-06T05:32:00Z">
              <w:r>
                <w:rPr>
                  <w:sz w:val="17"/>
                </w:rPr>
                <w:t>55</w:t>
              </w:r>
            </w:ins>
          </w:p>
        </w:tc>
        <w:tc>
          <w:tcPr>
            <w:tcW w:w="2340" w:type="dxa"/>
            <w:tcMar>
              <w:top w:w="80" w:type="dxa"/>
              <w:left w:w="90" w:type="dxa"/>
              <w:bottom w:w="80" w:type="dxa"/>
              <w:right w:w="90" w:type="dxa"/>
            </w:tcMar>
            <w:vAlign w:val="center"/>
          </w:tcPr>
          <w:p w14:paraId="0DD241A0" w14:textId="77777777" w:rsidR="00CA3471" w:rsidRDefault="00C274BD">
            <w:pPr>
              <w:spacing w:after="0" w:line="240" w:lineRule="auto"/>
              <w:jc w:val="left"/>
              <w:rPr>
                <w:ins w:id="633" w:author="SHM-EM Authors" w:date="2026-09-06T13:32:00Z" w16du:dateUtc="2026-09-06T05:32:00Z"/>
              </w:rPr>
            </w:pPr>
            <w:ins w:id="634" w:author="SHM-EM Authors" w:date="2026-09-06T13:32:00Z" w16du:dateUtc="2026-09-06T05:32:00Z">
              <w:r>
                <w:rPr>
                  <w:sz w:val="17"/>
                </w:rPr>
                <w:t>55</w:t>
              </w:r>
            </w:ins>
          </w:p>
        </w:tc>
        <w:tc>
          <w:tcPr>
            <w:tcW w:w="2340" w:type="dxa"/>
            <w:tcMar>
              <w:top w:w="80" w:type="dxa"/>
              <w:left w:w="90" w:type="dxa"/>
              <w:bottom w:w="80" w:type="dxa"/>
              <w:right w:w="90" w:type="dxa"/>
            </w:tcMar>
            <w:vAlign w:val="center"/>
          </w:tcPr>
          <w:p w14:paraId="562C3D30" w14:textId="77777777" w:rsidR="00CA3471" w:rsidRDefault="00C274BD">
            <w:pPr>
              <w:spacing w:after="0" w:line="240" w:lineRule="auto"/>
              <w:jc w:val="left"/>
              <w:rPr>
                <w:ins w:id="635" w:author="SHM-EM Authors" w:date="2026-09-06T13:32:00Z" w16du:dateUtc="2026-09-06T05:32:00Z"/>
              </w:rPr>
            </w:pPr>
            <w:ins w:id="636" w:author="SHM-EM Authors" w:date="2026-09-06T13:32:00Z" w16du:dateUtc="2026-09-06T05:32:00Z">
              <w:r>
                <w:rPr>
                  <w:sz w:val="17"/>
                </w:rPr>
                <w:t>PASS</w:t>
              </w:r>
            </w:ins>
          </w:p>
        </w:tc>
      </w:tr>
      <w:tr w:rsidR="00CA3471" w14:paraId="03DBB60C" w14:textId="77777777">
        <w:trPr>
          <w:jc w:val="center"/>
          <w:ins w:id="637" w:author="SHM-EM Authors" w:date="2026-09-06T13:32:00Z" w16du:dateUtc="2026-09-06T05:32:00Z"/>
        </w:trPr>
        <w:tc>
          <w:tcPr>
            <w:tcW w:w="2340" w:type="dxa"/>
            <w:tcMar>
              <w:top w:w="80" w:type="dxa"/>
              <w:left w:w="90" w:type="dxa"/>
              <w:bottom w:w="80" w:type="dxa"/>
              <w:right w:w="90" w:type="dxa"/>
            </w:tcMar>
            <w:vAlign w:val="center"/>
          </w:tcPr>
          <w:p w14:paraId="4158C75C" w14:textId="77777777" w:rsidR="00CA3471" w:rsidRDefault="00C274BD">
            <w:pPr>
              <w:spacing w:after="0" w:line="240" w:lineRule="auto"/>
              <w:jc w:val="left"/>
              <w:rPr>
                <w:ins w:id="638" w:author="SHM-EM Authors" w:date="2026-09-06T13:32:00Z" w16du:dateUtc="2026-09-06T05:32:00Z"/>
              </w:rPr>
            </w:pPr>
            <w:ins w:id="639" w:author="SHM-EM Authors" w:date="2026-09-06T13:32:00Z" w16du:dateUtc="2026-09-06T05:32:00Z">
              <w:r>
                <w:rPr>
                  <w:sz w:val="17"/>
                </w:rPr>
                <w:t>PIT_PRE contract/alignment/integrity tests</w:t>
              </w:r>
            </w:ins>
          </w:p>
        </w:tc>
        <w:tc>
          <w:tcPr>
            <w:tcW w:w="2340" w:type="dxa"/>
            <w:tcMar>
              <w:top w:w="80" w:type="dxa"/>
              <w:left w:w="90" w:type="dxa"/>
              <w:bottom w:w="80" w:type="dxa"/>
              <w:right w:w="90" w:type="dxa"/>
            </w:tcMar>
            <w:vAlign w:val="center"/>
          </w:tcPr>
          <w:p w14:paraId="05E4EC77" w14:textId="77777777" w:rsidR="00CA3471" w:rsidRDefault="00C274BD">
            <w:pPr>
              <w:spacing w:after="0" w:line="240" w:lineRule="auto"/>
              <w:jc w:val="left"/>
              <w:rPr>
                <w:ins w:id="640" w:author="SHM-EM Authors" w:date="2026-09-06T13:32:00Z" w16du:dateUtc="2026-09-06T05:32:00Z"/>
              </w:rPr>
            </w:pPr>
            <w:ins w:id="641" w:author="SHM-EM Authors" w:date="2026-09-06T13:32:00Z" w16du:dateUtc="2026-09-06T05:32:00Z">
              <w:r>
                <w:rPr>
                  <w:sz w:val="17"/>
                </w:rPr>
                <w:t>13</w:t>
              </w:r>
            </w:ins>
          </w:p>
        </w:tc>
        <w:tc>
          <w:tcPr>
            <w:tcW w:w="2340" w:type="dxa"/>
            <w:tcMar>
              <w:top w:w="80" w:type="dxa"/>
              <w:left w:w="90" w:type="dxa"/>
              <w:bottom w:w="80" w:type="dxa"/>
              <w:right w:w="90" w:type="dxa"/>
            </w:tcMar>
            <w:vAlign w:val="center"/>
          </w:tcPr>
          <w:p w14:paraId="3A50551E" w14:textId="77777777" w:rsidR="00CA3471" w:rsidRDefault="00C274BD">
            <w:pPr>
              <w:spacing w:after="0" w:line="240" w:lineRule="auto"/>
              <w:jc w:val="left"/>
              <w:rPr>
                <w:ins w:id="642" w:author="SHM-EM Authors" w:date="2026-09-06T13:32:00Z" w16du:dateUtc="2026-09-06T05:32:00Z"/>
              </w:rPr>
            </w:pPr>
            <w:ins w:id="643" w:author="SHM-EM Authors" w:date="2026-09-06T13:32:00Z" w16du:dateUtc="2026-09-06T05:32:00Z">
              <w:r>
                <w:rPr>
                  <w:sz w:val="17"/>
                </w:rPr>
                <w:t>13</w:t>
              </w:r>
            </w:ins>
          </w:p>
        </w:tc>
        <w:tc>
          <w:tcPr>
            <w:tcW w:w="2340" w:type="dxa"/>
            <w:tcMar>
              <w:top w:w="80" w:type="dxa"/>
              <w:left w:w="90" w:type="dxa"/>
              <w:bottom w:w="80" w:type="dxa"/>
              <w:right w:w="90" w:type="dxa"/>
            </w:tcMar>
            <w:vAlign w:val="center"/>
          </w:tcPr>
          <w:p w14:paraId="36DE291B" w14:textId="77777777" w:rsidR="00CA3471" w:rsidRDefault="00C274BD">
            <w:pPr>
              <w:spacing w:after="0" w:line="240" w:lineRule="auto"/>
              <w:jc w:val="left"/>
              <w:rPr>
                <w:ins w:id="644" w:author="SHM-EM Authors" w:date="2026-09-06T13:32:00Z" w16du:dateUtc="2026-09-06T05:32:00Z"/>
              </w:rPr>
            </w:pPr>
            <w:ins w:id="645" w:author="SHM-EM Authors" w:date="2026-09-06T13:32:00Z" w16du:dateUtc="2026-09-06T05:32:00Z">
              <w:r>
                <w:rPr>
                  <w:sz w:val="17"/>
                </w:rPr>
                <w:t>PASS</w:t>
              </w:r>
            </w:ins>
          </w:p>
        </w:tc>
      </w:tr>
      <w:tr w:rsidR="00CA3471" w14:paraId="75A29969" w14:textId="77777777">
        <w:trPr>
          <w:jc w:val="center"/>
          <w:ins w:id="646" w:author="SHM-EM Authors" w:date="2026-09-06T13:32:00Z" w16du:dateUtc="2026-09-06T05:32:00Z"/>
        </w:trPr>
        <w:tc>
          <w:tcPr>
            <w:tcW w:w="2340" w:type="dxa"/>
            <w:tcMar>
              <w:top w:w="80" w:type="dxa"/>
              <w:left w:w="90" w:type="dxa"/>
              <w:bottom w:w="80" w:type="dxa"/>
              <w:right w:w="90" w:type="dxa"/>
            </w:tcMar>
            <w:vAlign w:val="center"/>
          </w:tcPr>
          <w:p w14:paraId="1EE3978B" w14:textId="77777777" w:rsidR="00CA3471" w:rsidRDefault="00C274BD">
            <w:pPr>
              <w:spacing w:after="0" w:line="240" w:lineRule="auto"/>
              <w:jc w:val="left"/>
              <w:rPr>
                <w:ins w:id="647" w:author="SHM-EM Authors" w:date="2026-09-06T13:32:00Z" w16du:dateUtc="2026-09-06T05:32:00Z"/>
              </w:rPr>
            </w:pPr>
            <w:ins w:id="648" w:author="SHM-EM Authors" w:date="2026-09-06T13:32:00Z" w16du:dateUtc="2026-09-06T05:32:00Z">
              <w:r>
                <w:rPr>
                  <w:sz w:val="17"/>
                </w:rPr>
                <w:t>Validation matrix (P00, F01-F12, I01-I02)</w:t>
              </w:r>
            </w:ins>
          </w:p>
        </w:tc>
        <w:tc>
          <w:tcPr>
            <w:tcW w:w="2340" w:type="dxa"/>
            <w:tcMar>
              <w:top w:w="80" w:type="dxa"/>
              <w:left w:w="90" w:type="dxa"/>
              <w:bottom w:w="80" w:type="dxa"/>
              <w:right w:w="90" w:type="dxa"/>
            </w:tcMar>
            <w:vAlign w:val="center"/>
          </w:tcPr>
          <w:p w14:paraId="1C397748" w14:textId="77777777" w:rsidR="00CA3471" w:rsidRDefault="00C274BD">
            <w:pPr>
              <w:spacing w:after="0" w:line="240" w:lineRule="auto"/>
              <w:jc w:val="left"/>
              <w:rPr>
                <w:ins w:id="649" w:author="SHM-EM Authors" w:date="2026-09-06T13:32:00Z" w16du:dateUtc="2026-09-06T05:32:00Z"/>
              </w:rPr>
            </w:pPr>
            <w:ins w:id="650" w:author="SHM-EM Authors" w:date="2026-09-06T13:32:00Z" w16du:dateUtc="2026-09-06T05:32:00Z">
              <w:r>
                <w:rPr>
                  <w:sz w:val="17"/>
                </w:rPr>
                <w:t>15</w:t>
              </w:r>
            </w:ins>
          </w:p>
        </w:tc>
        <w:tc>
          <w:tcPr>
            <w:tcW w:w="2340" w:type="dxa"/>
            <w:tcMar>
              <w:top w:w="80" w:type="dxa"/>
              <w:left w:w="90" w:type="dxa"/>
              <w:bottom w:w="80" w:type="dxa"/>
              <w:right w:w="90" w:type="dxa"/>
            </w:tcMar>
            <w:vAlign w:val="center"/>
          </w:tcPr>
          <w:p w14:paraId="63A1B914" w14:textId="77777777" w:rsidR="00CA3471" w:rsidRDefault="00C274BD">
            <w:pPr>
              <w:spacing w:after="0" w:line="240" w:lineRule="auto"/>
              <w:jc w:val="left"/>
              <w:rPr>
                <w:ins w:id="651" w:author="SHM-EM Authors" w:date="2026-09-06T13:32:00Z" w16du:dateUtc="2026-09-06T05:32:00Z"/>
              </w:rPr>
            </w:pPr>
            <w:ins w:id="652" w:author="SHM-EM Authors" w:date="2026-09-06T13:32:00Z" w16du:dateUtc="2026-09-06T05:32:00Z">
              <w:r>
                <w:rPr>
                  <w:sz w:val="17"/>
                </w:rPr>
                <w:t>15</w:t>
              </w:r>
            </w:ins>
          </w:p>
        </w:tc>
        <w:tc>
          <w:tcPr>
            <w:tcW w:w="2340" w:type="dxa"/>
            <w:tcMar>
              <w:top w:w="80" w:type="dxa"/>
              <w:left w:w="90" w:type="dxa"/>
              <w:bottom w:w="80" w:type="dxa"/>
              <w:right w:w="90" w:type="dxa"/>
            </w:tcMar>
            <w:vAlign w:val="center"/>
          </w:tcPr>
          <w:p w14:paraId="4E462FBF" w14:textId="77777777" w:rsidR="00CA3471" w:rsidRDefault="00C274BD">
            <w:pPr>
              <w:spacing w:after="0" w:line="240" w:lineRule="auto"/>
              <w:jc w:val="left"/>
              <w:rPr>
                <w:ins w:id="653" w:author="SHM-EM Authors" w:date="2026-09-06T13:32:00Z" w16du:dateUtc="2026-09-06T05:32:00Z"/>
              </w:rPr>
            </w:pPr>
            <w:ins w:id="654" w:author="SHM-EM Authors" w:date="2026-09-06T13:32:00Z" w16du:dateUtc="2026-09-06T05:32:00Z">
              <w:r>
                <w:rPr>
                  <w:sz w:val="17"/>
                </w:rPr>
                <w:t>PASS</w:t>
              </w:r>
            </w:ins>
          </w:p>
        </w:tc>
      </w:tr>
      <w:tr w:rsidR="00CA3471" w14:paraId="686B6887" w14:textId="77777777">
        <w:trPr>
          <w:jc w:val="center"/>
          <w:ins w:id="655" w:author="SHM-EM Authors" w:date="2026-09-06T13:32:00Z" w16du:dateUtc="2026-09-06T05:32:00Z"/>
        </w:trPr>
        <w:tc>
          <w:tcPr>
            <w:tcW w:w="2340" w:type="dxa"/>
            <w:tcMar>
              <w:top w:w="80" w:type="dxa"/>
              <w:left w:w="90" w:type="dxa"/>
              <w:bottom w:w="80" w:type="dxa"/>
              <w:right w:w="90" w:type="dxa"/>
            </w:tcMar>
            <w:vAlign w:val="center"/>
          </w:tcPr>
          <w:p w14:paraId="79E447FA" w14:textId="77777777" w:rsidR="00CA3471" w:rsidRDefault="00C274BD">
            <w:pPr>
              <w:spacing w:after="0" w:line="240" w:lineRule="auto"/>
              <w:jc w:val="left"/>
              <w:rPr>
                <w:ins w:id="656" w:author="SHM-EM Authors" w:date="2026-09-06T13:32:00Z" w16du:dateUtc="2026-09-06T05:32:00Z"/>
              </w:rPr>
            </w:pPr>
            <w:ins w:id="657" w:author="SHM-EM Authors" w:date="2026-09-06T13:32:00Z" w16du:dateUtc="2026-09-06T05:32:00Z">
              <w:r>
                <w:rPr>
                  <w:sz w:val="17"/>
                </w:rPr>
                <w:t>Second-configuration end-to-end acceptance</w:t>
              </w:r>
            </w:ins>
          </w:p>
        </w:tc>
        <w:tc>
          <w:tcPr>
            <w:tcW w:w="2340" w:type="dxa"/>
            <w:tcMar>
              <w:top w:w="80" w:type="dxa"/>
              <w:left w:w="90" w:type="dxa"/>
              <w:bottom w:w="80" w:type="dxa"/>
              <w:right w:w="90" w:type="dxa"/>
            </w:tcMar>
            <w:vAlign w:val="center"/>
          </w:tcPr>
          <w:p w14:paraId="45AA4552" w14:textId="77777777" w:rsidR="00CA3471" w:rsidRDefault="00C274BD">
            <w:pPr>
              <w:spacing w:after="0" w:line="240" w:lineRule="auto"/>
              <w:jc w:val="left"/>
              <w:rPr>
                <w:ins w:id="658" w:author="SHM-EM Authors" w:date="2026-09-06T13:32:00Z" w16du:dateUtc="2026-09-06T05:32:00Z"/>
              </w:rPr>
            </w:pPr>
            <w:ins w:id="659" w:author="SHM-EM Authors" w:date="2026-09-06T13:32:00Z" w16du:dateUtc="2026-09-06T05:32:00Z">
              <w:r>
                <w:rPr>
                  <w:sz w:val="17"/>
                </w:rPr>
                <w:t>7</w:t>
              </w:r>
            </w:ins>
          </w:p>
        </w:tc>
        <w:tc>
          <w:tcPr>
            <w:tcW w:w="2340" w:type="dxa"/>
            <w:tcMar>
              <w:top w:w="80" w:type="dxa"/>
              <w:left w:w="90" w:type="dxa"/>
              <w:bottom w:w="80" w:type="dxa"/>
              <w:right w:w="90" w:type="dxa"/>
            </w:tcMar>
            <w:vAlign w:val="center"/>
          </w:tcPr>
          <w:p w14:paraId="30322C3D" w14:textId="77777777" w:rsidR="00CA3471" w:rsidRDefault="00C274BD">
            <w:pPr>
              <w:spacing w:after="0" w:line="240" w:lineRule="auto"/>
              <w:jc w:val="left"/>
              <w:rPr>
                <w:ins w:id="660" w:author="SHM-EM Authors" w:date="2026-09-06T13:32:00Z" w16du:dateUtc="2026-09-06T05:32:00Z"/>
              </w:rPr>
            </w:pPr>
            <w:ins w:id="661" w:author="SHM-EM Authors" w:date="2026-09-06T13:32:00Z" w16du:dateUtc="2026-09-06T05:32:00Z">
              <w:r>
                <w:rPr>
                  <w:sz w:val="17"/>
                </w:rPr>
                <w:t>7</w:t>
              </w:r>
            </w:ins>
          </w:p>
        </w:tc>
        <w:tc>
          <w:tcPr>
            <w:tcW w:w="2340" w:type="dxa"/>
            <w:tcMar>
              <w:top w:w="80" w:type="dxa"/>
              <w:left w:w="90" w:type="dxa"/>
              <w:bottom w:w="80" w:type="dxa"/>
              <w:right w:w="90" w:type="dxa"/>
            </w:tcMar>
            <w:vAlign w:val="center"/>
          </w:tcPr>
          <w:p w14:paraId="0FD7E4A6" w14:textId="77777777" w:rsidR="00CA3471" w:rsidRDefault="00C274BD">
            <w:pPr>
              <w:spacing w:after="0" w:line="240" w:lineRule="auto"/>
              <w:jc w:val="left"/>
              <w:rPr>
                <w:ins w:id="662" w:author="SHM-EM Authors" w:date="2026-09-06T13:32:00Z" w16du:dateUtc="2026-09-06T05:32:00Z"/>
              </w:rPr>
            </w:pPr>
            <w:ins w:id="663" w:author="SHM-EM Authors" w:date="2026-09-06T13:32:00Z" w16du:dateUtc="2026-09-06T05:32:00Z">
              <w:r>
                <w:rPr>
                  <w:sz w:val="17"/>
                </w:rPr>
                <w:t>PASS</w:t>
              </w:r>
            </w:ins>
          </w:p>
        </w:tc>
      </w:tr>
      <w:tr w:rsidR="00CA3471" w14:paraId="7D36F01D" w14:textId="77777777">
        <w:trPr>
          <w:jc w:val="center"/>
        </w:trPr>
        <w:tc>
          <w:tcPr>
            <w:tcW w:w="2340" w:type="dxa"/>
            <w:tcMar>
              <w:top w:w="80" w:type="dxa"/>
              <w:left w:w="90" w:type="dxa"/>
              <w:bottom w:w="80" w:type="dxa"/>
              <w:right w:w="90" w:type="dxa"/>
            </w:tcMar>
            <w:vAlign w:val="center"/>
            <w:cellIns w:id="664" w:author="SHM-EM Authors" w:date="2026-09-06T13:32:00Z"/>
          </w:tcPr>
          <w:p w14:paraId="7B95F408" w14:textId="77777777" w:rsidR="00CA3471" w:rsidRDefault="00C274BD">
            <w:pPr>
              <w:spacing w:after="0" w:line="240" w:lineRule="auto"/>
              <w:jc w:val="left"/>
            </w:pPr>
            <w:ins w:id="665" w:author="SHM-EM Authors" w:date="2026-09-06T13:32:00Z" w16du:dateUtc="2026-09-06T05:32:00Z">
              <w:r>
                <w:rPr>
                  <w:sz w:val="17"/>
                </w:rPr>
                <w:t>Front-end typecheck and production build</w:t>
              </w:r>
            </w:ins>
          </w:p>
        </w:tc>
        <w:tc>
          <w:tcPr>
            <w:tcW w:w="2340" w:type="dxa"/>
            <w:tcMar>
              <w:top w:w="80" w:type="dxa"/>
              <w:left w:w="90" w:type="dxa"/>
              <w:bottom w:w="80" w:type="dxa"/>
              <w:right w:w="90" w:type="dxa"/>
            </w:tcMar>
            <w:vAlign w:val="center"/>
          </w:tcPr>
          <w:p w14:paraId="42BFD3D0" w14:textId="77777777" w:rsidR="00CA3471" w:rsidRDefault="00C274BD">
            <w:pPr>
              <w:spacing w:after="0" w:line="240" w:lineRule="auto"/>
              <w:jc w:val="left"/>
            </w:pPr>
            <w:del w:id="666" w:author="SHM-EM Authors" w:date="2026-09-06T13:32:00Z" w16du:dateUtc="2026-09-06T05:32:00Z">
              <w:r>
                <w:rPr>
                  <w:rFonts w:ascii="Consolas" w:eastAsia="Consolas" w:hAnsi="Consolas"/>
                  <w:sz w:val="17"/>
                </w:rPr>
                <w:delText>{</w:delText>
              </w:r>
              <w:r>
                <w:rPr>
                  <w:rFonts w:ascii="Consolas" w:eastAsia="Consolas" w:hAnsi="Consolas"/>
                  <w:sz w:val="17"/>
                </w:rPr>
                <w:br/>
                <w:delText xml:space="preserve">  "metricCode": "settlement",</w:delText>
              </w:r>
              <w:r>
                <w:rPr>
                  <w:rFonts w:ascii="Consolas" w:eastAsia="Consolas" w:hAnsi="Consolas"/>
                  <w:sz w:val="17"/>
                </w:rPr>
                <w:br/>
                <w:delText xml:space="preserve">  "operator": "GREATER_THAN",</w:delText>
              </w:r>
              <w:r>
                <w:rPr>
                  <w:rFonts w:ascii="Consolas" w:eastAsia="Consolas" w:hAnsi="Consolas"/>
                  <w:sz w:val="17"/>
                </w:rPr>
                <w:br/>
                <w:delText xml:space="preserve">  "threshold": 54.0,</w:delText>
              </w:r>
              <w:r>
                <w:rPr>
                  <w:rFonts w:ascii="Consolas" w:eastAsia="Consolas" w:hAnsi="Consolas"/>
                  <w:sz w:val="17"/>
                </w:rPr>
                <w:br/>
                <w:delText xml:space="preserve">  "minimumConsecutiveSteps": 2,</w:delText>
              </w:r>
              <w:r>
                <w:rPr>
                  <w:rFonts w:ascii="Consolas" w:eastAsia="Consolas" w:hAnsi="Consolas"/>
                  <w:sz w:val="17"/>
                </w:rPr>
                <w:br/>
                <w:delText xml:space="preserve">  "severity": "WARNING"</w:delText>
              </w:r>
              <w:r>
                <w:rPr>
                  <w:rFonts w:ascii="Consolas" w:eastAsia="Consolas" w:hAnsi="Consolas"/>
                  <w:sz w:val="17"/>
                </w:rPr>
                <w:br/>
                <w:delText>}</w:delText>
              </w:r>
            </w:del>
            <w:ins w:id="667" w:author="SHM-EM Authors" w:date="2026-09-06T13:32:00Z" w16du:dateUtc="2026-09-06T05:32:00Z">
              <w:r>
                <w:rPr>
                  <w:sz w:val="17"/>
                </w:rPr>
                <w:t>2</w:t>
              </w:r>
            </w:ins>
          </w:p>
        </w:tc>
        <w:tc>
          <w:tcPr>
            <w:tcW w:w="2340" w:type="dxa"/>
            <w:tcMar>
              <w:top w:w="80" w:type="dxa"/>
              <w:left w:w="90" w:type="dxa"/>
              <w:bottom w:w="80" w:type="dxa"/>
              <w:right w:w="90" w:type="dxa"/>
            </w:tcMar>
            <w:vAlign w:val="center"/>
            <w:cellIns w:id="668" w:author="SHM-EM Authors" w:date="2026-09-06T13:32:00Z"/>
          </w:tcPr>
          <w:p w14:paraId="542DA49C" w14:textId="77777777" w:rsidR="00CA3471" w:rsidRDefault="00C274BD">
            <w:pPr>
              <w:spacing w:after="0" w:line="240" w:lineRule="auto"/>
              <w:jc w:val="left"/>
            </w:pPr>
            <w:ins w:id="669" w:author="SHM-EM Authors" w:date="2026-09-06T13:32:00Z" w16du:dateUtc="2026-09-06T05:32:00Z">
              <w:r>
                <w:rPr>
                  <w:sz w:val="17"/>
                </w:rPr>
                <w:t>2</w:t>
              </w:r>
            </w:ins>
          </w:p>
        </w:tc>
        <w:tc>
          <w:tcPr>
            <w:tcW w:w="2340" w:type="dxa"/>
            <w:tcMar>
              <w:top w:w="80" w:type="dxa"/>
              <w:left w:w="90" w:type="dxa"/>
              <w:bottom w:w="80" w:type="dxa"/>
              <w:right w:w="90" w:type="dxa"/>
            </w:tcMar>
            <w:vAlign w:val="center"/>
            <w:cellIns w:id="670" w:author="SHM-EM Authors" w:date="2026-09-06T13:32:00Z"/>
          </w:tcPr>
          <w:p w14:paraId="7610CA89" w14:textId="77777777" w:rsidR="00CA3471" w:rsidRDefault="00C274BD">
            <w:pPr>
              <w:spacing w:after="0" w:line="240" w:lineRule="auto"/>
              <w:jc w:val="left"/>
            </w:pPr>
            <w:ins w:id="671" w:author="SHM-EM Authors" w:date="2026-09-06T13:32:00Z" w16du:dateUtc="2026-09-06T05:32:00Z">
              <w:r>
                <w:rPr>
                  <w:sz w:val="17"/>
                </w:rPr>
                <w:t>PASS</w:t>
              </w:r>
            </w:ins>
          </w:p>
        </w:tc>
      </w:tr>
      <w:tr w:rsidR="00CA3471" w14:paraId="17F2026D" w14:textId="77777777">
        <w:trPr>
          <w:jc w:val="center"/>
          <w:ins w:id="672" w:author="SHM-EM Authors" w:date="2026-09-06T13:32:00Z" w16du:dateUtc="2026-09-06T05:32:00Z"/>
        </w:trPr>
        <w:tc>
          <w:tcPr>
            <w:tcW w:w="2340" w:type="dxa"/>
            <w:tcMar>
              <w:top w:w="80" w:type="dxa"/>
              <w:left w:w="90" w:type="dxa"/>
              <w:bottom w:w="80" w:type="dxa"/>
              <w:right w:w="90" w:type="dxa"/>
            </w:tcMar>
            <w:vAlign w:val="center"/>
          </w:tcPr>
          <w:p w14:paraId="3FA67C99" w14:textId="77777777" w:rsidR="00CA3471" w:rsidRDefault="00C274BD">
            <w:pPr>
              <w:spacing w:after="0" w:line="240" w:lineRule="auto"/>
              <w:jc w:val="left"/>
              <w:rPr>
                <w:ins w:id="673" w:author="SHM-EM Authors" w:date="2026-09-06T13:32:00Z" w16du:dateUtc="2026-09-06T05:32:00Z"/>
              </w:rPr>
            </w:pPr>
            <w:ins w:id="674" w:author="SHM-EM Authors" w:date="2026-09-06T13:32:00Z" w16du:dateUtc="2026-09-06T05:32:00Z">
              <w:r>
                <w:rPr>
                  <w:sz w:val="17"/>
                </w:rPr>
                <w:t>Public reference end-to-end reproduction</w:t>
              </w:r>
            </w:ins>
          </w:p>
        </w:tc>
        <w:tc>
          <w:tcPr>
            <w:tcW w:w="2340" w:type="dxa"/>
            <w:tcMar>
              <w:top w:w="80" w:type="dxa"/>
              <w:left w:w="90" w:type="dxa"/>
              <w:bottom w:w="80" w:type="dxa"/>
              <w:right w:w="90" w:type="dxa"/>
            </w:tcMar>
            <w:vAlign w:val="center"/>
          </w:tcPr>
          <w:p w14:paraId="7106E15B" w14:textId="77777777" w:rsidR="00CA3471" w:rsidRDefault="00C274BD">
            <w:pPr>
              <w:spacing w:after="0" w:line="240" w:lineRule="auto"/>
              <w:jc w:val="left"/>
              <w:rPr>
                <w:ins w:id="675" w:author="SHM-EM Authors" w:date="2026-09-06T13:32:00Z" w16du:dateUtc="2026-09-06T05:32:00Z"/>
              </w:rPr>
            </w:pPr>
            <w:ins w:id="676" w:author="SHM-EM Authors" w:date="2026-09-06T13:32:00Z" w16du:dateUtc="2026-09-06T05:32:00Z">
              <w:r>
                <w:rPr>
                  <w:sz w:val="17"/>
                </w:rPr>
                <w:t>1</w:t>
              </w:r>
            </w:ins>
          </w:p>
        </w:tc>
        <w:tc>
          <w:tcPr>
            <w:tcW w:w="2340" w:type="dxa"/>
            <w:tcMar>
              <w:top w:w="80" w:type="dxa"/>
              <w:left w:w="90" w:type="dxa"/>
              <w:bottom w:w="80" w:type="dxa"/>
              <w:right w:w="90" w:type="dxa"/>
            </w:tcMar>
            <w:vAlign w:val="center"/>
          </w:tcPr>
          <w:p w14:paraId="30004FDA" w14:textId="77777777" w:rsidR="00CA3471" w:rsidRDefault="00C274BD">
            <w:pPr>
              <w:spacing w:after="0" w:line="240" w:lineRule="auto"/>
              <w:jc w:val="left"/>
              <w:rPr>
                <w:ins w:id="677" w:author="SHM-EM Authors" w:date="2026-09-06T13:32:00Z" w16du:dateUtc="2026-09-06T05:32:00Z"/>
              </w:rPr>
            </w:pPr>
            <w:ins w:id="678" w:author="SHM-EM Authors" w:date="2026-09-06T13:32:00Z" w16du:dateUtc="2026-09-06T05:32:00Z">
              <w:r>
                <w:rPr>
                  <w:sz w:val="17"/>
                </w:rPr>
                <w:t>1</w:t>
              </w:r>
            </w:ins>
          </w:p>
        </w:tc>
        <w:tc>
          <w:tcPr>
            <w:tcW w:w="2340" w:type="dxa"/>
            <w:tcMar>
              <w:top w:w="80" w:type="dxa"/>
              <w:left w:w="90" w:type="dxa"/>
              <w:bottom w:w="80" w:type="dxa"/>
              <w:right w:w="90" w:type="dxa"/>
            </w:tcMar>
            <w:vAlign w:val="center"/>
          </w:tcPr>
          <w:p w14:paraId="17043856" w14:textId="77777777" w:rsidR="00CA3471" w:rsidRDefault="00C274BD">
            <w:pPr>
              <w:spacing w:after="0" w:line="240" w:lineRule="auto"/>
              <w:jc w:val="left"/>
              <w:rPr>
                <w:ins w:id="679" w:author="SHM-EM Authors" w:date="2026-09-06T13:32:00Z" w16du:dateUtc="2026-09-06T05:32:00Z"/>
              </w:rPr>
            </w:pPr>
            <w:ins w:id="680" w:author="SHM-EM Authors" w:date="2026-09-06T13:32:00Z" w16du:dateUtc="2026-09-06T05:32:00Z">
              <w:r>
                <w:rPr>
                  <w:sz w:val="17"/>
                </w:rPr>
                <w:t>PASS</w:t>
              </w:r>
            </w:ins>
          </w:p>
        </w:tc>
      </w:tr>
    </w:tbl>
    <w:p w14:paraId="3A53D881" w14:textId="77777777" w:rsidR="00CA3471" w:rsidRDefault="00CA3471">
      <w:pPr>
        <w:spacing w:after="0"/>
      </w:pPr>
    </w:p>
    <w:p w14:paraId="3B6A716C" w14:textId="77777777" w:rsidR="0039387D" w:rsidRDefault="00C274BD">
      <w:pPr>
        <w:ind w:firstLine="420"/>
        <w:rPr>
          <w:del w:id="681" w:author="SHM-EM Authors" w:date="2026-09-06T13:32:00Z" w16du:dateUtc="2026-09-06T05:32:00Z"/>
        </w:rPr>
      </w:pPr>
      <w:del w:id="682" w:author="SHM-EM Authors" w:date="2026-09-06T13:32:00Z" w16du:dateUtc="2026-09-06T05:32:00Z">
        <w:r>
          <w:rPr>
            <w:rFonts w:eastAsia="Noto Serif CJK SC" w:hint="eastAsia"/>
            <w:sz w:val="20"/>
          </w:rPr>
          <w:delText>The rule engine supports latest, maximum, minimum, mean, rate-of-change, absolute, interval, baseline-relative, and consecutive-step conditions for one metric. The public case uses threshold and consecutive-step rules; cross-metric compound rules are outside the scope of v1.0.0.</w:delText>
        </w:r>
      </w:del>
    </w:p>
    <w:p w14:paraId="7D8E1C84" w14:textId="77777777" w:rsidR="0039387D" w:rsidRDefault="00C274BD">
      <w:pPr>
        <w:keepNext/>
        <w:spacing w:before="200" w:line="240" w:lineRule="auto"/>
        <w:rPr>
          <w:del w:id="683" w:author="SHM-EM Authors" w:date="2026-09-06T13:32:00Z" w16du:dateUtc="2026-09-06T05:32:00Z"/>
        </w:rPr>
      </w:pPr>
      <w:del w:id="684" w:author="SHM-EM Authors" w:date="2026-09-06T13:32:00Z" w16du:dateUtc="2026-09-06T05:32:00Z">
        <w:r>
          <w:rPr>
            <w:rFonts w:eastAsia="Noto Serif CJK SC"/>
            <w:b/>
            <w:sz w:val="24"/>
          </w:rPr>
          <w:delText>3. Illustrative examples</w:delText>
        </w:r>
      </w:del>
    </w:p>
    <w:p w14:paraId="3DA59C96" w14:textId="77777777" w:rsidR="00CA3471" w:rsidRDefault="00C274BD">
      <w:pPr>
        <w:rPr>
          <w:ins w:id="685" w:author="SHM-EM Authors" w:date="2026-09-06T13:32:00Z" w16du:dateUtc="2026-09-06T05:32:00Z"/>
        </w:rPr>
      </w:pPr>
      <w:ins w:id="686" w:author="SHM-EM Authors" w:date="2026-09-06T13:32:00Z" w16du:dateUtc="2026-09-06T05:32:00Z">
        <w:r>
          <w:t>No coverage percentage is claimed because no stable coverage instrument is included.</w:t>
        </w:r>
      </w:ins>
    </w:p>
    <w:p w14:paraId="15750A86" w14:textId="77777777" w:rsidR="00CA3471" w:rsidRDefault="00C274BD">
      <w:pPr>
        <w:pStyle w:val="2"/>
      </w:pPr>
      <w:r>
        <w:rPr>
          <w:b w:val="0"/>
        </w:rPr>
        <w:t>3.1 Public excavation-monitoring reference case</w:t>
      </w:r>
    </w:p>
    <w:p w14:paraId="33847B64" w14:textId="77777777" w:rsidR="0039387D" w:rsidRDefault="00C274BD">
      <w:pPr>
        <w:ind w:firstLine="420"/>
        <w:rPr>
          <w:del w:id="687" w:author="SHM-EM Authors" w:date="2026-09-06T13:32:00Z" w16du:dateUtc="2026-09-06T05:32:00Z"/>
        </w:rPr>
      </w:pPr>
      <w:moveFromRangeStart w:id="688" w:author="SHM-EM Authors" w:date="2026-09-06T13:32:00Z" w:name="move239593985"/>
      <w:moveFrom w:id="689" w:author="SHM-EM Authors" w:date="2026-09-06T13:32:00Z" w16du:dateUtc="2026-09-06T05:32:00Z">
        <w:r>
          <w:t xml:space="preserve">Fig. </w:t>
        </w:r>
      </w:moveFrom>
      <w:moveFromRangeEnd w:id="688"/>
      <w:del w:id="690" w:author="SHM-EM Authors" w:date="2026-09-06T13:32:00Z" w16du:dateUtc="2026-09-06T05:32:00Z">
        <w:r>
          <w:rPr>
            <w:rFonts w:eastAsia="Noto Serif CJK SC" w:hint="eastAsia"/>
            <w:sz w:val="20"/>
          </w:rPr>
          <w:delText xml:space="preserve">5 combines the reference layout, forecast configuration, and reproduction checks. </w:delText>
        </w:r>
      </w:del>
      <w:r>
        <w:rPr>
          <w:rFonts w:ascii="Courier New" w:hAnsi="Courier New"/>
          <w:sz w:val="18"/>
        </w:rPr>
        <w:t>SHM_EM_PUBLIC_SAMPLE</w:t>
      </w:r>
      <w:r>
        <w:t xml:space="preserve"> </w:t>
      </w:r>
      <w:del w:id="691" w:author="SHM-EM Authors" w:date="2026-09-06T13:32:00Z" w16du:dateUtc="2026-09-06T05:32:00Z">
        <w:r>
          <w:rPr>
            <w:rFonts w:eastAsia="Noto Serif CJK SC" w:hint="eastAsia"/>
            <w:sz w:val="20"/>
          </w:rPr>
          <w:delText xml:space="preserve">is derived from an operational excavation project and retains the minimum </w:delText>
        </w:r>
      </w:del>
      <w:ins w:id="692" w:author="SHM-EM Authors" w:date="2026-09-06T13:32:00Z" w16du:dateUtc="2026-09-06T05:32:00Z">
        <w:r>
          <w:t xml:space="preserve">provides 2,464 </w:t>
        </w:r>
      </w:ins>
      <w:r>
        <w:t xml:space="preserve">de-identified, time-shifted </w:t>
      </w:r>
      <w:del w:id="693" w:author="SHM-EM Authors" w:date="2026-09-06T13:32:00Z" w16du:dateUtc="2026-09-06T05:32:00Z">
        <w:r>
          <w:rPr>
            <w:rFonts w:eastAsia="Noto Serif CJK SC" w:hint="eastAsia"/>
            <w:sz w:val="20"/>
          </w:rPr>
          <w:delText xml:space="preserve">window required for reproduction. It contains 2,464 low-frequency </w:delText>
        </w:r>
      </w:del>
      <w:r>
        <w:t xml:space="preserve">observations from nine </w:t>
      </w:r>
      <w:ins w:id="694" w:author="SHM-EM Authors" w:date="2026-09-06T13:32:00Z" w16du:dateUtc="2026-09-06T05:32:00Z">
        <w:r>
          <w:t xml:space="preserve">field </w:t>
        </w:r>
      </w:ins>
      <w:r>
        <w:t>points</w:t>
      </w:r>
      <w:del w:id="695" w:author="SHM-EM Authors" w:date="2026-09-06T13:32:00Z" w16du:dateUtc="2026-09-06T05:32:00Z">
        <w:r>
          <w:rPr>
            <w:rFonts w:eastAsia="Noto Serif CJK SC" w:hint="eastAsia"/>
            <w:sz w:val="20"/>
          </w:rPr>
          <w:delText>, covering</w:delText>
        </w:r>
      </w:del>
      <w:ins w:id="696" w:author="SHM-EM Authors" w:date="2026-09-06T13:32:00Z" w16du:dateUtc="2026-09-06T05:32:00Z">
        <w:r>
          <w:t xml:space="preserve"> for</w:t>
        </w:r>
      </w:ins>
      <w:r>
        <w:t xml:space="preserve"> displacement, </w:t>
      </w:r>
      <w:del w:id="697" w:author="SHM-EM Authors" w:date="2026-09-06T13:32:00Z" w16du:dateUtc="2026-09-06T05:32:00Z">
        <w:r>
          <w:rPr>
            <w:rFonts w:eastAsia="Noto Serif CJK SC" w:hint="eastAsia"/>
            <w:sz w:val="20"/>
          </w:rPr>
          <w:delText xml:space="preserve">earth </w:delText>
        </w:r>
      </w:del>
      <w:r>
        <w:t>pressure, groundwater</w:t>
      </w:r>
      <w:del w:id="698" w:author="SHM-EM Authors" w:date="2026-09-06T13:32:00Z" w16du:dateUtc="2026-09-06T05:32:00Z">
        <w:r>
          <w:rPr>
            <w:rFonts w:eastAsia="Noto Serif CJK SC" w:hint="eastAsia"/>
            <w:sz w:val="20"/>
          </w:rPr>
          <w:delText xml:space="preserve"> level</w:delText>
        </w:r>
      </w:del>
      <w:r>
        <w:t>, and hydrostatic level. Coordinates</w:t>
      </w:r>
      <w:del w:id="699" w:author="SHM-EM Authors" w:date="2026-09-06T13:32:00Z" w16du:dateUtc="2026-09-06T05:32:00Z">
        <w:r>
          <w:rPr>
            <w:rFonts w:eastAsia="Noto Serif CJK SC" w:hint="eastAsia"/>
            <w:sz w:val="20"/>
          </w:rPr>
          <w:delText xml:space="preserve"> and original device </w:delText>
        </w:r>
      </w:del>
      <w:ins w:id="700" w:author="SHM-EM Authors" w:date="2026-09-06T13:32:00Z" w16du:dateUtc="2026-09-06T05:32:00Z">
        <w:r>
          <w:t xml:space="preserve">, operational </w:t>
        </w:r>
      </w:ins>
      <w:r>
        <w:t>identifiers</w:t>
      </w:r>
      <w:del w:id="701" w:author="SHM-EM Authors" w:date="2026-09-06T13:32:00Z" w16du:dateUtc="2026-09-06T05:32:00Z">
        <w:r>
          <w:rPr>
            <w:rFonts w:eastAsia="Noto Serif CJK SC" w:hint="eastAsia"/>
            <w:sz w:val="20"/>
          </w:rPr>
          <w:delText xml:space="preserve"> were </w:delText>
        </w:r>
      </w:del>
      <w:ins w:id="702" w:author="SHM-EM Authors" w:date="2026-09-06T13:32:00Z" w16du:dateUtc="2026-09-06T05:32:00Z">
        <w:r>
          <w:t xml:space="preserve">, location, and events are </w:t>
        </w:r>
      </w:ins>
      <w:r>
        <w:t>removed</w:t>
      </w:r>
      <w:del w:id="703" w:author="SHM-EM Authors" w:date="2026-09-06T13:32:00Z" w16du:dateUtc="2026-09-06T05:32:00Z">
        <w:r>
          <w:rPr>
            <w:rFonts w:eastAsia="Noto Serif CJK SC" w:hint="eastAsia"/>
            <w:sz w:val="20"/>
          </w:rPr>
          <w:delText>, and no formal records are preloaded.</w:delText>
        </w:r>
      </w:del>
      <w:ins w:id="704" w:author="SHM-EM Authors" w:date="2026-09-06T13:32:00Z" w16du:dateUtc="2026-09-06T05:32:00Z">
        <w:r>
          <w:t>.</w:t>
        </w:r>
      </w:ins>
      <w:r>
        <w:t xml:space="preserve"> Sixteen </w:t>
      </w:r>
      <w:del w:id="705" w:author="SHM-EM Authors" w:date="2026-09-06T13:32:00Z" w16du:dateUtc="2026-09-06T05:32:00Z">
        <w:r>
          <w:rPr>
            <w:rFonts w:eastAsia="Noto Serif CJK SC" w:hint="eastAsia"/>
            <w:sz w:val="20"/>
          </w:rPr>
          <w:delText>synchronized</w:delText>
        </w:r>
      </w:del>
      <w:ins w:id="706" w:author="SHM-EM Authors" w:date="2026-09-06T13:32:00Z" w16du:dateUtc="2026-09-06T05:32:00Z">
        <w:r>
          <w:t>3-min</w:t>
        </w:r>
      </w:ins>
      <w:r>
        <w:t xml:space="preserve"> steps </w:t>
      </w:r>
      <w:del w:id="707" w:author="SHM-EM Authors" w:date="2026-09-06T13:32:00Z" w16du:dateUtc="2026-09-06T05:32:00Z">
        <w:r>
          <w:rPr>
            <w:rFonts w:eastAsia="Noto Serif CJK SC" w:hint="eastAsia"/>
            <w:sz w:val="20"/>
          </w:rPr>
          <w:delText>form</w:delText>
        </w:r>
      </w:del>
      <w:ins w:id="708" w:author="SHM-EM Authors" w:date="2026-09-06T13:32:00Z" w16du:dateUtc="2026-09-06T05:32:00Z">
        <w:r>
          <w:t>support</w:t>
        </w:r>
      </w:ins>
      <w:r>
        <w:t xml:space="preserve"> the </w:t>
      </w:r>
      <w:del w:id="709" w:author="SHM-EM Authors" w:date="2026-09-06T13:32:00Z" w16du:dateUtc="2026-09-06T05:32:00Z">
        <w:r>
          <w:rPr>
            <w:rFonts w:eastAsia="Noto Serif CJK SC" w:hint="eastAsia"/>
            <w:sz w:val="20"/>
          </w:rPr>
          <w:delText>minimum</w:delText>
        </w:r>
      </w:del>
      <w:ins w:id="710" w:author="SHM-EM Authors" w:date="2026-09-06T13:32:00Z" w16du:dateUtc="2026-09-06T05:32:00Z">
        <w:r>
          <w:t>12-16-step</w:t>
        </w:r>
      </w:ins>
      <w:r>
        <w:t xml:space="preserve"> model </w:t>
      </w:r>
      <w:del w:id="711" w:author="SHM-EM Authors" w:date="2026-09-06T13:32:00Z" w16du:dateUtc="2026-09-06T05:32:00Z">
        <w:r>
          <w:rPr>
            <w:rFonts w:eastAsia="Noto Serif CJK SC" w:hint="eastAsia"/>
            <w:sz w:val="20"/>
          </w:rPr>
          <w:delText>history</w:delText>
        </w:r>
      </w:del>
      <w:ins w:id="712" w:author="SHM-EM Authors" w:date="2026-09-06T13:32:00Z" w16du:dateUtc="2026-09-06T05:32:00Z">
        <w:r>
          <w:t>histories</w:t>
        </w:r>
      </w:ins>
      <w:r>
        <w:t xml:space="preserve">. The sample </w:t>
      </w:r>
      <w:del w:id="713" w:author="SHM-EM Authors" w:date="2026-09-06T13:32:00Z" w16du:dateUtc="2026-09-06T05:32:00Z">
        <w:r>
          <w:rPr>
            <w:rFonts w:eastAsia="Noto Serif CJK SC" w:hint="eastAsia"/>
            <w:sz w:val="20"/>
          </w:rPr>
          <w:delText>verifies the software chain rather than model accuracy. Fig. 5a shows the monitoring categories; vibration is not included in the public forecast workflow, and the layout is schematic and not to scale.</w:delText>
        </w:r>
      </w:del>
    </w:p>
    <w:p w14:paraId="46217CF6" w14:textId="77777777" w:rsidR="00CA3471" w:rsidRDefault="00C274BD">
      <w:del w:id="714" w:author="SHM-EM Authors" w:date="2026-09-06T13:32:00Z" w16du:dateUtc="2026-09-06T05:32:00Z">
        <w:r>
          <w:rPr>
            <w:rFonts w:eastAsia="Noto Serif CJK SC" w:hint="eastAsia"/>
            <w:sz w:val="20"/>
          </w:rPr>
          <w:delText>All six reference models use a Transformer-CNN architecture. Engineering data-use agreements and project confidentiality prevent release of the complete training data, raw time series, and point-level splits. The public model cards report data categories and ranges, split principles, preprocessing, aggregate validation metrics, input and output dimensions, hashes, and known limitations. These summaries define the operating envelope without exposing restricted records. The public sample is only an</w:delText>
        </w:r>
      </w:del>
      <w:ins w:id="715" w:author="SHM-EM Authors" w:date="2026-09-06T13:32:00Z" w16du:dateUtc="2026-09-06T05:32:00Z">
        <w:r>
          <w:t>reproduces</w:t>
        </w:r>
      </w:ins>
      <w:r>
        <w:t xml:space="preserve"> inference and </w:t>
      </w:r>
      <w:del w:id="716" w:author="SHM-EM Authors" w:date="2026-09-06T13:32:00Z" w16du:dateUtc="2026-09-06T05:32:00Z">
        <w:r>
          <w:rPr>
            <w:rFonts w:eastAsia="Noto Serif CJK SC" w:hint="eastAsia"/>
            <w:sz w:val="20"/>
          </w:rPr>
          <w:delText>reproduction window and is not used to claim</w:delText>
        </w:r>
      </w:del>
      <w:ins w:id="717" w:author="SHM-EM Authors" w:date="2026-09-06T13:32:00Z" w16du:dateUtc="2026-09-06T05:32:00Z">
        <w:r>
          <w:t>software behavior, not independent</w:t>
        </w:r>
      </w:ins>
      <w:r>
        <w:t xml:space="preserve"> accuracy or </w:t>
      </w:r>
      <w:del w:id="718" w:author="SHM-EM Authors" w:date="2026-09-06T13:32:00Z" w16du:dateUtc="2026-09-06T05:32:00Z">
        <w:r>
          <w:rPr>
            <w:rFonts w:eastAsia="Noto Serif CJK SC" w:hint="eastAsia"/>
            <w:sz w:val="20"/>
          </w:rPr>
          <w:delText>cross-project transferability</w:delText>
        </w:r>
      </w:del>
      <w:ins w:id="719" w:author="SHM-EM Authors" w:date="2026-09-06T13:32:00Z" w16du:dateUtc="2026-09-06T05:32:00Z">
        <w:r>
          <w:t>generalization. Its reference batch completed six models, 124 targets, 40 steps, and 4,960 rows through conversion, Gate, Future State, Evaluate, Execute, response, and provenance</w:t>
        </w:r>
      </w:ins>
      <w:r>
        <w:t>.</w:t>
      </w:r>
    </w:p>
    <w:p w14:paraId="0DC3D1BF" w14:textId="77777777" w:rsidR="00CA3471" w:rsidRDefault="00C274BD">
      <w:pPr>
        <w:keepLines/>
        <w:spacing w:before="120" w:after="40"/>
        <w:jc w:val="center"/>
        <w:rPr>
          <w:ins w:id="720" w:author="SHM-EM Authors" w:date="2026-09-06T13:32:00Z" w16du:dateUtc="2026-09-06T05:32:00Z"/>
        </w:rPr>
      </w:pPr>
      <w:ins w:id="721" w:author="SHM-EM Authors" w:date="2026-09-06T13:32:00Z" w16du:dateUtc="2026-09-06T05:32:00Z">
        <w:r>
          <w:rPr>
            <w:noProof/>
          </w:rPr>
          <w:drawing>
            <wp:inline distT="0" distB="0" distL="0" distR="0">
              <wp:extent cx="6300000" cy="450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Public_Reference_Workflow.png"/>
                      <pic:cNvPicPr/>
                    </pic:nvPicPr>
                    <pic:blipFill>
                      <a:blip r:embed="rId20"/>
                      <a:stretch>
                        <a:fillRect/>
                      </a:stretch>
                    </pic:blipFill>
                    <pic:spPr>
                      <a:xfrm>
                        <a:off x="0" y="0"/>
                        <a:ext cx="6300000" cy="4500000"/>
                      </a:xfrm>
                      <a:prstGeom prst="rect">
                        <a:avLst/>
                      </a:prstGeom>
                    </pic:spPr>
                  </pic:pic>
                </a:graphicData>
              </a:graphic>
            </wp:inline>
          </w:drawing>
        </w:r>
      </w:ins>
    </w:p>
    <w:p w14:paraId="1A1E52F2" w14:textId="77777777" w:rsidR="0039387D" w:rsidRDefault="00C274BD">
      <w:pPr>
        <w:spacing w:after="40"/>
        <w:jc w:val="center"/>
        <w:rPr>
          <w:del w:id="722" w:author="SHM-EM Authors" w:date="2026-09-06T13:32:00Z" w16du:dateUtc="2026-09-06T05:32:00Z"/>
          <w:sz w:val="18"/>
        </w:rPr>
      </w:pPr>
      <w:moveToRangeStart w:id="723" w:author="SHM-EM Authors" w:date="2026-09-06T13:32:00Z" w:name="move239593985"/>
      <w:moveTo w:id="724" w:author="SHM-EM Authors" w:date="2026-09-06T13:32:00Z" w16du:dateUtc="2026-09-06T05:32:00Z">
        <w:r>
          <w:t xml:space="preserve">Fig. </w:t>
        </w:r>
      </w:moveTo>
      <w:moveToRangeEnd w:id="723"/>
      <w:del w:id="725" w:author="SHM-EM Authors" w:date="2026-09-06T13:32:00Z" w16du:dateUtc="2026-09-06T05:32:00Z">
        <w:r>
          <w:rPr>
            <w:rFonts w:eastAsia="Noto Serif CJK SC" w:hint="eastAsia"/>
            <w:sz w:val="18"/>
          </w:rPr>
          <w:delText>Table 1. Input and output contracts of the six reference models.</w:delText>
        </w:r>
      </w:del>
    </w:p>
    <w:p w14:paraId="2C5240D7" w14:textId="77777777" w:rsidR="00CA3471" w:rsidRDefault="00C274BD">
      <w:pPr>
        <w:pStyle w:val="FigureCaption"/>
        <w:rPr>
          <w:ins w:id="726" w:author="SHM-EM Authors" w:date="2026-09-06T13:32:00Z" w16du:dateUtc="2026-09-06T05:32:00Z"/>
        </w:rPr>
      </w:pPr>
      <w:ins w:id="727" w:author="SHM-EM Authors" w:date="2026-09-06T13:32:00Z" w16du:dateUtc="2026-09-06T05:32:00Z">
        <w:r>
          <w:t>5. Public reference case, six-model contract, common timeline, and reproduction checks. The left conceptual panel used OpenAI ChatGPT image generation (model/version unrecorded); OpenAI Codex assisted composition. Authors verified technical labels.</w:t>
        </w:r>
      </w:ins>
    </w:p>
    <w:p w14:paraId="6A8E3146" w14:textId="77777777" w:rsidR="00CA3471" w:rsidRDefault="00C274BD">
      <w:pPr>
        <w:pStyle w:val="2"/>
        <w:rPr>
          <w:ins w:id="728" w:author="SHM-EM Authors" w:date="2026-09-06T13:32:00Z" w16du:dateUtc="2026-09-06T05:32:00Z"/>
        </w:rPr>
      </w:pPr>
      <w:ins w:id="729" w:author="SHM-EM Authors" w:date="2026-09-06T13:32:00Z" w16du:dateUtc="2026-09-06T05:32:00Z">
        <w:r>
          <w:rPr>
            <w:b w:val="0"/>
          </w:rPr>
          <w:t>3.2 Cross-configuration reuse</w:t>
        </w:r>
      </w:ins>
    </w:p>
    <w:p w14:paraId="6C053AF8" w14:textId="77777777" w:rsidR="00CA3471" w:rsidRDefault="00C274BD">
      <w:pPr>
        <w:rPr>
          <w:ins w:id="730" w:author="SHM-EM Authors" w:date="2026-09-06T13:32:00Z" w16du:dateUtc="2026-09-06T05:32:00Z"/>
        </w:rPr>
      </w:pPr>
      <w:ins w:id="731" w:author="SHM-EM Authors" w:date="2026-09-06T13:32:00Z" w16du:dateUtc="2026-09-06T05:32:00Z">
        <w:r>
          <w:t>One synthetic bridge configuration, used solely as a software-workflow fixture, tested registration and the end-to-end software boundary; it is not a bridge forecasting study.</w:t>
        </w:r>
      </w:ins>
    </w:p>
    <w:p w14:paraId="1FB4358E" w14:textId="77777777" w:rsidR="00CA3471" w:rsidRDefault="00C274BD">
      <w:pPr>
        <w:pStyle w:val="FigureCaption"/>
        <w:keepNext/>
        <w:rPr>
          <w:ins w:id="732" w:author="SHM-EM Authors" w:date="2026-09-06T13:32:00Z" w16du:dateUtc="2026-09-06T05:32:00Z"/>
        </w:rPr>
      </w:pPr>
      <w:ins w:id="733" w:author="SHM-EM Authors" w:date="2026-09-06T13:32:00Z" w16du:dateUtc="2026-09-06T05:32:00Z">
        <w:r>
          <w:t>Table 4. Synthetic bridge software-reuse fixture.</w:t>
        </w:r>
      </w:ins>
    </w:p>
    <w:tbl>
      <w:tblPr>
        <w:tblStyle w:val="af"/>
        <w:tblW w:w="0" w:type="auto"/>
        <w:jc w:val="center"/>
        <w:tblLook w:val="04A0" w:firstRow="1" w:lastRow="0" w:firstColumn="1" w:lastColumn="0" w:noHBand="0" w:noVBand="1"/>
      </w:tblPr>
      <w:tblGrid>
        <w:gridCol w:w="2759"/>
        <w:gridCol w:w="2837"/>
        <w:gridCol w:w="1023"/>
        <w:gridCol w:w="990"/>
        <w:gridCol w:w="1741"/>
      </w:tblGrid>
      <w:tr w:rsidR="00CA3471" w14:paraId="4BE400BA" w14:textId="79088A39">
        <w:trPr>
          <w:tblHeader/>
          <w:jc w:val="center"/>
        </w:trPr>
        <w:tc>
          <w:tcPr>
            <w:tcW w:w="4680" w:type="dxa"/>
            <w:shd w:val="clear" w:color="auto" w:fill="EAF2FB"/>
            <w:tcMar>
              <w:top w:w="80" w:type="dxa"/>
              <w:left w:w="90" w:type="dxa"/>
              <w:bottom w:w="80" w:type="dxa"/>
              <w:right w:w="90" w:type="dxa"/>
            </w:tcMar>
            <w:vAlign w:val="center"/>
          </w:tcPr>
          <w:p w14:paraId="5F774CFE" w14:textId="77777777" w:rsidR="00CA3471" w:rsidRDefault="00C274BD">
            <w:pPr>
              <w:spacing w:after="0" w:line="240" w:lineRule="auto"/>
              <w:jc w:val="center"/>
            </w:pPr>
            <w:del w:id="734" w:author="SHM-EM Authors" w:date="2026-09-06T13:32:00Z" w16du:dateUtc="2026-09-06T05:32:00Z">
              <w:r>
                <w:rPr>
                  <w:sz w:val="15"/>
                  <w:szCs w:val="15"/>
                </w:rPr>
                <w:delText>Model</w:delText>
              </w:r>
            </w:del>
            <w:ins w:id="735" w:author="SHM-EM Authors" w:date="2026-09-06T13:32:00Z" w16du:dateUtc="2026-09-06T05:32:00Z">
              <w:r>
                <w:rPr>
                  <w:b/>
                  <w:sz w:val="17"/>
                </w:rPr>
                <w:t>Registered or produced item</w:t>
              </w:r>
            </w:ins>
          </w:p>
        </w:tc>
        <w:tc>
          <w:tcPr>
            <w:tcW w:w="4680" w:type="dxa"/>
            <w:shd w:val="clear" w:color="auto" w:fill="EAF2FB"/>
            <w:tcMar>
              <w:top w:w="80" w:type="dxa"/>
              <w:left w:w="90" w:type="dxa"/>
              <w:bottom w:w="80" w:type="dxa"/>
              <w:right w:w="90" w:type="dxa"/>
            </w:tcMar>
            <w:vAlign w:val="center"/>
          </w:tcPr>
          <w:p w14:paraId="7ED1A641" w14:textId="77777777" w:rsidR="00CA3471" w:rsidRDefault="00C274BD">
            <w:pPr>
              <w:spacing w:after="0" w:line="240" w:lineRule="auto"/>
              <w:jc w:val="center"/>
            </w:pPr>
            <w:del w:id="736" w:author="SHM-EM Authors" w:date="2026-09-06T13:32:00Z" w16du:dateUtc="2026-09-06T05:32:00Z">
              <w:r>
                <w:rPr>
                  <w:sz w:val="15"/>
                  <w:szCs w:val="15"/>
                </w:rPr>
                <w:delText>Engineering output</w:delText>
              </w:r>
            </w:del>
            <w:ins w:id="737" w:author="SHM-EM Authors" w:date="2026-09-06T13:32:00Z" w16du:dateUtc="2026-09-06T05:32:00Z">
              <w:r>
                <w:rPr>
                  <w:b/>
                  <w:sz w:val="17"/>
                </w:rPr>
                <w:t>Count/result</w:t>
              </w:r>
            </w:ins>
          </w:p>
        </w:tc>
        <w:tc>
          <w:tcPr>
            <w:tcW w:w="1474" w:type="dxa"/>
            <w:shd w:val="clear" w:color="auto" w:fill="D9EAF7"/>
            <w:cellDel w:id="738" w:author="SHM-EM Authors" w:date="2026-09-06T13:32:00Z"/>
          </w:tcPr>
          <w:p w14:paraId="39725B3E" w14:textId="77777777" w:rsidR="00C274BD" w:rsidRDefault="00C274BD">
            <w:pPr>
              <w:spacing w:after="80" w:line="283" w:lineRule="auto"/>
              <w:jc w:val="center"/>
              <w:rPr>
                <w:sz w:val="15"/>
                <w:szCs w:val="15"/>
              </w:rPr>
            </w:pPr>
            <w:del w:id="739" w:author="SHM-EM Authors" w:date="2026-09-06T13:32:00Z" w16du:dateUtc="2026-09-06T05:32:00Z">
              <w:r>
                <w:rPr>
                  <w:sz w:val="15"/>
                  <w:szCs w:val="15"/>
                </w:rPr>
                <w:delText>Input features</w:delText>
              </w:r>
            </w:del>
          </w:p>
        </w:tc>
        <w:tc>
          <w:tcPr>
            <w:tcW w:w="1474" w:type="dxa"/>
            <w:shd w:val="clear" w:color="auto" w:fill="D9EAF7"/>
            <w:cellDel w:id="740" w:author="SHM-EM Authors" w:date="2026-09-06T13:32:00Z"/>
          </w:tcPr>
          <w:p w14:paraId="73233130" w14:textId="77777777" w:rsidR="00C274BD" w:rsidRDefault="00C274BD">
            <w:pPr>
              <w:spacing w:after="80" w:line="283" w:lineRule="auto"/>
              <w:jc w:val="center"/>
              <w:rPr>
                <w:sz w:val="15"/>
                <w:szCs w:val="15"/>
              </w:rPr>
            </w:pPr>
            <w:del w:id="741" w:author="SHM-EM Authors" w:date="2026-09-06T13:32:00Z" w16du:dateUtc="2026-09-06T05:32:00Z">
              <w:r>
                <w:rPr>
                  <w:sz w:val="15"/>
                  <w:szCs w:val="15"/>
                </w:rPr>
                <w:delText>Output targets</w:delText>
              </w:r>
            </w:del>
          </w:p>
        </w:tc>
        <w:tc>
          <w:tcPr>
            <w:tcW w:w="2783" w:type="dxa"/>
            <w:shd w:val="clear" w:color="auto" w:fill="D9EAF7"/>
            <w:cellDel w:id="742" w:author="SHM-EM Authors" w:date="2026-09-06T13:32:00Z"/>
          </w:tcPr>
          <w:p w14:paraId="2822EC36" w14:textId="77777777" w:rsidR="00C274BD" w:rsidRDefault="00C274BD">
            <w:pPr>
              <w:spacing w:after="80" w:line="283" w:lineRule="auto"/>
              <w:jc w:val="center"/>
              <w:rPr>
                <w:sz w:val="15"/>
                <w:szCs w:val="15"/>
              </w:rPr>
            </w:pPr>
            <w:del w:id="743" w:author="SHM-EM Authors" w:date="2026-09-06T13:32:00Z" w16du:dateUtc="2026-09-06T05:32:00Z">
              <w:r>
                <w:rPr>
                  <w:sz w:val="15"/>
                  <w:szCs w:val="15"/>
                </w:rPr>
                <w:delText>Primary observation source</w:delText>
              </w:r>
            </w:del>
          </w:p>
        </w:tc>
      </w:tr>
      <w:tr w:rsidR="00CA3471" w14:paraId="0A47CA91" w14:textId="2FC44029">
        <w:trPr>
          <w:jc w:val="center"/>
        </w:trPr>
        <w:tc>
          <w:tcPr>
            <w:tcW w:w="4680" w:type="dxa"/>
            <w:tcMar>
              <w:top w:w="80" w:type="dxa"/>
              <w:left w:w="90" w:type="dxa"/>
              <w:bottom w:w="80" w:type="dxa"/>
              <w:right w:w="90" w:type="dxa"/>
            </w:tcMar>
            <w:vAlign w:val="center"/>
          </w:tcPr>
          <w:p w14:paraId="04FCB5D1" w14:textId="77777777" w:rsidR="00CA3471" w:rsidRDefault="00C274BD">
            <w:pPr>
              <w:spacing w:after="0" w:line="240" w:lineRule="auto"/>
              <w:jc w:val="left"/>
            </w:pPr>
            <w:del w:id="744" w:author="SHM-EM Authors" w:date="2026-09-06T13:32:00Z" w16du:dateUtc="2026-09-06T05:32:00Z">
              <w:r>
                <w:rPr>
                  <w:sz w:val="15"/>
                  <w:szCs w:val="15"/>
                </w:rPr>
                <w:delText>YD</w:delText>
              </w:r>
            </w:del>
            <w:ins w:id="745" w:author="SHM-EM Authors" w:date="2026-09-06T13:32:00Z" w16du:dateUtc="2026-09-06T05:32:00Z">
              <w:r>
                <w:rPr>
                  <w:sz w:val="17"/>
                </w:rPr>
                <w:t>Stations</w:t>
              </w:r>
            </w:ins>
          </w:p>
        </w:tc>
        <w:tc>
          <w:tcPr>
            <w:tcW w:w="4680" w:type="dxa"/>
            <w:tcMar>
              <w:top w:w="80" w:type="dxa"/>
              <w:left w:w="90" w:type="dxa"/>
              <w:bottom w:w="80" w:type="dxa"/>
              <w:right w:w="90" w:type="dxa"/>
            </w:tcMar>
            <w:vAlign w:val="center"/>
          </w:tcPr>
          <w:p w14:paraId="6DD7C906" w14:textId="77777777" w:rsidR="00CA3471" w:rsidRDefault="00C274BD">
            <w:pPr>
              <w:spacing w:after="0" w:line="240" w:lineRule="auto"/>
              <w:jc w:val="left"/>
            </w:pPr>
            <w:del w:id="746" w:author="SHM-EM Authors" w:date="2026-09-06T13:32:00Z" w16du:dateUtc="2026-09-06T05:32:00Z">
              <w:r>
                <w:rPr>
                  <w:sz w:val="15"/>
                  <w:szCs w:val="15"/>
                </w:rPr>
                <w:delText>Deep horizontal displacement Y (mm)</w:delText>
              </w:r>
            </w:del>
            <w:ins w:id="747" w:author="SHM-EM Authors" w:date="2026-09-06T13:32:00Z" w16du:dateUtc="2026-09-06T05:32:00Z">
              <w:r>
                <w:rPr>
                  <w:sz w:val="17"/>
                </w:rPr>
                <w:t>3</w:t>
              </w:r>
            </w:ins>
          </w:p>
        </w:tc>
        <w:tc>
          <w:tcPr>
            <w:tcW w:w="1474" w:type="dxa"/>
            <w:cellDel w:id="748" w:author="SHM-EM Authors" w:date="2026-09-06T13:32:00Z"/>
          </w:tcPr>
          <w:p w14:paraId="24978A05" w14:textId="77777777" w:rsidR="00C274BD" w:rsidRDefault="00C274BD">
            <w:pPr>
              <w:spacing w:after="80" w:line="283" w:lineRule="auto"/>
              <w:jc w:val="center"/>
              <w:rPr>
                <w:sz w:val="15"/>
                <w:szCs w:val="15"/>
              </w:rPr>
            </w:pPr>
            <w:del w:id="749" w:author="SHM-EM Authors" w:date="2026-09-06T13:32:00Z" w16du:dateUtc="2026-09-06T05:32:00Z">
              <w:r>
                <w:rPr>
                  <w:sz w:val="15"/>
                  <w:szCs w:val="15"/>
                </w:rPr>
                <w:delText>114</w:delText>
              </w:r>
            </w:del>
          </w:p>
        </w:tc>
        <w:tc>
          <w:tcPr>
            <w:tcW w:w="1474" w:type="dxa"/>
            <w:cellDel w:id="750" w:author="SHM-EM Authors" w:date="2026-09-06T13:32:00Z"/>
          </w:tcPr>
          <w:p w14:paraId="6496AF37" w14:textId="77777777" w:rsidR="00C274BD" w:rsidRDefault="00C274BD">
            <w:pPr>
              <w:spacing w:after="80" w:line="283" w:lineRule="auto"/>
              <w:jc w:val="center"/>
              <w:rPr>
                <w:sz w:val="15"/>
                <w:szCs w:val="15"/>
              </w:rPr>
            </w:pPr>
            <w:del w:id="751" w:author="SHM-EM Authors" w:date="2026-09-06T13:32:00Z" w16du:dateUtc="2026-09-06T05:32:00Z">
              <w:r>
                <w:rPr>
                  <w:sz w:val="15"/>
                  <w:szCs w:val="15"/>
                </w:rPr>
                <w:delText>42</w:delText>
              </w:r>
            </w:del>
          </w:p>
        </w:tc>
        <w:tc>
          <w:tcPr>
            <w:tcW w:w="2783" w:type="dxa"/>
            <w:cellDel w:id="752" w:author="SHM-EM Authors" w:date="2026-09-06T13:32:00Z"/>
          </w:tcPr>
          <w:p w14:paraId="03CCC32D" w14:textId="77777777" w:rsidR="00C274BD" w:rsidRDefault="00C274BD">
            <w:pPr>
              <w:spacing w:after="80" w:line="283" w:lineRule="auto"/>
              <w:jc w:val="center"/>
              <w:rPr>
                <w:sz w:val="15"/>
                <w:szCs w:val="15"/>
              </w:rPr>
            </w:pPr>
            <w:del w:id="753" w:author="SHM-EM Authors" w:date="2026-09-06T13:32:00Z" w16du:dateUtc="2026-09-06T05:32:00Z">
              <w:r>
                <w:rPr>
                  <w:sz w:val="15"/>
                  <w:szCs w:val="15"/>
                </w:rPr>
                <w:delText>Biaxial inclinometer</w:delText>
              </w:r>
            </w:del>
          </w:p>
        </w:tc>
      </w:tr>
      <w:tr w:rsidR="00CA3471" w14:paraId="1CF49598" w14:textId="65598EE0">
        <w:trPr>
          <w:jc w:val="center"/>
        </w:trPr>
        <w:tc>
          <w:tcPr>
            <w:tcW w:w="4680" w:type="dxa"/>
            <w:tcMar>
              <w:top w:w="80" w:type="dxa"/>
              <w:left w:w="90" w:type="dxa"/>
              <w:bottom w:w="80" w:type="dxa"/>
              <w:right w:w="90" w:type="dxa"/>
            </w:tcMar>
            <w:vAlign w:val="center"/>
          </w:tcPr>
          <w:p w14:paraId="7F32D8FD" w14:textId="77777777" w:rsidR="00CA3471" w:rsidRDefault="00C274BD">
            <w:pPr>
              <w:spacing w:after="0" w:line="240" w:lineRule="auto"/>
              <w:jc w:val="left"/>
            </w:pPr>
            <w:del w:id="754" w:author="SHM-EM Authors" w:date="2026-09-06T13:32:00Z" w16du:dateUtc="2026-09-06T05:32:00Z">
              <w:r>
                <w:rPr>
                  <w:sz w:val="15"/>
                  <w:szCs w:val="15"/>
                </w:rPr>
                <w:delText>XD</w:delText>
              </w:r>
            </w:del>
            <w:ins w:id="755" w:author="SHM-EM Authors" w:date="2026-09-06T13:32:00Z" w16du:dateUtc="2026-09-06T05:32:00Z">
              <w:r>
                <w:rPr>
                  <w:sz w:val="17"/>
                </w:rPr>
                <w:t>Instruments</w:t>
              </w:r>
            </w:ins>
          </w:p>
        </w:tc>
        <w:tc>
          <w:tcPr>
            <w:tcW w:w="4680" w:type="dxa"/>
            <w:tcMar>
              <w:top w:w="80" w:type="dxa"/>
              <w:left w:w="90" w:type="dxa"/>
              <w:bottom w:w="80" w:type="dxa"/>
              <w:right w:w="90" w:type="dxa"/>
            </w:tcMar>
            <w:vAlign w:val="center"/>
          </w:tcPr>
          <w:p w14:paraId="5CBB6A94" w14:textId="77777777" w:rsidR="00CA3471" w:rsidRDefault="00C274BD">
            <w:pPr>
              <w:spacing w:after="0" w:line="240" w:lineRule="auto"/>
              <w:jc w:val="left"/>
            </w:pPr>
            <w:del w:id="756" w:author="SHM-EM Authors" w:date="2026-09-06T13:32:00Z" w16du:dateUtc="2026-09-06T05:32:00Z">
              <w:r>
                <w:rPr>
                  <w:sz w:val="15"/>
                  <w:szCs w:val="15"/>
                </w:rPr>
                <w:delText>Deep horizontal displacement X (mm)</w:delText>
              </w:r>
            </w:del>
            <w:ins w:id="757" w:author="SHM-EM Authors" w:date="2026-09-06T13:32:00Z" w16du:dateUtc="2026-09-06T05:32:00Z">
              <w:r>
                <w:rPr>
                  <w:sz w:val="17"/>
                </w:rPr>
                <w:t>12</w:t>
              </w:r>
            </w:ins>
          </w:p>
        </w:tc>
        <w:tc>
          <w:tcPr>
            <w:tcW w:w="1474" w:type="dxa"/>
            <w:cellDel w:id="758" w:author="SHM-EM Authors" w:date="2026-09-06T13:32:00Z"/>
          </w:tcPr>
          <w:p w14:paraId="7097AD24" w14:textId="77777777" w:rsidR="00C274BD" w:rsidRDefault="00C274BD">
            <w:pPr>
              <w:spacing w:after="80" w:line="283" w:lineRule="auto"/>
              <w:jc w:val="center"/>
              <w:rPr>
                <w:sz w:val="15"/>
                <w:szCs w:val="15"/>
              </w:rPr>
            </w:pPr>
            <w:del w:id="759" w:author="SHM-EM Authors" w:date="2026-09-06T13:32:00Z" w16du:dateUtc="2026-09-06T05:32:00Z">
              <w:r>
                <w:rPr>
                  <w:sz w:val="15"/>
                  <w:szCs w:val="15"/>
                </w:rPr>
                <w:delText>114</w:delText>
              </w:r>
            </w:del>
          </w:p>
        </w:tc>
        <w:tc>
          <w:tcPr>
            <w:tcW w:w="1474" w:type="dxa"/>
            <w:cellDel w:id="760" w:author="SHM-EM Authors" w:date="2026-09-06T13:32:00Z"/>
          </w:tcPr>
          <w:p w14:paraId="05DA21E3" w14:textId="77777777" w:rsidR="00C274BD" w:rsidRDefault="00C274BD">
            <w:pPr>
              <w:spacing w:after="80" w:line="283" w:lineRule="auto"/>
              <w:jc w:val="center"/>
              <w:rPr>
                <w:sz w:val="15"/>
                <w:szCs w:val="15"/>
              </w:rPr>
            </w:pPr>
            <w:del w:id="761" w:author="SHM-EM Authors" w:date="2026-09-06T13:32:00Z" w16du:dateUtc="2026-09-06T05:32:00Z">
              <w:r>
                <w:rPr>
                  <w:sz w:val="15"/>
                  <w:szCs w:val="15"/>
                </w:rPr>
                <w:delText>42</w:delText>
              </w:r>
            </w:del>
          </w:p>
        </w:tc>
        <w:tc>
          <w:tcPr>
            <w:tcW w:w="2783" w:type="dxa"/>
            <w:cellDel w:id="762" w:author="SHM-EM Authors" w:date="2026-09-06T13:32:00Z"/>
          </w:tcPr>
          <w:p w14:paraId="1C52B2D8" w14:textId="77777777" w:rsidR="00C274BD" w:rsidRDefault="00C274BD">
            <w:pPr>
              <w:spacing w:after="80" w:line="283" w:lineRule="auto"/>
              <w:jc w:val="center"/>
              <w:rPr>
                <w:sz w:val="15"/>
                <w:szCs w:val="15"/>
              </w:rPr>
            </w:pPr>
            <w:del w:id="763" w:author="SHM-EM Authors" w:date="2026-09-06T13:32:00Z" w16du:dateUtc="2026-09-06T05:32:00Z">
              <w:r>
                <w:rPr>
                  <w:sz w:val="15"/>
                  <w:szCs w:val="15"/>
                </w:rPr>
                <w:delText>Biaxial inclinometer</w:delText>
              </w:r>
            </w:del>
          </w:p>
        </w:tc>
      </w:tr>
      <w:tr w:rsidR="00CA3471" w14:paraId="30E82425" w14:textId="1D4A9616">
        <w:trPr>
          <w:jc w:val="center"/>
        </w:trPr>
        <w:tc>
          <w:tcPr>
            <w:tcW w:w="4680" w:type="dxa"/>
            <w:tcMar>
              <w:top w:w="80" w:type="dxa"/>
              <w:left w:w="90" w:type="dxa"/>
              <w:bottom w:w="80" w:type="dxa"/>
              <w:right w:w="90" w:type="dxa"/>
            </w:tcMar>
            <w:vAlign w:val="center"/>
          </w:tcPr>
          <w:p w14:paraId="6E1BBC49" w14:textId="77777777" w:rsidR="00CA3471" w:rsidRDefault="00C274BD">
            <w:pPr>
              <w:spacing w:after="0" w:line="240" w:lineRule="auto"/>
              <w:jc w:val="left"/>
            </w:pPr>
            <w:del w:id="764" w:author="SHM-EM Authors" w:date="2026-09-06T13:32:00Z" w16du:dateUtc="2026-09-06T05:32:00Z">
              <w:r>
                <w:rPr>
                  <w:sz w:val="15"/>
                  <w:szCs w:val="15"/>
                </w:rPr>
                <w:delText>Strain</w:delText>
              </w:r>
            </w:del>
            <w:ins w:id="765" w:author="SHM-EM Authors" w:date="2026-09-06T13:32:00Z" w16du:dateUtc="2026-09-06T05:32:00Z">
              <w:r>
                <w:rPr>
                  <w:sz w:val="17"/>
                </w:rPr>
                <w:t>Compatible model bundles</w:t>
              </w:r>
            </w:ins>
          </w:p>
        </w:tc>
        <w:tc>
          <w:tcPr>
            <w:tcW w:w="4680" w:type="dxa"/>
            <w:tcMar>
              <w:top w:w="80" w:type="dxa"/>
              <w:left w:w="90" w:type="dxa"/>
              <w:bottom w:w="80" w:type="dxa"/>
              <w:right w:w="90" w:type="dxa"/>
            </w:tcMar>
            <w:vAlign w:val="center"/>
          </w:tcPr>
          <w:p w14:paraId="39133514" w14:textId="77777777" w:rsidR="00CA3471" w:rsidRDefault="00C274BD">
            <w:pPr>
              <w:spacing w:after="0" w:line="240" w:lineRule="auto"/>
              <w:jc w:val="left"/>
            </w:pPr>
            <w:del w:id="766" w:author="SHM-EM Authors" w:date="2026-09-06T13:32:00Z" w16du:dateUtc="2026-09-06T05:32:00Z">
              <w:r>
                <w:rPr>
                  <w:sz w:val="15"/>
                  <w:szCs w:val="15"/>
                </w:rPr>
                <w:delText>Earth-pressure strain (με)</w:delText>
              </w:r>
            </w:del>
            <w:ins w:id="767" w:author="SHM-EM Authors" w:date="2026-09-06T13:32:00Z" w16du:dateUtc="2026-09-06T05:32:00Z">
              <w:r>
                <w:rPr>
                  <w:sz w:val="17"/>
                </w:rPr>
                <w:t>2</w:t>
              </w:r>
            </w:ins>
          </w:p>
        </w:tc>
        <w:tc>
          <w:tcPr>
            <w:tcW w:w="1474" w:type="dxa"/>
            <w:cellDel w:id="768" w:author="SHM-EM Authors" w:date="2026-09-06T13:32:00Z"/>
          </w:tcPr>
          <w:p w14:paraId="7BAF701E" w14:textId="77777777" w:rsidR="00C274BD" w:rsidRDefault="00C274BD">
            <w:pPr>
              <w:spacing w:after="80" w:line="283" w:lineRule="auto"/>
              <w:jc w:val="center"/>
              <w:rPr>
                <w:sz w:val="15"/>
                <w:szCs w:val="15"/>
              </w:rPr>
            </w:pPr>
            <w:del w:id="769" w:author="SHM-EM Authors" w:date="2026-09-06T13:32:00Z" w16du:dateUtc="2026-09-06T05:32:00Z">
              <w:r>
                <w:rPr>
                  <w:sz w:val="15"/>
                  <w:szCs w:val="15"/>
                </w:rPr>
                <w:delText>114</w:delText>
              </w:r>
            </w:del>
          </w:p>
        </w:tc>
        <w:tc>
          <w:tcPr>
            <w:tcW w:w="1474" w:type="dxa"/>
            <w:cellDel w:id="770" w:author="SHM-EM Authors" w:date="2026-09-06T13:32:00Z"/>
          </w:tcPr>
          <w:p w14:paraId="146D22BE" w14:textId="77777777" w:rsidR="00C274BD" w:rsidRDefault="00C274BD">
            <w:pPr>
              <w:spacing w:after="80" w:line="283" w:lineRule="auto"/>
              <w:jc w:val="center"/>
              <w:rPr>
                <w:sz w:val="15"/>
                <w:szCs w:val="15"/>
              </w:rPr>
            </w:pPr>
            <w:del w:id="771" w:author="SHM-EM Authors" w:date="2026-09-06T13:32:00Z" w16du:dateUtc="2026-09-06T05:32:00Z">
              <w:r>
                <w:rPr>
                  <w:sz w:val="15"/>
                  <w:szCs w:val="15"/>
                </w:rPr>
                <w:delText>14</w:delText>
              </w:r>
            </w:del>
          </w:p>
        </w:tc>
        <w:tc>
          <w:tcPr>
            <w:tcW w:w="2783" w:type="dxa"/>
            <w:cellDel w:id="772" w:author="SHM-EM Authors" w:date="2026-09-06T13:32:00Z"/>
          </w:tcPr>
          <w:p w14:paraId="39DA7F9B" w14:textId="77777777" w:rsidR="00C274BD" w:rsidRDefault="00C274BD">
            <w:pPr>
              <w:spacing w:after="80" w:line="283" w:lineRule="auto"/>
              <w:jc w:val="center"/>
              <w:rPr>
                <w:sz w:val="15"/>
                <w:szCs w:val="15"/>
              </w:rPr>
            </w:pPr>
            <w:del w:id="773" w:author="SHM-EM Authors" w:date="2026-09-06T13:32:00Z" w16du:dateUtc="2026-09-06T05:32:00Z">
              <w:r>
                <w:rPr>
                  <w:sz w:val="15"/>
                  <w:szCs w:val="15"/>
                </w:rPr>
                <w:delText>Earth-pressure cell</w:delText>
              </w:r>
            </w:del>
          </w:p>
        </w:tc>
      </w:tr>
      <w:tr w:rsidR="00CA3471" w14:paraId="214DD14D" w14:textId="272EEF4A">
        <w:trPr>
          <w:jc w:val="center"/>
        </w:trPr>
        <w:tc>
          <w:tcPr>
            <w:tcW w:w="4680" w:type="dxa"/>
            <w:tcMar>
              <w:top w:w="80" w:type="dxa"/>
              <w:left w:w="90" w:type="dxa"/>
              <w:bottom w:w="80" w:type="dxa"/>
              <w:right w:w="90" w:type="dxa"/>
            </w:tcMar>
            <w:vAlign w:val="center"/>
          </w:tcPr>
          <w:p w14:paraId="54BF7E26" w14:textId="77777777" w:rsidR="00CA3471" w:rsidRDefault="00C274BD">
            <w:pPr>
              <w:spacing w:after="0" w:line="240" w:lineRule="auto"/>
              <w:jc w:val="left"/>
            </w:pPr>
            <w:del w:id="774" w:author="SHM-EM Authors" w:date="2026-09-06T13:32:00Z" w16du:dateUtc="2026-09-06T05:32:00Z">
              <w:r>
                <w:rPr>
                  <w:sz w:val="15"/>
                  <w:szCs w:val="15"/>
                </w:rPr>
                <w:delText>Pressure</w:delText>
              </w:r>
            </w:del>
            <w:ins w:id="775" w:author="SHM-EM Authors" w:date="2026-09-06T13:32:00Z" w16du:dateUtc="2026-09-06T05:32:00Z">
              <w:r>
                <w:rPr>
                  <w:sz w:val="17"/>
                </w:rPr>
                <w:t>Persisted forecast rows</w:t>
              </w:r>
            </w:ins>
          </w:p>
        </w:tc>
        <w:tc>
          <w:tcPr>
            <w:tcW w:w="4680" w:type="dxa"/>
            <w:tcMar>
              <w:top w:w="80" w:type="dxa"/>
              <w:left w:w="90" w:type="dxa"/>
              <w:bottom w:w="80" w:type="dxa"/>
              <w:right w:w="90" w:type="dxa"/>
            </w:tcMar>
            <w:vAlign w:val="center"/>
          </w:tcPr>
          <w:p w14:paraId="5157686C" w14:textId="77777777" w:rsidR="00CA3471" w:rsidRDefault="00C274BD">
            <w:pPr>
              <w:spacing w:after="0" w:line="240" w:lineRule="auto"/>
              <w:jc w:val="left"/>
            </w:pPr>
            <w:del w:id="776" w:author="SHM-EM Authors" w:date="2026-09-06T13:32:00Z" w16du:dateUtc="2026-09-06T05:32:00Z">
              <w:r>
                <w:rPr>
                  <w:sz w:val="15"/>
                  <w:szCs w:val="15"/>
                </w:rPr>
                <w:delText>Earth pressure (MPa)</w:delText>
              </w:r>
            </w:del>
            <w:ins w:id="777" w:author="SHM-EM Authors" w:date="2026-09-06T13:32:00Z" w16du:dateUtc="2026-09-06T05:32:00Z">
              <w:r>
                <w:rPr>
                  <w:sz w:val="17"/>
                </w:rPr>
                <w:t>1,120</w:t>
              </w:r>
            </w:ins>
          </w:p>
        </w:tc>
        <w:tc>
          <w:tcPr>
            <w:tcW w:w="1474" w:type="dxa"/>
            <w:cellDel w:id="778" w:author="SHM-EM Authors" w:date="2026-09-06T13:32:00Z"/>
          </w:tcPr>
          <w:p w14:paraId="760C373F" w14:textId="77777777" w:rsidR="00C274BD" w:rsidRDefault="00C274BD">
            <w:pPr>
              <w:spacing w:after="80" w:line="283" w:lineRule="auto"/>
              <w:jc w:val="center"/>
              <w:rPr>
                <w:sz w:val="15"/>
                <w:szCs w:val="15"/>
              </w:rPr>
            </w:pPr>
            <w:del w:id="779" w:author="SHM-EM Authors" w:date="2026-09-06T13:32:00Z" w16du:dateUtc="2026-09-06T05:32:00Z">
              <w:r>
                <w:rPr>
                  <w:sz w:val="15"/>
                  <w:szCs w:val="15"/>
                </w:rPr>
                <w:delText>114</w:delText>
              </w:r>
            </w:del>
          </w:p>
        </w:tc>
        <w:tc>
          <w:tcPr>
            <w:tcW w:w="1474" w:type="dxa"/>
            <w:cellDel w:id="780" w:author="SHM-EM Authors" w:date="2026-09-06T13:32:00Z"/>
          </w:tcPr>
          <w:p w14:paraId="4DB06E1D" w14:textId="77777777" w:rsidR="00C274BD" w:rsidRDefault="00C274BD">
            <w:pPr>
              <w:spacing w:after="80" w:line="283" w:lineRule="auto"/>
              <w:jc w:val="center"/>
              <w:rPr>
                <w:sz w:val="15"/>
                <w:szCs w:val="15"/>
              </w:rPr>
            </w:pPr>
            <w:del w:id="781" w:author="SHM-EM Authors" w:date="2026-09-06T13:32:00Z" w16du:dateUtc="2026-09-06T05:32:00Z">
              <w:r>
                <w:rPr>
                  <w:sz w:val="15"/>
                  <w:szCs w:val="15"/>
                </w:rPr>
                <w:delText>14</w:delText>
              </w:r>
            </w:del>
          </w:p>
        </w:tc>
        <w:tc>
          <w:tcPr>
            <w:tcW w:w="2783" w:type="dxa"/>
            <w:cellDel w:id="782" w:author="SHM-EM Authors" w:date="2026-09-06T13:32:00Z"/>
          </w:tcPr>
          <w:p w14:paraId="047D1CB0" w14:textId="77777777" w:rsidR="00C274BD" w:rsidRDefault="00C274BD">
            <w:pPr>
              <w:spacing w:after="80" w:line="283" w:lineRule="auto"/>
              <w:jc w:val="center"/>
              <w:rPr>
                <w:sz w:val="15"/>
                <w:szCs w:val="15"/>
              </w:rPr>
            </w:pPr>
            <w:del w:id="783" w:author="SHM-EM Authors" w:date="2026-09-06T13:32:00Z" w16du:dateUtc="2026-09-06T05:32:00Z">
              <w:r>
                <w:rPr>
                  <w:sz w:val="15"/>
                  <w:szCs w:val="15"/>
                </w:rPr>
                <w:delText>Earth-pressure cell</w:delText>
              </w:r>
            </w:del>
          </w:p>
        </w:tc>
      </w:tr>
      <w:tr w:rsidR="00CA3471" w14:paraId="08971995" w14:textId="7C95DE74">
        <w:trPr>
          <w:jc w:val="center"/>
        </w:trPr>
        <w:tc>
          <w:tcPr>
            <w:tcW w:w="4680" w:type="dxa"/>
            <w:tcMar>
              <w:top w:w="80" w:type="dxa"/>
              <w:left w:w="90" w:type="dxa"/>
              <w:bottom w:w="80" w:type="dxa"/>
              <w:right w:w="90" w:type="dxa"/>
            </w:tcMar>
            <w:vAlign w:val="center"/>
          </w:tcPr>
          <w:p w14:paraId="41633730" w14:textId="77777777" w:rsidR="00CA3471" w:rsidRDefault="00C274BD">
            <w:pPr>
              <w:spacing w:after="0" w:line="240" w:lineRule="auto"/>
              <w:jc w:val="left"/>
            </w:pPr>
            <w:del w:id="784" w:author="SHM-EM Authors" w:date="2026-09-06T13:32:00Z" w16du:dateUtc="2026-09-06T05:32:00Z">
              <w:r>
                <w:rPr>
                  <w:sz w:val="15"/>
                  <w:szCs w:val="15"/>
                </w:rPr>
                <w:delText>Water</w:delText>
              </w:r>
            </w:del>
            <w:ins w:id="785" w:author="SHM-EM Authors" w:date="2026-09-06T13:32:00Z" w16du:dateUtc="2026-09-06T05:32:00Z">
              <w:r>
                <w:rPr>
                  <w:sz w:val="17"/>
                </w:rPr>
                <w:t>End-to-end functional checks</w:t>
              </w:r>
            </w:ins>
          </w:p>
        </w:tc>
        <w:tc>
          <w:tcPr>
            <w:tcW w:w="4680" w:type="dxa"/>
            <w:tcMar>
              <w:top w:w="80" w:type="dxa"/>
              <w:left w:w="90" w:type="dxa"/>
              <w:bottom w:w="80" w:type="dxa"/>
              <w:right w:w="90" w:type="dxa"/>
            </w:tcMar>
            <w:vAlign w:val="center"/>
          </w:tcPr>
          <w:p w14:paraId="1648F977" w14:textId="77777777" w:rsidR="00CA3471" w:rsidRDefault="00C274BD">
            <w:pPr>
              <w:spacing w:after="0" w:line="240" w:lineRule="auto"/>
              <w:jc w:val="left"/>
            </w:pPr>
            <w:del w:id="786" w:author="SHM-EM Authors" w:date="2026-09-06T13:32:00Z" w16du:dateUtc="2026-09-06T05:32:00Z">
              <w:r>
                <w:rPr>
                  <w:sz w:val="15"/>
                  <w:szCs w:val="15"/>
                </w:rPr>
                <w:delText>Groundwater elevation (m)</w:delText>
              </w:r>
            </w:del>
            <w:ins w:id="787" w:author="SHM-EM Authors" w:date="2026-09-06T13:32:00Z" w16du:dateUtc="2026-09-06T05:32:00Z">
              <w:r>
                <w:rPr>
                  <w:sz w:val="17"/>
                </w:rPr>
                <w:t>7/7 PASS</w:t>
              </w:r>
            </w:ins>
          </w:p>
        </w:tc>
        <w:tc>
          <w:tcPr>
            <w:tcW w:w="1474" w:type="dxa"/>
            <w:cellDel w:id="788" w:author="SHM-EM Authors" w:date="2026-09-06T13:32:00Z"/>
          </w:tcPr>
          <w:p w14:paraId="57BDA782" w14:textId="77777777" w:rsidR="00C274BD" w:rsidRDefault="00C274BD">
            <w:pPr>
              <w:spacing w:after="80" w:line="283" w:lineRule="auto"/>
              <w:jc w:val="center"/>
              <w:rPr>
                <w:sz w:val="15"/>
                <w:szCs w:val="15"/>
              </w:rPr>
            </w:pPr>
            <w:del w:id="789" w:author="SHM-EM Authors" w:date="2026-09-06T13:32:00Z" w16du:dateUtc="2026-09-06T05:32:00Z">
              <w:r>
                <w:rPr>
                  <w:sz w:val="15"/>
                  <w:szCs w:val="15"/>
                </w:rPr>
                <w:delText>114</w:delText>
              </w:r>
            </w:del>
          </w:p>
        </w:tc>
        <w:tc>
          <w:tcPr>
            <w:tcW w:w="1474" w:type="dxa"/>
            <w:cellDel w:id="790" w:author="SHM-EM Authors" w:date="2026-09-06T13:32:00Z"/>
          </w:tcPr>
          <w:p w14:paraId="21D0108D" w14:textId="77777777" w:rsidR="00C274BD" w:rsidRDefault="00C274BD">
            <w:pPr>
              <w:spacing w:after="80" w:line="283" w:lineRule="auto"/>
              <w:jc w:val="center"/>
              <w:rPr>
                <w:sz w:val="15"/>
                <w:szCs w:val="15"/>
              </w:rPr>
            </w:pPr>
            <w:del w:id="791" w:author="SHM-EM Authors" w:date="2026-09-06T13:32:00Z" w16du:dateUtc="2026-09-06T05:32:00Z">
              <w:r>
                <w:rPr>
                  <w:sz w:val="15"/>
                  <w:szCs w:val="15"/>
                </w:rPr>
                <w:delText>2</w:delText>
              </w:r>
            </w:del>
          </w:p>
        </w:tc>
        <w:tc>
          <w:tcPr>
            <w:tcW w:w="2783" w:type="dxa"/>
            <w:cellDel w:id="792" w:author="SHM-EM Authors" w:date="2026-09-06T13:32:00Z"/>
          </w:tcPr>
          <w:p w14:paraId="4617C165" w14:textId="77777777" w:rsidR="00C274BD" w:rsidRDefault="00C274BD">
            <w:pPr>
              <w:spacing w:after="80" w:line="283" w:lineRule="auto"/>
              <w:jc w:val="center"/>
              <w:rPr>
                <w:sz w:val="15"/>
                <w:szCs w:val="15"/>
              </w:rPr>
            </w:pPr>
            <w:del w:id="793" w:author="SHM-EM Authors" w:date="2026-09-06T13:32:00Z" w16du:dateUtc="2026-09-06T05:32:00Z">
              <w:r>
                <w:rPr>
                  <w:sz w:val="15"/>
                  <w:szCs w:val="15"/>
                </w:rPr>
                <w:delText>Differential-pressure water-level sensor</w:delText>
              </w:r>
            </w:del>
          </w:p>
        </w:tc>
      </w:tr>
      <w:tr w:rsidR="00CA3471" w14:paraId="5A692390" w14:textId="6FCFF0C6">
        <w:trPr>
          <w:jc w:val="center"/>
        </w:trPr>
        <w:tc>
          <w:tcPr>
            <w:tcW w:w="4680" w:type="dxa"/>
            <w:tcMar>
              <w:top w:w="80" w:type="dxa"/>
              <w:left w:w="90" w:type="dxa"/>
              <w:bottom w:w="80" w:type="dxa"/>
              <w:right w:w="90" w:type="dxa"/>
            </w:tcMar>
            <w:vAlign w:val="center"/>
          </w:tcPr>
          <w:p w14:paraId="27BD2A51" w14:textId="77777777" w:rsidR="00CA3471" w:rsidRDefault="00C274BD">
            <w:pPr>
              <w:spacing w:after="0" w:line="240" w:lineRule="auto"/>
              <w:jc w:val="left"/>
            </w:pPr>
            <w:del w:id="794" w:author="SHM-EM Authors" w:date="2026-09-06T13:32:00Z" w16du:dateUtc="2026-09-06T05:32:00Z">
              <w:r>
                <w:rPr>
                  <w:sz w:val="15"/>
                  <w:szCs w:val="15"/>
                </w:rPr>
                <w:delText>Settlement</w:delText>
              </w:r>
            </w:del>
            <w:ins w:id="795" w:author="SHM-EM Authors" w:date="2026-09-06T13:32:00Z" w16du:dateUtc="2026-09-06T05:32:00Z">
              <w:r>
                <w:rPr>
                  <w:sz w:val="17"/>
                </w:rPr>
                <w:t>Frozen core/schema modifications</w:t>
              </w:r>
            </w:ins>
          </w:p>
        </w:tc>
        <w:tc>
          <w:tcPr>
            <w:tcW w:w="4680" w:type="dxa"/>
            <w:tcMar>
              <w:top w:w="80" w:type="dxa"/>
              <w:left w:w="90" w:type="dxa"/>
              <w:bottom w:w="80" w:type="dxa"/>
              <w:right w:w="90" w:type="dxa"/>
            </w:tcMar>
            <w:vAlign w:val="center"/>
          </w:tcPr>
          <w:p w14:paraId="1F0D4051" w14:textId="77777777" w:rsidR="00CA3471" w:rsidRDefault="00C274BD">
            <w:pPr>
              <w:spacing w:after="0" w:line="240" w:lineRule="auto"/>
              <w:jc w:val="left"/>
            </w:pPr>
            <w:del w:id="796" w:author="SHM-EM Authors" w:date="2026-09-06T13:32:00Z" w16du:dateUtc="2026-09-06T05:32:00Z">
              <w:r>
                <w:rPr>
                  <w:sz w:val="15"/>
                  <w:szCs w:val="15"/>
                </w:rPr>
                <w:delText>Surface settlement (mm)</w:delText>
              </w:r>
            </w:del>
            <w:ins w:id="797" w:author="SHM-EM Authors" w:date="2026-09-06T13:32:00Z" w16du:dateUtc="2026-09-06T05:32:00Z">
              <w:r>
                <w:rPr>
                  <w:sz w:val="17"/>
                </w:rPr>
                <w:t>0</w:t>
              </w:r>
            </w:ins>
          </w:p>
        </w:tc>
        <w:tc>
          <w:tcPr>
            <w:tcW w:w="1474" w:type="dxa"/>
            <w:cellDel w:id="798" w:author="SHM-EM Authors" w:date="2026-09-06T13:32:00Z"/>
          </w:tcPr>
          <w:p w14:paraId="7F680028" w14:textId="77777777" w:rsidR="00C274BD" w:rsidRDefault="00C274BD">
            <w:pPr>
              <w:spacing w:after="80" w:line="283" w:lineRule="auto"/>
              <w:jc w:val="center"/>
              <w:rPr>
                <w:sz w:val="15"/>
                <w:szCs w:val="15"/>
              </w:rPr>
            </w:pPr>
            <w:del w:id="799" w:author="SHM-EM Authors" w:date="2026-09-06T13:32:00Z" w16du:dateUtc="2026-09-06T05:32:00Z">
              <w:r>
                <w:rPr>
                  <w:sz w:val="15"/>
                  <w:szCs w:val="15"/>
                </w:rPr>
                <w:delText>164</w:delText>
              </w:r>
            </w:del>
          </w:p>
        </w:tc>
        <w:tc>
          <w:tcPr>
            <w:tcW w:w="1474" w:type="dxa"/>
            <w:cellDel w:id="800" w:author="SHM-EM Authors" w:date="2026-09-06T13:32:00Z"/>
          </w:tcPr>
          <w:p w14:paraId="53DAFBE3" w14:textId="77777777" w:rsidR="00C274BD" w:rsidRDefault="00C274BD">
            <w:pPr>
              <w:spacing w:after="80" w:line="283" w:lineRule="auto"/>
              <w:jc w:val="center"/>
              <w:rPr>
                <w:sz w:val="15"/>
                <w:szCs w:val="15"/>
              </w:rPr>
            </w:pPr>
            <w:del w:id="801" w:author="SHM-EM Authors" w:date="2026-09-06T13:32:00Z" w16du:dateUtc="2026-09-06T05:32:00Z">
              <w:r>
                <w:rPr>
                  <w:sz w:val="15"/>
                  <w:szCs w:val="15"/>
                </w:rPr>
                <w:delText>10</w:delText>
              </w:r>
            </w:del>
          </w:p>
        </w:tc>
        <w:tc>
          <w:tcPr>
            <w:tcW w:w="2783" w:type="dxa"/>
            <w:cellDel w:id="802" w:author="SHM-EM Authors" w:date="2026-09-06T13:32:00Z"/>
          </w:tcPr>
          <w:p w14:paraId="12FE08F6" w14:textId="77777777" w:rsidR="00C274BD" w:rsidRDefault="00C274BD">
            <w:pPr>
              <w:spacing w:after="80" w:line="283" w:lineRule="auto"/>
              <w:jc w:val="center"/>
              <w:rPr>
                <w:sz w:val="15"/>
                <w:szCs w:val="15"/>
              </w:rPr>
            </w:pPr>
            <w:del w:id="803" w:author="SHM-EM Authors" w:date="2026-09-06T13:32:00Z" w16du:dateUtc="2026-09-06T05:32:00Z">
              <w:r>
                <w:rPr>
                  <w:sz w:val="15"/>
                  <w:szCs w:val="15"/>
                </w:rPr>
                <w:delText>Hydrostatic levelling sensor</w:delText>
              </w:r>
            </w:del>
          </w:p>
        </w:tc>
      </w:tr>
    </w:tbl>
    <w:p w14:paraId="0E8637BD" w14:textId="77777777" w:rsidR="00CA3471" w:rsidRDefault="00CA3471">
      <w:pPr>
        <w:spacing w:after="0"/>
      </w:pPr>
    </w:p>
    <w:p w14:paraId="0F88425E" w14:textId="77777777" w:rsidR="0039387D" w:rsidRDefault="00C274BD">
      <w:pPr>
        <w:keepNext/>
        <w:spacing w:before="140" w:line="240" w:lineRule="auto"/>
        <w:rPr>
          <w:del w:id="804" w:author="SHM-EM Authors" w:date="2026-09-06T13:32:00Z" w16du:dateUtc="2026-09-06T05:32:00Z"/>
        </w:rPr>
      </w:pPr>
      <w:del w:id="805" w:author="SHM-EM Authors" w:date="2026-09-06T13:32:00Z" w16du:dateUtc="2026-09-06T05:32:00Z">
        <w:r>
          <w:rPr>
            <w:rFonts w:eastAsia="Noto Serif CJK SC"/>
            <w:b/>
            <w:sz w:val="22"/>
          </w:rPr>
          <w:delText xml:space="preserve">3.2 </w:delText>
        </w:r>
        <w:r>
          <w:rPr>
            <w:rFonts w:eastAsia="Noto Serif CJK SC" w:hint="eastAsia"/>
            <w:b/>
            <w:sz w:val="22"/>
          </w:rPr>
          <w:delText>Synchronized rolling forecasts and future-state construction</w:delText>
        </w:r>
      </w:del>
    </w:p>
    <w:p w14:paraId="7966C1F9" w14:textId="77777777" w:rsidR="0039387D" w:rsidRDefault="00C274BD">
      <w:pPr>
        <w:ind w:firstLine="420"/>
        <w:rPr>
          <w:del w:id="806" w:author="SHM-EM Authors" w:date="2026-09-06T13:32:00Z" w16du:dateUtc="2026-09-06T05:32:00Z"/>
        </w:rPr>
      </w:pPr>
      <w:del w:id="807" w:author="SHM-EM Authors" w:date="2026-09-06T13:32:00Z" w16du:dateUtc="2026-09-06T05:32:00Z">
        <w:r>
          <w:rPr>
            <w:rFonts w:eastAsia="Noto Serif CJK SC" w:hint="eastAsia"/>
            <w:sz w:val="20"/>
          </w:rPr>
          <w:delText>PIT_PRE aligns observations from physical tables to common sampling times and selects 114 or 164 ordered features according to each contract. Fixed weights and preprocessors produce native outputs that are converted to versioned engineering quantities. The reference batch contains six successful runs, 124 target channels, 40 future steps, and 4,960 forecast records. The gate checks model and target sets, the timeline, quality flags, and bundle hashes; the project-future-state service then produces target su</w:delText>
        </w:r>
        <w:r>
          <w:rPr>
            <w:rFonts w:eastAsia="Noto Serif CJK SC" w:hint="eastAsia"/>
            <w:sz w:val="20"/>
          </w:rPr>
          <w:delText>mmaries, station contributions, and a 120-min risk timeline. Fig. 5b summarizes the scale and temporal settings.</w:delText>
        </w:r>
      </w:del>
    </w:p>
    <w:p w14:paraId="762C65A4" w14:textId="77777777" w:rsidR="0039387D" w:rsidRDefault="00C274BD">
      <w:pPr>
        <w:keepNext/>
        <w:spacing w:before="140" w:line="240" w:lineRule="auto"/>
        <w:rPr>
          <w:del w:id="808" w:author="SHM-EM Authors" w:date="2026-09-06T13:32:00Z" w16du:dateUtc="2026-09-06T05:32:00Z"/>
        </w:rPr>
      </w:pPr>
      <w:del w:id="809" w:author="SHM-EM Authors" w:date="2026-09-06T13:32:00Z" w16du:dateUtc="2026-09-06T05:32:00Z">
        <w:r>
          <w:rPr>
            <w:rFonts w:eastAsia="Noto Serif CJK SC"/>
            <w:b/>
            <w:sz w:val="22"/>
          </w:rPr>
          <w:delText xml:space="preserve">3.3 </w:delText>
        </w:r>
        <w:r>
          <w:rPr>
            <w:rFonts w:eastAsia="Noto Serif CJK SC" w:hint="eastAsia"/>
            <w:b/>
            <w:sz w:val="22"/>
          </w:rPr>
          <w:delText>Rule evaluation and controlled execution</w:delText>
        </w:r>
      </w:del>
    </w:p>
    <w:p w14:paraId="20442BE8" w14:textId="77777777" w:rsidR="0039387D" w:rsidRDefault="00C274BD">
      <w:pPr>
        <w:ind w:firstLine="420"/>
        <w:rPr>
          <w:del w:id="810" w:author="SHM-EM Authors" w:date="2026-09-06T13:32:00Z" w16du:dateUtc="2026-09-06T05:32:00Z"/>
        </w:rPr>
      </w:pPr>
      <w:del w:id="811" w:author="SHM-EM Authors" w:date="2026-09-06T13:32:00Z" w16du:dateUtc="2026-09-06T05:32:00Z">
        <w:r>
          <w:rPr>
            <w:rFonts w:eastAsia="Noto Serif CJK SC" w:hint="eastAsia"/>
            <w:sz w:val="20"/>
          </w:rPr>
          <w:delText>The reproduction test exercises both paths in sequence: it calls Evaluate in REPLAY mode and then Execute in REPRODUCTION mode within an isolated database. This order verifies their separation; Execute remains independent of the stored evaluation result. REPLAY returns candidates without changing formal records. REPRODUCTION recalculates the rule, rechecks the gate, and creates the event, response, report, and provenance while suppressing real notifications.</w:delText>
        </w:r>
      </w:del>
    </w:p>
    <w:p w14:paraId="72552956" w14:textId="77777777" w:rsidR="0039387D" w:rsidRDefault="00C274BD">
      <w:pPr>
        <w:keepNext/>
        <w:spacing w:before="140" w:line="240" w:lineRule="auto"/>
        <w:rPr>
          <w:del w:id="812" w:author="SHM-EM Authors" w:date="2026-09-06T13:32:00Z" w16du:dateUtc="2026-09-06T05:32:00Z"/>
          <w:b/>
          <w:sz w:val="22"/>
        </w:rPr>
      </w:pPr>
      <w:del w:id="813" w:author="SHM-EM Authors" w:date="2026-09-06T13:32:00Z" w16du:dateUtc="2026-09-06T05:32:00Z">
        <w:r>
          <w:rPr>
            <w:rFonts w:eastAsia="Noto Serif CJK SC" w:hint="eastAsia"/>
            <w:b/>
            <w:sz w:val="22"/>
          </w:rPr>
          <w:delText>3.4 Scripted reproduction</w:delText>
        </w:r>
      </w:del>
    </w:p>
    <w:p w14:paraId="481FC213" w14:textId="77777777" w:rsidR="0039387D" w:rsidRDefault="00C274BD">
      <w:pPr>
        <w:ind w:firstLine="420"/>
        <w:rPr>
          <w:del w:id="814" w:author="SHM-EM Authors" w:date="2026-09-06T13:32:00Z" w16du:dateUtc="2026-09-06T05:32:00Z"/>
          <w:rFonts w:eastAsia="宋体"/>
          <w:sz w:val="18"/>
          <w:lang w:eastAsia="zh-CN"/>
        </w:rPr>
      </w:pPr>
      <w:del w:id="815" w:author="SHM-EM Authors" w:date="2026-09-06T13:32:00Z" w16du:dateUtc="2026-09-06T05:32:00Z">
        <w:r>
          <w:rPr>
            <w:rFonts w:eastAsia="Noto Serif CJK SC" w:hint="eastAsia"/>
            <w:sz w:val="20"/>
          </w:rPr>
          <w:delText>The script reproduce-local.ps1 initializes the database, runs component tests and six-model inference, starts the API, and verifies the workflow. Back-end tests, front-end checks and build, and PIT_PRE contract tests passed. The models generated 4,960 synchronized records with no conversion or referential-integrity errors. Project-future-state construction, evaluation, controlled execution, provenance, and response matched the expected results. SHA-256 verifies fixed inputs and outputs, while workflows with</w:delText>
        </w:r>
        <w:r>
          <w:rPr>
            <w:rFonts w:eastAsia="Noto Serif CJK SC" w:hint="eastAsia"/>
            <w:sz w:val="20"/>
          </w:rPr>
          <w:delText xml:space="preserve"> runtime identifiers use normalized within-run checks (Fig. 5c).</w:delText>
        </w:r>
      </w:del>
    </w:p>
    <w:p w14:paraId="05653A3B" w14:textId="77777777" w:rsidR="0039387D" w:rsidRDefault="00C274BD">
      <w:pPr>
        <w:spacing w:before="40" w:after="120"/>
        <w:jc w:val="center"/>
        <w:rPr>
          <w:del w:id="816" w:author="SHM-EM Authors" w:date="2026-09-06T13:32:00Z" w16du:dateUtc="2026-09-06T05:32:00Z"/>
          <w:rFonts w:eastAsia="宋体"/>
          <w:sz w:val="18"/>
          <w:lang w:eastAsia="zh-CN"/>
        </w:rPr>
      </w:pPr>
      <w:del w:id="817" w:author="SHM-EM Authors" w:date="2026-09-06T13:32:00Z" w16du:dateUtc="2026-09-06T05:32:00Z">
        <w:r>
          <w:rPr>
            <w:rFonts w:eastAsia="宋体" w:cs="Times New Roman" w:hint="eastAsia"/>
            <w:noProof/>
            <w:sz w:val="18"/>
            <w:lang w:eastAsia="zh-CN"/>
          </w:rPr>
          <w:drawing>
            <wp:inline distT="0" distB="0" distL="114300" distR="114300">
              <wp:extent cx="5936615" cy="3697605"/>
              <wp:effectExtent l="0" t="0" r="6985" b="5715"/>
              <wp:docPr id="14" name="图片 14" descr="ChatGPT Image 2026年7月24日 20_50_23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hatGPT Image 2026年7月24日 20_50_23 (4)"/>
                      <pic:cNvPicPr>
                        <a:picLocks noChangeAspect="1"/>
                      </pic:cNvPicPr>
                    </pic:nvPicPr>
                    <pic:blipFill>
                      <a:blip r:embed="rId21"/>
                      <a:srcRect t="6198" b="5775"/>
                      <a:stretch>
                        <a:fillRect/>
                      </a:stretch>
                    </pic:blipFill>
                    <pic:spPr>
                      <a:xfrm>
                        <a:off x="0" y="0"/>
                        <a:ext cx="5936615" cy="3697605"/>
                      </a:xfrm>
                      <a:prstGeom prst="rect">
                        <a:avLst/>
                      </a:prstGeom>
                    </pic:spPr>
                  </pic:pic>
                </a:graphicData>
              </a:graphic>
            </wp:inline>
          </w:drawing>
        </w:r>
      </w:del>
    </w:p>
    <w:p w14:paraId="1777AF6B" w14:textId="77777777" w:rsidR="0039387D" w:rsidRDefault="00C274BD">
      <w:pPr>
        <w:spacing w:before="40" w:after="120"/>
        <w:jc w:val="center"/>
        <w:rPr>
          <w:del w:id="818" w:author="SHM-EM Authors" w:date="2026-09-06T13:32:00Z" w16du:dateUtc="2026-09-06T05:32:00Z"/>
          <w:rFonts w:eastAsia="宋体"/>
          <w:lang w:val="en-US" w:eastAsia="zh-CN"/>
        </w:rPr>
      </w:pPr>
      <w:del w:id="819" w:author="SHM-EM Authors" w:date="2026-09-06T13:32:00Z" w16du:dateUtc="2026-09-06T05:32:00Z">
        <w:r>
          <w:rPr>
            <w:rFonts w:eastAsia="Noto Serif CJK SC" w:hint="eastAsia"/>
            <w:sz w:val="18"/>
          </w:rPr>
          <w:delText>Fig. 5. Public reference case, forecast configuration, and end-to-end reproduction.</w:delText>
        </w:r>
      </w:del>
    </w:p>
    <w:p w14:paraId="4E14FAC4" w14:textId="77777777" w:rsidR="00CA3471" w:rsidRDefault="00C274BD">
      <w:pPr>
        <w:rPr>
          <w:ins w:id="820" w:author="SHM-EM Authors" w:date="2026-09-06T13:32:00Z" w16du:dateUtc="2026-09-06T05:32:00Z"/>
        </w:rPr>
      </w:pPr>
      <w:ins w:id="821" w:author="SHM-EM Authors" w:date="2026-09-06T13:32:00Z" w16du:dateUtc="2026-09-06T05:32:00Z">
        <w:r>
          <w:t>The fixture produced 1,120 rows; integrity, Gate, Future State, Evaluate, Execute, response, provenance, API, and interface checks passed, while an unavailable mapping was rejected. Outputs are not interpreted as bridge-domain predictive validation or cross-domain accuracy. The result supports this tested configuration only.</w:t>
        </w:r>
      </w:ins>
    </w:p>
    <w:p w14:paraId="15E51862" w14:textId="77777777" w:rsidR="00CA3471" w:rsidRDefault="00C274BD">
      <w:pPr>
        <w:pStyle w:val="2"/>
        <w:rPr>
          <w:ins w:id="822" w:author="SHM-EM Authors" w:date="2026-09-06T13:32:00Z" w16du:dateUtc="2026-09-06T05:32:00Z"/>
        </w:rPr>
      </w:pPr>
      <w:ins w:id="823" w:author="SHM-EM Authors" w:date="2026-09-06T13:32:00Z" w16du:dateUtc="2026-09-06T05:32:00Z">
        <w:r>
          <w:rPr>
            <w:b w:val="0"/>
          </w:rPr>
          <w:t>3.3 Failure-path and execution-safety validation</w:t>
        </w:r>
      </w:ins>
    </w:p>
    <w:p w14:paraId="10E51FA7" w14:textId="77777777" w:rsidR="00CA3471" w:rsidRDefault="00C274BD">
      <w:pPr>
        <w:rPr>
          <w:ins w:id="824" w:author="SHM-EM Authors" w:date="2026-09-06T13:32:00Z" w16du:dateUtc="2026-09-06T05:32:00Z"/>
        </w:rPr>
      </w:pPr>
      <w:ins w:id="825" w:author="SHM-EM Authors" w:date="2026-09-06T13:32:00Z" w16du:dateUtc="2026-09-06T05:32:00Z">
        <w:r>
          <w:t>A 15-case validation matrix comprising one positive control, 12 failure-path cases, and two input-availability controls ran in isolated databases. Blocked cases produced no formal event, response, report, evidence, or prediction link.</w:t>
        </w:r>
      </w:ins>
    </w:p>
    <w:p w14:paraId="40FBF80D" w14:textId="77777777" w:rsidR="00CA3471" w:rsidRDefault="00C274BD">
      <w:pPr>
        <w:pStyle w:val="FigureCaption"/>
        <w:keepNext/>
        <w:rPr>
          <w:ins w:id="826" w:author="SHM-EM Authors" w:date="2026-09-06T13:32:00Z" w16du:dateUtc="2026-09-06T05:32:00Z"/>
        </w:rPr>
      </w:pPr>
      <w:ins w:id="827" w:author="SHM-EM Authors" w:date="2026-09-06T13:32:00Z" w16du:dateUtc="2026-09-06T05:32:00Z">
        <w:r>
          <w:t>Table 5. Validation matrix and side-effect boundary.</w:t>
        </w:r>
      </w:ins>
    </w:p>
    <w:tbl>
      <w:tblPr>
        <w:tblStyle w:val="af"/>
        <w:tblW w:w="0" w:type="auto"/>
        <w:jc w:val="center"/>
        <w:tblLook w:val="04A0" w:firstRow="1" w:lastRow="0" w:firstColumn="1" w:lastColumn="0" w:noHBand="0" w:noVBand="1"/>
      </w:tblPr>
      <w:tblGrid>
        <w:gridCol w:w="2339"/>
        <w:gridCol w:w="2336"/>
        <w:gridCol w:w="2337"/>
        <w:gridCol w:w="2338"/>
      </w:tblGrid>
      <w:tr w:rsidR="00CA3471" w14:paraId="4D88B6B2" w14:textId="77777777">
        <w:trPr>
          <w:tblHeader/>
          <w:jc w:val="center"/>
          <w:ins w:id="828" w:author="SHM-EM Authors" w:date="2026-09-06T13:32:00Z" w16du:dateUtc="2026-09-06T05:32:00Z"/>
        </w:trPr>
        <w:tc>
          <w:tcPr>
            <w:tcW w:w="2340" w:type="dxa"/>
            <w:shd w:val="clear" w:color="auto" w:fill="EAF2FB"/>
            <w:tcMar>
              <w:top w:w="80" w:type="dxa"/>
              <w:left w:w="90" w:type="dxa"/>
              <w:bottom w:w="80" w:type="dxa"/>
              <w:right w:w="90" w:type="dxa"/>
            </w:tcMar>
            <w:vAlign w:val="center"/>
          </w:tcPr>
          <w:p w14:paraId="1D67CEE9" w14:textId="77777777" w:rsidR="00CA3471" w:rsidRDefault="00C274BD">
            <w:pPr>
              <w:spacing w:after="0" w:line="240" w:lineRule="auto"/>
              <w:jc w:val="center"/>
              <w:rPr>
                <w:ins w:id="829" w:author="SHM-EM Authors" w:date="2026-09-06T13:32:00Z" w16du:dateUtc="2026-09-06T05:32:00Z"/>
              </w:rPr>
            </w:pPr>
            <w:ins w:id="830" w:author="SHM-EM Authors" w:date="2026-09-06T13:32:00Z" w16du:dateUtc="2026-09-06T05:32:00Z">
              <w:r>
                <w:rPr>
                  <w:b/>
                  <w:sz w:val="17"/>
                </w:rPr>
                <w:t>Group</w:t>
              </w:r>
            </w:ins>
          </w:p>
        </w:tc>
        <w:tc>
          <w:tcPr>
            <w:tcW w:w="2340" w:type="dxa"/>
            <w:shd w:val="clear" w:color="auto" w:fill="EAF2FB"/>
            <w:tcMar>
              <w:top w:w="80" w:type="dxa"/>
              <w:left w:w="90" w:type="dxa"/>
              <w:bottom w:w="80" w:type="dxa"/>
              <w:right w:w="90" w:type="dxa"/>
            </w:tcMar>
            <w:vAlign w:val="center"/>
          </w:tcPr>
          <w:p w14:paraId="32797F5C" w14:textId="77777777" w:rsidR="00CA3471" w:rsidRDefault="00C274BD">
            <w:pPr>
              <w:spacing w:after="0" w:line="240" w:lineRule="auto"/>
              <w:jc w:val="center"/>
              <w:rPr>
                <w:ins w:id="831" w:author="SHM-EM Authors" w:date="2026-09-06T13:32:00Z" w16du:dateUtc="2026-09-06T05:32:00Z"/>
              </w:rPr>
            </w:pPr>
            <w:ins w:id="832" w:author="SHM-EM Authors" w:date="2026-09-06T13:32:00Z" w16du:dateUtc="2026-09-06T05:32:00Z">
              <w:r>
                <w:rPr>
                  <w:b/>
                  <w:sz w:val="17"/>
                </w:rPr>
                <w:t>Cases</w:t>
              </w:r>
            </w:ins>
          </w:p>
        </w:tc>
        <w:tc>
          <w:tcPr>
            <w:tcW w:w="2340" w:type="dxa"/>
            <w:shd w:val="clear" w:color="auto" w:fill="EAF2FB"/>
            <w:tcMar>
              <w:top w:w="80" w:type="dxa"/>
              <w:left w:w="90" w:type="dxa"/>
              <w:bottom w:w="80" w:type="dxa"/>
              <w:right w:w="90" w:type="dxa"/>
            </w:tcMar>
            <w:vAlign w:val="center"/>
          </w:tcPr>
          <w:p w14:paraId="7A17C788" w14:textId="77777777" w:rsidR="00CA3471" w:rsidRDefault="00C274BD">
            <w:pPr>
              <w:spacing w:after="0" w:line="240" w:lineRule="auto"/>
              <w:jc w:val="center"/>
              <w:rPr>
                <w:ins w:id="833" w:author="SHM-EM Authors" w:date="2026-09-06T13:32:00Z" w16du:dateUtc="2026-09-06T05:32:00Z"/>
              </w:rPr>
            </w:pPr>
            <w:ins w:id="834" w:author="SHM-EM Authors" w:date="2026-09-06T13:32:00Z" w16du:dateUtc="2026-09-06T05:32:00Z">
              <w:r>
                <w:rPr>
                  <w:b/>
                  <w:sz w:val="17"/>
                </w:rPr>
                <w:t>Condition</w:t>
              </w:r>
            </w:ins>
          </w:p>
        </w:tc>
        <w:tc>
          <w:tcPr>
            <w:tcW w:w="2340" w:type="dxa"/>
            <w:shd w:val="clear" w:color="auto" w:fill="EAF2FB"/>
            <w:tcMar>
              <w:top w:w="80" w:type="dxa"/>
              <w:left w:w="90" w:type="dxa"/>
              <w:bottom w:w="80" w:type="dxa"/>
              <w:right w:w="90" w:type="dxa"/>
            </w:tcMar>
            <w:vAlign w:val="center"/>
          </w:tcPr>
          <w:p w14:paraId="7D4EA7CF" w14:textId="77777777" w:rsidR="00CA3471" w:rsidRDefault="00C274BD">
            <w:pPr>
              <w:spacing w:after="0" w:line="240" w:lineRule="auto"/>
              <w:jc w:val="center"/>
              <w:rPr>
                <w:ins w:id="835" w:author="SHM-EM Authors" w:date="2026-09-06T13:32:00Z" w16du:dateUtc="2026-09-06T05:32:00Z"/>
              </w:rPr>
            </w:pPr>
            <w:ins w:id="836" w:author="SHM-EM Authors" w:date="2026-09-06T13:32:00Z" w16du:dateUtc="2026-09-06T05:32:00Z">
              <w:r>
                <w:rPr>
                  <w:b/>
                  <w:sz w:val="17"/>
                </w:rPr>
                <w:t>Expected/observed boundary</w:t>
              </w:r>
            </w:ins>
          </w:p>
        </w:tc>
      </w:tr>
      <w:tr w:rsidR="00CA3471" w14:paraId="5BA693BD" w14:textId="77777777">
        <w:trPr>
          <w:jc w:val="center"/>
          <w:ins w:id="837" w:author="SHM-EM Authors" w:date="2026-09-06T13:32:00Z" w16du:dateUtc="2026-09-06T05:32:00Z"/>
        </w:trPr>
        <w:tc>
          <w:tcPr>
            <w:tcW w:w="2340" w:type="dxa"/>
            <w:tcMar>
              <w:top w:w="80" w:type="dxa"/>
              <w:left w:w="90" w:type="dxa"/>
              <w:bottom w:w="80" w:type="dxa"/>
              <w:right w:w="90" w:type="dxa"/>
            </w:tcMar>
            <w:vAlign w:val="center"/>
          </w:tcPr>
          <w:p w14:paraId="10D5A64E" w14:textId="77777777" w:rsidR="00CA3471" w:rsidRDefault="00C274BD">
            <w:pPr>
              <w:spacing w:after="0" w:line="240" w:lineRule="auto"/>
              <w:jc w:val="left"/>
              <w:rPr>
                <w:ins w:id="838" w:author="SHM-EM Authors" w:date="2026-09-06T13:32:00Z" w16du:dateUtc="2026-09-06T05:32:00Z"/>
              </w:rPr>
            </w:pPr>
            <w:ins w:id="839" w:author="SHM-EM Authors" w:date="2026-09-06T13:32:00Z" w16du:dateUtc="2026-09-06T05:32:00Z">
              <w:r>
                <w:rPr>
                  <w:sz w:val="17"/>
                </w:rPr>
                <w:t>Positive control</w:t>
              </w:r>
            </w:ins>
          </w:p>
        </w:tc>
        <w:tc>
          <w:tcPr>
            <w:tcW w:w="2340" w:type="dxa"/>
            <w:tcMar>
              <w:top w:w="80" w:type="dxa"/>
              <w:left w:w="90" w:type="dxa"/>
              <w:bottom w:w="80" w:type="dxa"/>
              <w:right w:w="90" w:type="dxa"/>
            </w:tcMar>
            <w:vAlign w:val="center"/>
          </w:tcPr>
          <w:p w14:paraId="6F59B76E" w14:textId="77777777" w:rsidR="00CA3471" w:rsidRDefault="00C274BD">
            <w:pPr>
              <w:spacing w:after="0" w:line="240" w:lineRule="auto"/>
              <w:jc w:val="left"/>
              <w:rPr>
                <w:ins w:id="840" w:author="SHM-EM Authors" w:date="2026-09-06T13:32:00Z" w16du:dateUtc="2026-09-06T05:32:00Z"/>
              </w:rPr>
            </w:pPr>
            <w:ins w:id="841" w:author="SHM-EM Authors" w:date="2026-09-06T13:32:00Z" w16du:dateUtc="2026-09-06T05:32:00Z">
              <w:r>
                <w:rPr>
                  <w:sz w:val="17"/>
                </w:rPr>
                <w:t>P00</w:t>
              </w:r>
            </w:ins>
          </w:p>
        </w:tc>
        <w:tc>
          <w:tcPr>
            <w:tcW w:w="2340" w:type="dxa"/>
            <w:tcMar>
              <w:top w:w="80" w:type="dxa"/>
              <w:left w:w="90" w:type="dxa"/>
              <w:bottom w:w="80" w:type="dxa"/>
              <w:right w:w="90" w:type="dxa"/>
            </w:tcMar>
            <w:vAlign w:val="center"/>
          </w:tcPr>
          <w:p w14:paraId="5FDEE089" w14:textId="77777777" w:rsidR="00CA3471" w:rsidRDefault="00C274BD">
            <w:pPr>
              <w:spacing w:after="0" w:line="240" w:lineRule="auto"/>
              <w:jc w:val="left"/>
              <w:rPr>
                <w:ins w:id="842" w:author="SHM-EM Authors" w:date="2026-09-06T13:32:00Z" w16du:dateUtc="2026-09-06T05:32:00Z"/>
              </w:rPr>
            </w:pPr>
            <w:ins w:id="843" w:author="SHM-EM Authors" w:date="2026-09-06T13:32:00Z" w16du:dateUtc="2026-09-06T05:32:00Z">
              <w:r>
                <w:rPr>
                  <w:sz w:val="17"/>
                </w:rPr>
                <w:t>Valid reference prediction and rule</w:t>
              </w:r>
            </w:ins>
          </w:p>
        </w:tc>
        <w:tc>
          <w:tcPr>
            <w:tcW w:w="2340" w:type="dxa"/>
            <w:tcMar>
              <w:top w:w="80" w:type="dxa"/>
              <w:left w:w="90" w:type="dxa"/>
              <w:bottom w:w="80" w:type="dxa"/>
              <w:right w:w="90" w:type="dxa"/>
            </w:tcMar>
            <w:vAlign w:val="center"/>
          </w:tcPr>
          <w:p w14:paraId="0458BF11" w14:textId="77777777" w:rsidR="00CA3471" w:rsidRDefault="00C274BD">
            <w:pPr>
              <w:spacing w:after="0" w:line="240" w:lineRule="auto"/>
              <w:jc w:val="left"/>
              <w:rPr>
                <w:ins w:id="844" w:author="SHM-EM Authors" w:date="2026-09-06T13:32:00Z" w16du:dateUtc="2026-09-06T05:32:00Z"/>
              </w:rPr>
            </w:pPr>
            <w:ins w:id="845" w:author="SHM-EM Authors" w:date="2026-09-06T13:32:00Z" w16du:dateUtc="2026-09-06T05:32:00Z">
              <w:r>
                <w:rPr>
                  <w:sz w:val="17"/>
                </w:rPr>
                <w:t>Execute succeeds; one formal event is created</w:t>
              </w:r>
            </w:ins>
          </w:p>
        </w:tc>
      </w:tr>
      <w:tr w:rsidR="00CA3471" w14:paraId="43172B3B" w14:textId="77777777">
        <w:trPr>
          <w:jc w:val="center"/>
          <w:ins w:id="846" w:author="SHM-EM Authors" w:date="2026-09-06T13:32:00Z" w16du:dateUtc="2026-09-06T05:32:00Z"/>
        </w:trPr>
        <w:tc>
          <w:tcPr>
            <w:tcW w:w="2340" w:type="dxa"/>
            <w:tcMar>
              <w:top w:w="80" w:type="dxa"/>
              <w:left w:w="90" w:type="dxa"/>
              <w:bottom w:w="80" w:type="dxa"/>
              <w:right w:w="90" w:type="dxa"/>
            </w:tcMar>
            <w:vAlign w:val="center"/>
          </w:tcPr>
          <w:p w14:paraId="207EAC14" w14:textId="77777777" w:rsidR="00CA3471" w:rsidRDefault="00C274BD">
            <w:pPr>
              <w:spacing w:after="0" w:line="240" w:lineRule="auto"/>
              <w:jc w:val="left"/>
              <w:rPr>
                <w:ins w:id="847" w:author="SHM-EM Authors" w:date="2026-09-06T13:32:00Z" w16du:dateUtc="2026-09-06T05:32:00Z"/>
              </w:rPr>
            </w:pPr>
            <w:ins w:id="848" w:author="SHM-EM Authors" w:date="2026-09-06T13:32:00Z" w16du:dateUtc="2026-09-06T05:32:00Z">
              <w:r>
                <w:rPr>
                  <w:sz w:val="17"/>
                </w:rPr>
                <w:t>Contract/model/batch</w:t>
              </w:r>
            </w:ins>
          </w:p>
        </w:tc>
        <w:tc>
          <w:tcPr>
            <w:tcW w:w="2340" w:type="dxa"/>
            <w:tcMar>
              <w:top w:w="80" w:type="dxa"/>
              <w:left w:w="90" w:type="dxa"/>
              <w:bottom w:w="80" w:type="dxa"/>
              <w:right w:w="90" w:type="dxa"/>
            </w:tcMar>
            <w:vAlign w:val="center"/>
          </w:tcPr>
          <w:p w14:paraId="369C3CC1" w14:textId="77777777" w:rsidR="00CA3471" w:rsidRDefault="00C274BD">
            <w:pPr>
              <w:spacing w:after="0" w:line="240" w:lineRule="auto"/>
              <w:jc w:val="left"/>
              <w:rPr>
                <w:ins w:id="849" w:author="SHM-EM Authors" w:date="2026-09-06T13:32:00Z" w16du:dateUtc="2026-09-06T05:32:00Z"/>
              </w:rPr>
            </w:pPr>
            <w:ins w:id="850" w:author="SHM-EM Authors" w:date="2026-09-06T13:32:00Z" w16du:dateUtc="2026-09-06T05:32:00Z">
              <w:r>
                <w:rPr>
                  <w:sz w:val="17"/>
                </w:rPr>
                <w:t>F01, F03, F04, F06, F08, F11</w:t>
              </w:r>
            </w:ins>
          </w:p>
        </w:tc>
        <w:tc>
          <w:tcPr>
            <w:tcW w:w="2340" w:type="dxa"/>
            <w:tcMar>
              <w:top w:w="80" w:type="dxa"/>
              <w:left w:w="90" w:type="dxa"/>
              <w:bottom w:w="80" w:type="dxa"/>
              <w:right w:w="90" w:type="dxa"/>
            </w:tcMar>
            <w:vAlign w:val="center"/>
          </w:tcPr>
          <w:p w14:paraId="22D38883" w14:textId="77777777" w:rsidR="00CA3471" w:rsidRDefault="00C274BD">
            <w:pPr>
              <w:spacing w:after="0" w:line="240" w:lineRule="auto"/>
              <w:jc w:val="left"/>
              <w:rPr>
                <w:ins w:id="851" w:author="SHM-EM Authors" w:date="2026-09-06T13:32:00Z" w16du:dateUtc="2026-09-06T05:32:00Z"/>
              </w:rPr>
            </w:pPr>
            <w:ins w:id="852" w:author="SHM-EM Authors" w:date="2026-09-06T13:32:00Z" w16du:dateUtc="2026-09-06T05:32:00Z">
              <w:r>
                <w:rPr>
                  <w:sz w:val="17"/>
                </w:rPr>
                <w:t>Incomplete steps; artifact hash mismatch; missing target; schema mismatch; failed run; failed batch</w:t>
              </w:r>
            </w:ins>
          </w:p>
        </w:tc>
        <w:tc>
          <w:tcPr>
            <w:tcW w:w="2340" w:type="dxa"/>
            <w:tcMar>
              <w:top w:w="80" w:type="dxa"/>
              <w:left w:w="90" w:type="dxa"/>
              <w:bottom w:w="80" w:type="dxa"/>
              <w:right w:w="90" w:type="dxa"/>
            </w:tcMar>
            <w:vAlign w:val="center"/>
          </w:tcPr>
          <w:p w14:paraId="2828DF9C" w14:textId="77777777" w:rsidR="00CA3471" w:rsidRDefault="00C274BD">
            <w:pPr>
              <w:spacing w:after="0" w:line="240" w:lineRule="auto"/>
              <w:jc w:val="left"/>
              <w:rPr>
                <w:ins w:id="853" w:author="SHM-EM Authors" w:date="2026-09-06T13:32:00Z" w16du:dateUtc="2026-09-06T05:32:00Z"/>
              </w:rPr>
            </w:pPr>
            <w:ins w:id="854" w:author="SHM-EM Authors" w:date="2026-09-06T13:32:00Z" w16du:dateUtc="2026-09-06T05:32:00Z">
              <w:r>
                <w:rPr>
                  <w:sz w:val="17"/>
                </w:rPr>
                <w:t>Execution Gate blocks</w:t>
              </w:r>
            </w:ins>
          </w:p>
        </w:tc>
      </w:tr>
      <w:tr w:rsidR="00CA3471" w14:paraId="09E4C001" w14:textId="77777777">
        <w:trPr>
          <w:jc w:val="center"/>
          <w:ins w:id="855" w:author="SHM-EM Authors" w:date="2026-09-06T13:32:00Z" w16du:dateUtc="2026-09-06T05:32:00Z"/>
        </w:trPr>
        <w:tc>
          <w:tcPr>
            <w:tcW w:w="2340" w:type="dxa"/>
            <w:tcMar>
              <w:top w:w="80" w:type="dxa"/>
              <w:left w:w="90" w:type="dxa"/>
              <w:bottom w:w="80" w:type="dxa"/>
              <w:right w:w="90" w:type="dxa"/>
            </w:tcMar>
            <w:vAlign w:val="center"/>
          </w:tcPr>
          <w:p w14:paraId="6AE23BD1" w14:textId="77777777" w:rsidR="00CA3471" w:rsidRDefault="00C274BD">
            <w:pPr>
              <w:spacing w:after="0" w:line="240" w:lineRule="auto"/>
              <w:jc w:val="left"/>
              <w:rPr>
                <w:ins w:id="856" w:author="SHM-EM Authors" w:date="2026-09-06T13:32:00Z" w16du:dateUtc="2026-09-06T05:32:00Z"/>
              </w:rPr>
            </w:pPr>
            <w:ins w:id="857" w:author="SHM-EM Authors" w:date="2026-09-06T13:32:00Z" w16du:dateUtc="2026-09-06T05:32:00Z">
              <w:r>
                <w:rPr>
                  <w:sz w:val="17"/>
                </w:rPr>
                <w:t>Timeline/quality/integrity</w:t>
              </w:r>
            </w:ins>
          </w:p>
        </w:tc>
        <w:tc>
          <w:tcPr>
            <w:tcW w:w="2340" w:type="dxa"/>
            <w:tcMar>
              <w:top w:w="80" w:type="dxa"/>
              <w:left w:w="90" w:type="dxa"/>
              <w:bottom w:w="80" w:type="dxa"/>
              <w:right w:w="90" w:type="dxa"/>
            </w:tcMar>
            <w:vAlign w:val="center"/>
          </w:tcPr>
          <w:p w14:paraId="041DA269" w14:textId="77777777" w:rsidR="00CA3471" w:rsidRDefault="00C274BD">
            <w:pPr>
              <w:spacing w:after="0" w:line="240" w:lineRule="auto"/>
              <w:jc w:val="left"/>
              <w:rPr>
                <w:ins w:id="858" w:author="SHM-EM Authors" w:date="2026-09-06T13:32:00Z" w16du:dateUtc="2026-09-06T05:32:00Z"/>
              </w:rPr>
            </w:pPr>
            <w:ins w:id="859" w:author="SHM-EM Authors" w:date="2026-09-06T13:32:00Z" w16du:dateUtc="2026-09-06T05:32:00Z">
              <w:r>
                <w:rPr>
                  <w:sz w:val="17"/>
                </w:rPr>
                <w:t>F02, F07, F09, F10</w:t>
              </w:r>
            </w:ins>
          </w:p>
        </w:tc>
        <w:tc>
          <w:tcPr>
            <w:tcW w:w="2340" w:type="dxa"/>
            <w:tcMar>
              <w:top w:w="80" w:type="dxa"/>
              <w:left w:w="90" w:type="dxa"/>
              <w:bottom w:w="80" w:type="dxa"/>
              <w:right w:w="90" w:type="dxa"/>
            </w:tcMar>
            <w:vAlign w:val="center"/>
          </w:tcPr>
          <w:p w14:paraId="7FEC55C1" w14:textId="77777777" w:rsidR="00CA3471" w:rsidRDefault="00C274BD">
            <w:pPr>
              <w:spacing w:after="0" w:line="240" w:lineRule="auto"/>
              <w:jc w:val="left"/>
              <w:rPr>
                <w:ins w:id="860" w:author="SHM-EM Authors" w:date="2026-09-06T13:32:00Z" w16du:dateUtc="2026-09-06T05:32:00Z"/>
              </w:rPr>
            </w:pPr>
            <w:ins w:id="861" w:author="SHM-EM Authors" w:date="2026-09-06T13:32:00Z" w16du:dateUtc="2026-09-06T05:32:00Z">
              <w:r>
                <w:rPr>
                  <w:sz w:val="17"/>
                </w:rPr>
                <w:t>Stale prediction; temporal misalignment; corrupted persisted values with stale hashes; invalid quality</w:t>
              </w:r>
            </w:ins>
          </w:p>
        </w:tc>
        <w:tc>
          <w:tcPr>
            <w:tcW w:w="2340" w:type="dxa"/>
            <w:tcMar>
              <w:top w:w="80" w:type="dxa"/>
              <w:left w:w="90" w:type="dxa"/>
              <w:bottom w:w="80" w:type="dxa"/>
              <w:right w:w="90" w:type="dxa"/>
            </w:tcMar>
            <w:vAlign w:val="center"/>
          </w:tcPr>
          <w:p w14:paraId="28A2D57C" w14:textId="77777777" w:rsidR="00CA3471" w:rsidRDefault="00C274BD">
            <w:pPr>
              <w:spacing w:after="0" w:line="240" w:lineRule="auto"/>
              <w:jc w:val="left"/>
              <w:rPr>
                <w:ins w:id="862" w:author="SHM-EM Authors" w:date="2026-09-06T13:32:00Z" w16du:dateUtc="2026-09-06T05:32:00Z"/>
              </w:rPr>
            </w:pPr>
            <w:ins w:id="863" w:author="SHM-EM Authors" w:date="2026-09-06T13:32:00Z" w16du:dateUtc="2026-09-06T05:32:00Z">
              <w:r>
                <w:rPr>
                  <w:sz w:val="17"/>
                </w:rPr>
                <w:t>Gate or persisted-result integrity blocks</w:t>
              </w:r>
            </w:ins>
          </w:p>
        </w:tc>
      </w:tr>
      <w:tr w:rsidR="00CA3471" w14:paraId="0975B5FF" w14:textId="77777777">
        <w:trPr>
          <w:jc w:val="center"/>
          <w:ins w:id="864" w:author="SHM-EM Authors" w:date="2026-09-06T13:32:00Z" w16du:dateUtc="2026-09-06T05:32:00Z"/>
        </w:trPr>
        <w:tc>
          <w:tcPr>
            <w:tcW w:w="2340" w:type="dxa"/>
            <w:tcMar>
              <w:top w:w="80" w:type="dxa"/>
              <w:left w:w="90" w:type="dxa"/>
              <w:bottom w:w="80" w:type="dxa"/>
              <w:right w:w="90" w:type="dxa"/>
            </w:tcMar>
            <w:vAlign w:val="center"/>
          </w:tcPr>
          <w:p w14:paraId="27A6A48E" w14:textId="77777777" w:rsidR="00CA3471" w:rsidRDefault="00C274BD">
            <w:pPr>
              <w:spacing w:after="0" w:line="240" w:lineRule="auto"/>
              <w:jc w:val="left"/>
              <w:rPr>
                <w:ins w:id="865" w:author="SHM-EM Authors" w:date="2026-09-06T13:32:00Z" w16du:dateUtc="2026-09-06T05:32:00Z"/>
              </w:rPr>
            </w:pPr>
            <w:ins w:id="866" w:author="SHM-EM Authors" w:date="2026-09-06T13:32:00Z" w16du:dateUtc="2026-09-06T05:32:00Z">
              <w:r>
                <w:rPr>
                  <w:sz w:val="17"/>
                </w:rPr>
                <w:t>Rule semantics</w:t>
              </w:r>
            </w:ins>
          </w:p>
        </w:tc>
        <w:tc>
          <w:tcPr>
            <w:tcW w:w="2340" w:type="dxa"/>
            <w:tcMar>
              <w:top w:w="80" w:type="dxa"/>
              <w:left w:w="90" w:type="dxa"/>
              <w:bottom w:w="80" w:type="dxa"/>
              <w:right w:w="90" w:type="dxa"/>
            </w:tcMar>
            <w:vAlign w:val="center"/>
          </w:tcPr>
          <w:p w14:paraId="3F03AC49" w14:textId="77777777" w:rsidR="00CA3471" w:rsidRDefault="00C274BD">
            <w:pPr>
              <w:spacing w:after="0" w:line="240" w:lineRule="auto"/>
              <w:jc w:val="left"/>
              <w:rPr>
                <w:ins w:id="867" w:author="SHM-EM Authors" w:date="2026-09-06T13:32:00Z" w16du:dateUtc="2026-09-06T05:32:00Z"/>
              </w:rPr>
            </w:pPr>
            <w:ins w:id="868" w:author="SHM-EM Authors" w:date="2026-09-06T13:32:00Z" w16du:dateUtc="2026-09-06T05:32:00Z">
              <w:r>
                <w:rPr>
                  <w:sz w:val="17"/>
                </w:rPr>
                <w:t>F05</w:t>
              </w:r>
            </w:ins>
          </w:p>
        </w:tc>
        <w:tc>
          <w:tcPr>
            <w:tcW w:w="2340" w:type="dxa"/>
            <w:tcMar>
              <w:top w:w="80" w:type="dxa"/>
              <w:left w:w="90" w:type="dxa"/>
              <w:bottom w:w="80" w:type="dxa"/>
              <w:right w:w="90" w:type="dxa"/>
            </w:tcMar>
            <w:vAlign w:val="center"/>
          </w:tcPr>
          <w:p w14:paraId="0AF5380D" w14:textId="77777777" w:rsidR="00CA3471" w:rsidRDefault="00C274BD">
            <w:pPr>
              <w:spacing w:after="0" w:line="240" w:lineRule="auto"/>
              <w:jc w:val="left"/>
              <w:rPr>
                <w:ins w:id="869" w:author="SHM-EM Authors" w:date="2026-09-06T13:32:00Z" w16du:dateUtc="2026-09-06T05:32:00Z"/>
              </w:rPr>
            </w:pPr>
            <w:ins w:id="870" w:author="SHM-EM Authors" w:date="2026-09-06T13:32:00Z" w16du:dateUtc="2026-09-06T05:32:00Z">
              <w:r>
                <w:rPr>
                  <w:sz w:val="17"/>
                </w:rPr>
                <w:t>Incompatible engineering unit</w:t>
              </w:r>
            </w:ins>
          </w:p>
        </w:tc>
        <w:tc>
          <w:tcPr>
            <w:tcW w:w="2340" w:type="dxa"/>
            <w:tcMar>
              <w:top w:w="80" w:type="dxa"/>
              <w:left w:w="90" w:type="dxa"/>
              <w:bottom w:w="80" w:type="dxa"/>
              <w:right w:w="90" w:type="dxa"/>
            </w:tcMar>
            <w:vAlign w:val="center"/>
          </w:tcPr>
          <w:p w14:paraId="7C7401CB" w14:textId="77777777" w:rsidR="00CA3471" w:rsidRDefault="00C274BD">
            <w:pPr>
              <w:spacing w:after="0" w:line="240" w:lineRule="auto"/>
              <w:jc w:val="left"/>
              <w:rPr>
                <w:ins w:id="871" w:author="SHM-EM Authors" w:date="2026-09-06T13:32:00Z" w16du:dateUtc="2026-09-06T05:32:00Z"/>
              </w:rPr>
            </w:pPr>
            <w:ins w:id="872" w:author="SHM-EM Authors" w:date="2026-09-06T13:32:00Z" w16du:dateUtc="2026-09-06T05:32:00Z">
              <w:r>
                <w:rPr>
                  <w:sz w:val="17"/>
                </w:rPr>
                <w:t>Rule validation blocks</w:t>
              </w:r>
            </w:ins>
          </w:p>
        </w:tc>
      </w:tr>
      <w:tr w:rsidR="00CA3471" w14:paraId="67550160" w14:textId="77777777">
        <w:trPr>
          <w:jc w:val="center"/>
          <w:ins w:id="873" w:author="SHM-EM Authors" w:date="2026-09-06T13:32:00Z" w16du:dateUtc="2026-09-06T05:32:00Z"/>
        </w:trPr>
        <w:tc>
          <w:tcPr>
            <w:tcW w:w="2340" w:type="dxa"/>
            <w:tcMar>
              <w:top w:w="80" w:type="dxa"/>
              <w:left w:w="90" w:type="dxa"/>
              <w:bottom w:w="80" w:type="dxa"/>
              <w:right w:w="90" w:type="dxa"/>
            </w:tcMar>
            <w:vAlign w:val="center"/>
          </w:tcPr>
          <w:p w14:paraId="03D3A4D3" w14:textId="77777777" w:rsidR="00CA3471" w:rsidRDefault="00C274BD">
            <w:pPr>
              <w:spacing w:after="0" w:line="240" w:lineRule="auto"/>
              <w:jc w:val="left"/>
              <w:rPr>
                <w:ins w:id="874" w:author="SHM-EM Authors" w:date="2026-09-06T13:32:00Z" w16du:dateUtc="2026-09-06T05:32:00Z"/>
              </w:rPr>
            </w:pPr>
            <w:ins w:id="875" w:author="SHM-EM Authors" w:date="2026-09-06T13:32:00Z" w16du:dateUtc="2026-09-06T05:32:00Z">
              <w:r>
                <w:rPr>
                  <w:sz w:val="17"/>
                </w:rPr>
                <w:t>Evaluate-to-Execute mutation</w:t>
              </w:r>
            </w:ins>
          </w:p>
        </w:tc>
        <w:tc>
          <w:tcPr>
            <w:tcW w:w="2340" w:type="dxa"/>
            <w:tcMar>
              <w:top w:w="80" w:type="dxa"/>
              <w:left w:w="90" w:type="dxa"/>
              <w:bottom w:w="80" w:type="dxa"/>
              <w:right w:w="90" w:type="dxa"/>
            </w:tcMar>
            <w:vAlign w:val="center"/>
          </w:tcPr>
          <w:p w14:paraId="6966D411" w14:textId="77777777" w:rsidR="00CA3471" w:rsidRDefault="00C274BD">
            <w:pPr>
              <w:spacing w:after="0" w:line="240" w:lineRule="auto"/>
              <w:jc w:val="left"/>
              <w:rPr>
                <w:ins w:id="876" w:author="SHM-EM Authors" w:date="2026-09-06T13:32:00Z" w16du:dateUtc="2026-09-06T05:32:00Z"/>
              </w:rPr>
            </w:pPr>
            <w:ins w:id="877" w:author="SHM-EM Authors" w:date="2026-09-06T13:32:00Z" w16du:dateUtc="2026-09-06T05:32:00Z">
              <w:r>
                <w:rPr>
                  <w:sz w:val="17"/>
                </w:rPr>
                <w:t>F12</w:t>
              </w:r>
            </w:ins>
          </w:p>
        </w:tc>
        <w:tc>
          <w:tcPr>
            <w:tcW w:w="2340" w:type="dxa"/>
            <w:tcMar>
              <w:top w:w="80" w:type="dxa"/>
              <w:left w:w="90" w:type="dxa"/>
              <w:bottom w:w="80" w:type="dxa"/>
              <w:right w:w="90" w:type="dxa"/>
            </w:tcMar>
            <w:vAlign w:val="center"/>
          </w:tcPr>
          <w:p w14:paraId="28E290D4" w14:textId="77777777" w:rsidR="00CA3471" w:rsidRDefault="00C274BD">
            <w:pPr>
              <w:spacing w:after="0" w:line="240" w:lineRule="auto"/>
              <w:jc w:val="left"/>
              <w:rPr>
                <w:ins w:id="878" w:author="SHM-EM Authors" w:date="2026-09-06T13:32:00Z" w16du:dateUtc="2026-09-06T05:32:00Z"/>
              </w:rPr>
            </w:pPr>
            <w:ins w:id="879" w:author="SHM-EM Authors" w:date="2026-09-06T13:32:00Z" w16du:dateUtc="2026-09-06T05:32:00Z">
              <w:r>
                <w:rPr>
                  <w:sz w:val="17"/>
                </w:rPr>
                <w:t>Persisted state is changed after Evaluate</w:t>
              </w:r>
            </w:ins>
          </w:p>
        </w:tc>
        <w:tc>
          <w:tcPr>
            <w:tcW w:w="2340" w:type="dxa"/>
            <w:tcMar>
              <w:top w:w="80" w:type="dxa"/>
              <w:left w:w="90" w:type="dxa"/>
              <w:bottom w:w="80" w:type="dxa"/>
              <w:right w:w="90" w:type="dxa"/>
            </w:tcMar>
            <w:vAlign w:val="center"/>
          </w:tcPr>
          <w:p w14:paraId="16DAEA23" w14:textId="77777777" w:rsidR="00CA3471" w:rsidRDefault="00C274BD">
            <w:pPr>
              <w:spacing w:after="0" w:line="240" w:lineRule="auto"/>
              <w:jc w:val="left"/>
              <w:rPr>
                <w:ins w:id="880" w:author="SHM-EM Authors" w:date="2026-09-06T13:32:00Z" w16du:dateUtc="2026-09-06T05:32:00Z"/>
              </w:rPr>
            </w:pPr>
            <w:ins w:id="881" w:author="SHM-EM Authors" w:date="2026-09-06T13:32:00Z" w16du:dateUtc="2026-09-06T05:32:00Z">
              <w:r>
                <w:rPr>
                  <w:sz w:val="17"/>
                </w:rPr>
                <w:t>Execute reload/recheck blocks</w:t>
              </w:r>
            </w:ins>
          </w:p>
        </w:tc>
      </w:tr>
      <w:tr w:rsidR="00CA3471" w14:paraId="1AF201E7" w14:textId="77777777">
        <w:trPr>
          <w:jc w:val="center"/>
          <w:ins w:id="882" w:author="SHM-EM Authors" w:date="2026-09-06T13:32:00Z" w16du:dateUtc="2026-09-06T05:32:00Z"/>
        </w:trPr>
        <w:tc>
          <w:tcPr>
            <w:tcW w:w="2340" w:type="dxa"/>
            <w:tcMar>
              <w:top w:w="80" w:type="dxa"/>
              <w:left w:w="90" w:type="dxa"/>
              <w:bottom w:w="80" w:type="dxa"/>
              <w:right w:w="90" w:type="dxa"/>
            </w:tcMar>
            <w:vAlign w:val="center"/>
          </w:tcPr>
          <w:p w14:paraId="4322B6B6" w14:textId="77777777" w:rsidR="00CA3471" w:rsidRDefault="00C274BD">
            <w:pPr>
              <w:spacing w:after="0" w:line="240" w:lineRule="auto"/>
              <w:jc w:val="left"/>
              <w:rPr>
                <w:ins w:id="883" w:author="SHM-EM Authors" w:date="2026-09-06T13:32:00Z" w16du:dateUtc="2026-09-06T05:32:00Z"/>
              </w:rPr>
            </w:pPr>
            <w:ins w:id="884" w:author="SHM-EM Authors" w:date="2026-09-06T13:32:00Z" w16du:dateUtc="2026-09-06T05:32:00Z">
              <w:r>
                <w:rPr>
                  <w:sz w:val="17"/>
                </w:rPr>
                <w:t>Input availability</w:t>
              </w:r>
            </w:ins>
          </w:p>
        </w:tc>
        <w:tc>
          <w:tcPr>
            <w:tcW w:w="2340" w:type="dxa"/>
            <w:tcMar>
              <w:top w:w="80" w:type="dxa"/>
              <w:left w:w="90" w:type="dxa"/>
              <w:bottom w:w="80" w:type="dxa"/>
              <w:right w:w="90" w:type="dxa"/>
            </w:tcMar>
            <w:vAlign w:val="center"/>
          </w:tcPr>
          <w:p w14:paraId="25C8411B" w14:textId="77777777" w:rsidR="00CA3471" w:rsidRDefault="00C274BD">
            <w:pPr>
              <w:spacing w:after="0" w:line="240" w:lineRule="auto"/>
              <w:jc w:val="left"/>
              <w:rPr>
                <w:ins w:id="885" w:author="SHM-EM Authors" w:date="2026-09-06T13:32:00Z" w16du:dateUtc="2026-09-06T05:32:00Z"/>
              </w:rPr>
            </w:pPr>
            <w:ins w:id="886" w:author="SHM-EM Authors" w:date="2026-09-06T13:32:00Z" w16du:dateUtc="2026-09-06T05:32:00Z">
              <w:r>
                <w:rPr>
                  <w:sz w:val="17"/>
                </w:rPr>
                <w:t>I01, I02</w:t>
              </w:r>
            </w:ins>
          </w:p>
        </w:tc>
        <w:tc>
          <w:tcPr>
            <w:tcW w:w="2340" w:type="dxa"/>
            <w:tcMar>
              <w:top w:w="80" w:type="dxa"/>
              <w:left w:w="90" w:type="dxa"/>
              <w:bottom w:w="80" w:type="dxa"/>
              <w:right w:w="90" w:type="dxa"/>
            </w:tcMar>
            <w:vAlign w:val="center"/>
          </w:tcPr>
          <w:p w14:paraId="0E766C3F" w14:textId="77777777" w:rsidR="00CA3471" w:rsidRDefault="00C274BD">
            <w:pPr>
              <w:spacing w:after="0" w:line="240" w:lineRule="auto"/>
              <w:jc w:val="left"/>
              <w:rPr>
                <w:ins w:id="887" w:author="SHM-EM Authors" w:date="2026-09-06T13:32:00Z" w16du:dateUtc="2026-09-06T05:32:00Z"/>
              </w:rPr>
            </w:pPr>
            <w:ins w:id="888" w:author="SHM-EM Authors" w:date="2026-09-06T13:32:00Z" w16du:dateUtc="2026-09-06T05:32:00Z">
              <w:r>
                <w:rPr>
                  <w:sz w:val="17"/>
                </w:rPr>
                <w:t>Partial dropout; entire required feature unavailable</w:t>
              </w:r>
            </w:ins>
          </w:p>
        </w:tc>
        <w:tc>
          <w:tcPr>
            <w:tcW w:w="2340" w:type="dxa"/>
            <w:tcMar>
              <w:top w:w="80" w:type="dxa"/>
              <w:left w:w="90" w:type="dxa"/>
              <w:bottom w:w="80" w:type="dxa"/>
              <w:right w:w="90" w:type="dxa"/>
            </w:tcMar>
            <w:vAlign w:val="center"/>
          </w:tcPr>
          <w:p w14:paraId="702372A4" w14:textId="77777777" w:rsidR="00CA3471" w:rsidRDefault="00C274BD">
            <w:pPr>
              <w:spacing w:after="0" w:line="240" w:lineRule="auto"/>
              <w:jc w:val="left"/>
              <w:rPr>
                <w:ins w:id="889" w:author="SHM-EM Authors" w:date="2026-09-06T13:32:00Z" w16du:dateUtc="2026-09-06T05:32:00Z"/>
              </w:rPr>
            </w:pPr>
            <w:ins w:id="890" w:author="SHM-EM Authors" w:date="2026-09-06T13:32:00Z" w16du:dateUtc="2026-09-06T05:32:00Z">
              <w:r>
                <w:rPr>
                  <w:sz w:val="17"/>
                </w:rPr>
                <w:t>Declared alignment policy resolves the partial gap; unavailable required feature rejects input assembly</w:t>
              </w:r>
            </w:ins>
          </w:p>
        </w:tc>
      </w:tr>
    </w:tbl>
    <w:p w14:paraId="513FCC5D" w14:textId="77777777" w:rsidR="00CA3471" w:rsidRDefault="00CA3471">
      <w:pPr>
        <w:spacing w:after="0"/>
        <w:rPr>
          <w:ins w:id="891" w:author="SHM-EM Authors" w:date="2026-09-06T13:32:00Z" w16du:dateUtc="2026-09-06T05:32:00Z"/>
        </w:rPr>
      </w:pPr>
    </w:p>
    <w:p w14:paraId="178FF6A3" w14:textId="77777777" w:rsidR="00CA3471" w:rsidRDefault="00C274BD">
      <w:pPr>
        <w:rPr>
          <w:ins w:id="892" w:author="SHM-EM Authors" w:date="2026-09-06T13:32:00Z" w16du:dateUtc="2026-09-06T05:32:00Z"/>
        </w:rPr>
      </w:pPr>
      <w:ins w:id="893" w:author="SHM-EM Authors" w:date="2026-09-06T13:32:00Z" w16du:dateUtc="2026-09-06T05:32:00Z">
        <w:r>
          <w:t>F09 motivated canonical-row integrity recomputation; F12 confirms that Execute reloads and rechecks state after Evaluate. This validates the tested fail-closed boundaries, not absolute safety.</w:t>
        </w:r>
      </w:ins>
    </w:p>
    <w:p w14:paraId="08F57F72" w14:textId="77777777" w:rsidR="00CA3471" w:rsidRDefault="00C274BD">
      <w:pPr>
        <w:pStyle w:val="2"/>
        <w:rPr>
          <w:ins w:id="894" w:author="SHM-EM Authors" w:date="2026-09-06T13:32:00Z" w16du:dateUtc="2026-09-06T05:32:00Z"/>
        </w:rPr>
      </w:pPr>
      <w:ins w:id="895" w:author="SHM-EM Authors" w:date="2026-09-06T13:32:00Z" w16du:dateUtc="2026-09-06T05:32:00Z">
        <w:r>
          <w:rPr>
            <w:b w:val="0"/>
          </w:rPr>
          <w:t>3.4 Runtime and bounded scalability</w:t>
        </w:r>
      </w:ins>
    </w:p>
    <w:p w14:paraId="4D26DCAE" w14:textId="77777777" w:rsidR="00CA3471" w:rsidRDefault="00C274BD">
      <w:pPr>
        <w:rPr>
          <w:ins w:id="896" w:author="SHM-EM Authors" w:date="2026-09-06T13:32:00Z" w16du:dateUtc="2026-09-06T05:32:00Z"/>
        </w:rPr>
      </w:pPr>
      <w:ins w:id="897" w:author="SHM-EM Authors" w:date="2026-09-06T13:32:00Z" w16du:dateUtc="2026-09-06T05:32:00Z">
        <w:r>
          <w:t>Table 6 reports median/p95 Windows reference measurements from the fixed implementation. These are single-process reproduction workloads, not production-throughput tests.</w:t>
        </w:r>
      </w:ins>
    </w:p>
    <w:p w14:paraId="66ECD5C0" w14:textId="77777777" w:rsidR="00CA3471" w:rsidRDefault="00C274BD">
      <w:pPr>
        <w:pStyle w:val="FigureCaption"/>
        <w:keepNext/>
        <w:rPr>
          <w:ins w:id="898" w:author="SHM-EM Authors" w:date="2026-09-06T13:32:00Z" w16du:dateUtc="2026-09-06T05:32:00Z"/>
        </w:rPr>
      </w:pPr>
      <w:ins w:id="899" w:author="SHM-EM Authors" w:date="2026-09-06T13:32:00Z" w16du:dateUtc="2026-09-06T05:32:00Z">
        <w:r>
          <w:t>Table 6. Selected runtime and bounded-scaling evidence (ms).</w:t>
        </w:r>
      </w:ins>
    </w:p>
    <w:tbl>
      <w:tblPr>
        <w:tblStyle w:val="af"/>
        <w:tblW w:w="0" w:type="auto"/>
        <w:jc w:val="center"/>
        <w:tblLook w:val="04A0" w:firstRow="1" w:lastRow="0" w:firstColumn="1" w:lastColumn="0" w:noHBand="0" w:noVBand="1"/>
      </w:tblPr>
      <w:tblGrid>
        <w:gridCol w:w="1871"/>
        <w:gridCol w:w="1870"/>
        <w:gridCol w:w="1869"/>
        <w:gridCol w:w="1870"/>
        <w:gridCol w:w="1870"/>
      </w:tblGrid>
      <w:tr w:rsidR="00CA3471" w14:paraId="217EC3B9" w14:textId="77777777">
        <w:trPr>
          <w:tblHeader/>
          <w:jc w:val="center"/>
          <w:ins w:id="900" w:author="SHM-EM Authors" w:date="2026-09-06T13:32:00Z" w16du:dateUtc="2026-09-06T05:32:00Z"/>
        </w:trPr>
        <w:tc>
          <w:tcPr>
            <w:tcW w:w="1872" w:type="dxa"/>
            <w:shd w:val="clear" w:color="auto" w:fill="EAF2FB"/>
            <w:tcMar>
              <w:top w:w="80" w:type="dxa"/>
              <w:left w:w="90" w:type="dxa"/>
              <w:bottom w:w="80" w:type="dxa"/>
              <w:right w:w="90" w:type="dxa"/>
            </w:tcMar>
            <w:vAlign w:val="center"/>
          </w:tcPr>
          <w:p w14:paraId="26D11F16" w14:textId="77777777" w:rsidR="00CA3471" w:rsidRDefault="00C274BD">
            <w:pPr>
              <w:spacing w:after="0" w:line="240" w:lineRule="auto"/>
              <w:jc w:val="center"/>
              <w:rPr>
                <w:ins w:id="901" w:author="SHM-EM Authors" w:date="2026-09-06T13:32:00Z" w16du:dateUtc="2026-09-06T05:32:00Z"/>
              </w:rPr>
            </w:pPr>
            <w:ins w:id="902" w:author="SHM-EM Authors" w:date="2026-09-06T13:32:00Z" w16du:dateUtc="2026-09-06T05:32:00Z">
              <w:r>
                <w:rPr>
                  <w:b/>
                  <w:sz w:val="17"/>
                </w:rPr>
                <w:t>Operation</w:t>
              </w:r>
            </w:ins>
          </w:p>
        </w:tc>
        <w:tc>
          <w:tcPr>
            <w:tcW w:w="1872" w:type="dxa"/>
            <w:shd w:val="clear" w:color="auto" w:fill="EAF2FB"/>
            <w:tcMar>
              <w:top w:w="80" w:type="dxa"/>
              <w:left w:w="90" w:type="dxa"/>
              <w:bottom w:w="80" w:type="dxa"/>
              <w:right w:w="90" w:type="dxa"/>
            </w:tcMar>
            <w:vAlign w:val="center"/>
          </w:tcPr>
          <w:p w14:paraId="3FA25DE4" w14:textId="77777777" w:rsidR="00CA3471" w:rsidRDefault="00C274BD">
            <w:pPr>
              <w:spacing w:after="0" w:line="240" w:lineRule="auto"/>
              <w:jc w:val="center"/>
              <w:rPr>
                <w:ins w:id="903" w:author="SHM-EM Authors" w:date="2026-09-06T13:32:00Z" w16du:dateUtc="2026-09-06T05:32:00Z"/>
              </w:rPr>
            </w:pPr>
            <w:ins w:id="904" w:author="SHM-EM Authors" w:date="2026-09-06T13:32:00Z" w16du:dateUtc="2026-09-06T05:32:00Z">
              <w:r>
                <w:rPr>
                  <w:b/>
                  <w:sz w:val="17"/>
                </w:rPr>
                <w:t>Workload</w:t>
              </w:r>
            </w:ins>
          </w:p>
        </w:tc>
        <w:tc>
          <w:tcPr>
            <w:tcW w:w="1872" w:type="dxa"/>
            <w:shd w:val="clear" w:color="auto" w:fill="EAF2FB"/>
            <w:tcMar>
              <w:top w:w="80" w:type="dxa"/>
              <w:left w:w="90" w:type="dxa"/>
              <w:bottom w:w="80" w:type="dxa"/>
              <w:right w:w="90" w:type="dxa"/>
            </w:tcMar>
            <w:vAlign w:val="center"/>
          </w:tcPr>
          <w:p w14:paraId="52F8D7EE" w14:textId="77777777" w:rsidR="00CA3471" w:rsidRDefault="00C274BD">
            <w:pPr>
              <w:spacing w:after="0" w:line="240" w:lineRule="auto"/>
              <w:jc w:val="center"/>
              <w:rPr>
                <w:ins w:id="905" w:author="SHM-EM Authors" w:date="2026-09-06T13:32:00Z" w16du:dateUtc="2026-09-06T05:32:00Z"/>
              </w:rPr>
            </w:pPr>
            <w:ins w:id="906" w:author="SHM-EM Authors" w:date="2026-09-06T13:32:00Z" w16du:dateUtc="2026-09-06T05:32:00Z">
              <w:r>
                <w:rPr>
                  <w:b/>
                  <w:sz w:val="17"/>
                </w:rPr>
                <w:t>n</w:t>
              </w:r>
            </w:ins>
          </w:p>
        </w:tc>
        <w:tc>
          <w:tcPr>
            <w:tcW w:w="1872" w:type="dxa"/>
            <w:shd w:val="clear" w:color="auto" w:fill="EAF2FB"/>
            <w:tcMar>
              <w:top w:w="80" w:type="dxa"/>
              <w:left w:w="90" w:type="dxa"/>
              <w:bottom w:w="80" w:type="dxa"/>
              <w:right w:w="90" w:type="dxa"/>
            </w:tcMar>
            <w:vAlign w:val="center"/>
          </w:tcPr>
          <w:p w14:paraId="2F80B914" w14:textId="77777777" w:rsidR="00CA3471" w:rsidRDefault="00C274BD">
            <w:pPr>
              <w:spacing w:after="0" w:line="240" w:lineRule="auto"/>
              <w:jc w:val="center"/>
              <w:rPr>
                <w:ins w:id="907" w:author="SHM-EM Authors" w:date="2026-09-06T13:32:00Z" w16du:dateUtc="2026-09-06T05:32:00Z"/>
              </w:rPr>
            </w:pPr>
            <w:ins w:id="908" w:author="SHM-EM Authors" w:date="2026-09-06T13:32:00Z" w16du:dateUtc="2026-09-06T05:32:00Z">
              <w:r>
                <w:rPr>
                  <w:b/>
                  <w:sz w:val="17"/>
                </w:rPr>
                <w:t>Median</w:t>
              </w:r>
            </w:ins>
          </w:p>
        </w:tc>
        <w:tc>
          <w:tcPr>
            <w:tcW w:w="1872" w:type="dxa"/>
            <w:shd w:val="clear" w:color="auto" w:fill="EAF2FB"/>
            <w:tcMar>
              <w:top w:w="80" w:type="dxa"/>
              <w:left w:w="90" w:type="dxa"/>
              <w:bottom w:w="80" w:type="dxa"/>
              <w:right w:w="90" w:type="dxa"/>
            </w:tcMar>
            <w:vAlign w:val="center"/>
          </w:tcPr>
          <w:p w14:paraId="7848F227" w14:textId="77777777" w:rsidR="00CA3471" w:rsidRDefault="00C274BD">
            <w:pPr>
              <w:spacing w:after="0" w:line="240" w:lineRule="auto"/>
              <w:jc w:val="center"/>
              <w:rPr>
                <w:ins w:id="909" w:author="SHM-EM Authors" w:date="2026-09-06T13:32:00Z" w16du:dateUtc="2026-09-06T05:32:00Z"/>
              </w:rPr>
            </w:pPr>
            <w:ins w:id="910" w:author="SHM-EM Authors" w:date="2026-09-06T13:32:00Z" w16du:dateUtc="2026-09-06T05:32:00Z">
              <w:r>
                <w:rPr>
                  <w:b/>
                  <w:sz w:val="17"/>
                </w:rPr>
                <w:t>p95</w:t>
              </w:r>
            </w:ins>
          </w:p>
        </w:tc>
      </w:tr>
      <w:tr w:rsidR="00CA3471" w14:paraId="0E57F937" w14:textId="77777777">
        <w:trPr>
          <w:jc w:val="center"/>
          <w:ins w:id="911" w:author="SHM-EM Authors" w:date="2026-09-06T13:32:00Z" w16du:dateUtc="2026-09-06T05:32:00Z"/>
        </w:trPr>
        <w:tc>
          <w:tcPr>
            <w:tcW w:w="1872" w:type="dxa"/>
            <w:tcMar>
              <w:top w:w="80" w:type="dxa"/>
              <w:left w:w="90" w:type="dxa"/>
              <w:bottom w:w="80" w:type="dxa"/>
              <w:right w:w="90" w:type="dxa"/>
            </w:tcMar>
            <w:vAlign w:val="center"/>
          </w:tcPr>
          <w:p w14:paraId="172745EF" w14:textId="77777777" w:rsidR="00CA3471" w:rsidRDefault="00C274BD">
            <w:pPr>
              <w:spacing w:after="0" w:line="240" w:lineRule="auto"/>
              <w:jc w:val="left"/>
              <w:rPr>
                <w:ins w:id="912" w:author="SHM-EM Authors" w:date="2026-09-06T13:32:00Z" w16du:dateUtc="2026-09-06T05:32:00Z"/>
              </w:rPr>
            </w:pPr>
            <w:ins w:id="913" w:author="SHM-EM Authors" w:date="2026-09-06T13:32:00Z" w16du:dateUtc="2026-09-06T05:32:00Z">
              <w:r>
                <w:rPr>
                  <w:sz w:val="17"/>
                </w:rPr>
                <w:t>Full prediction batch</w:t>
              </w:r>
            </w:ins>
          </w:p>
        </w:tc>
        <w:tc>
          <w:tcPr>
            <w:tcW w:w="1872" w:type="dxa"/>
            <w:tcMar>
              <w:top w:w="80" w:type="dxa"/>
              <w:left w:w="90" w:type="dxa"/>
              <w:bottom w:w="80" w:type="dxa"/>
              <w:right w:w="90" w:type="dxa"/>
            </w:tcMar>
            <w:vAlign w:val="center"/>
          </w:tcPr>
          <w:p w14:paraId="58B29E5D" w14:textId="77777777" w:rsidR="00CA3471" w:rsidRDefault="00C274BD">
            <w:pPr>
              <w:spacing w:after="0" w:line="240" w:lineRule="auto"/>
              <w:jc w:val="left"/>
              <w:rPr>
                <w:ins w:id="914" w:author="SHM-EM Authors" w:date="2026-09-06T13:32:00Z" w16du:dateUtc="2026-09-06T05:32:00Z"/>
              </w:rPr>
            </w:pPr>
            <w:ins w:id="915" w:author="SHM-EM Authors" w:date="2026-09-06T13:32:00Z" w16du:dateUtc="2026-09-06T05:32:00Z">
              <w:r>
                <w:rPr>
                  <w:sz w:val="17"/>
                </w:rPr>
                <w:t>6 models; 4,960 rows</w:t>
              </w:r>
            </w:ins>
          </w:p>
        </w:tc>
        <w:tc>
          <w:tcPr>
            <w:tcW w:w="1872" w:type="dxa"/>
            <w:tcMar>
              <w:top w:w="80" w:type="dxa"/>
              <w:left w:w="90" w:type="dxa"/>
              <w:bottom w:w="80" w:type="dxa"/>
              <w:right w:w="90" w:type="dxa"/>
            </w:tcMar>
            <w:vAlign w:val="center"/>
          </w:tcPr>
          <w:p w14:paraId="57724CFF" w14:textId="77777777" w:rsidR="00CA3471" w:rsidRDefault="00C274BD">
            <w:pPr>
              <w:spacing w:after="0" w:line="240" w:lineRule="auto"/>
              <w:jc w:val="left"/>
              <w:rPr>
                <w:ins w:id="916" w:author="SHM-EM Authors" w:date="2026-09-06T13:32:00Z" w16du:dateUtc="2026-09-06T05:32:00Z"/>
              </w:rPr>
            </w:pPr>
            <w:ins w:id="917" w:author="SHM-EM Authors" w:date="2026-09-06T13:32:00Z" w16du:dateUtc="2026-09-06T05:32:00Z">
              <w:r>
                <w:rPr>
                  <w:sz w:val="17"/>
                </w:rPr>
                <w:t>30</w:t>
              </w:r>
            </w:ins>
          </w:p>
        </w:tc>
        <w:tc>
          <w:tcPr>
            <w:tcW w:w="1872" w:type="dxa"/>
            <w:tcMar>
              <w:top w:w="80" w:type="dxa"/>
              <w:left w:w="90" w:type="dxa"/>
              <w:bottom w:w="80" w:type="dxa"/>
              <w:right w:w="90" w:type="dxa"/>
            </w:tcMar>
            <w:vAlign w:val="center"/>
          </w:tcPr>
          <w:p w14:paraId="5700AC1A" w14:textId="77777777" w:rsidR="00CA3471" w:rsidRDefault="00C274BD">
            <w:pPr>
              <w:spacing w:after="0" w:line="240" w:lineRule="auto"/>
              <w:jc w:val="left"/>
              <w:rPr>
                <w:ins w:id="918" w:author="SHM-EM Authors" w:date="2026-09-06T13:32:00Z" w16du:dateUtc="2026-09-06T05:32:00Z"/>
              </w:rPr>
            </w:pPr>
            <w:ins w:id="919" w:author="SHM-EM Authors" w:date="2026-09-06T13:32:00Z" w16du:dateUtc="2026-09-06T05:32:00Z">
              <w:r>
                <w:rPr>
                  <w:sz w:val="17"/>
                </w:rPr>
                <w:t>16,778.359</w:t>
              </w:r>
            </w:ins>
          </w:p>
        </w:tc>
        <w:tc>
          <w:tcPr>
            <w:tcW w:w="1872" w:type="dxa"/>
            <w:tcMar>
              <w:top w:w="80" w:type="dxa"/>
              <w:left w:w="90" w:type="dxa"/>
              <w:bottom w:w="80" w:type="dxa"/>
              <w:right w:w="90" w:type="dxa"/>
            </w:tcMar>
            <w:vAlign w:val="center"/>
          </w:tcPr>
          <w:p w14:paraId="4FD736A3" w14:textId="77777777" w:rsidR="00CA3471" w:rsidRDefault="00C274BD">
            <w:pPr>
              <w:spacing w:after="0" w:line="240" w:lineRule="auto"/>
              <w:jc w:val="left"/>
              <w:rPr>
                <w:ins w:id="920" w:author="SHM-EM Authors" w:date="2026-09-06T13:32:00Z" w16du:dateUtc="2026-09-06T05:32:00Z"/>
              </w:rPr>
            </w:pPr>
            <w:ins w:id="921" w:author="SHM-EM Authors" w:date="2026-09-06T13:32:00Z" w16du:dateUtc="2026-09-06T05:32:00Z">
              <w:r>
                <w:rPr>
                  <w:sz w:val="17"/>
                </w:rPr>
                <w:t>18,729.326</w:t>
              </w:r>
            </w:ins>
          </w:p>
        </w:tc>
      </w:tr>
      <w:tr w:rsidR="00CA3471" w14:paraId="7997B029" w14:textId="77777777">
        <w:trPr>
          <w:jc w:val="center"/>
          <w:ins w:id="922" w:author="SHM-EM Authors" w:date="2026-09-06T13:32:00Z" w16du:dateUtc="2026-09-06T05:32:00Z"/>
        </w:trPr>
        <w:tc>
          <w:tcPr>
            <w:tcW w:w="1872" w:type="dxa"/>
            <w:tcMar>
              <w:top w:w="80" w:type="dxa"/>
              <w:left w:w="90" w:type="dxa"/>
              <w:bottom w:w="80" w:type="dxa"/>
              <w:right w:w="90" w:type="dxa"/>
            </w:tcMar>
            <w:vAlign w:val="center"/>
          </w:tcPr>
          <w:p w14:paraId="600058F8" w14:textId="77777777" w:rsidR="00CA3471" w:rsidRDefault="00C274BD">
            <w:pPr>
              <w:spacing w:after="0" w:line="240" w:lineRule="auto"/>
              <w:jc w:val="left"/>
              <w:rPr>
                <w:ins w:id="923" w:author="SHM-EM Authors" w:date="2026-09-06T13:32:00Z" w16du:dateUtc="2026-09-06T05:32:00Z"/>
              </w:rPr>
            </w:pPr>
            <w:ins w:id="924" w:author="SHM-EM Authors" w:date="2026-09-06T13:32:00Z" w16du:dateUtc="2026-09-06T05:32:00Z">
              <w:r>
                <w:rPr>
                  <w:sz w:val="17"/>
                </w:rPr>
                <w:t>Execution Gate</w:t>
              </w:r>
            </w:ins>
          </w:p>
        </w:tc>
        <w:tc>
          <w:tcPr>
            <w:tcW w:w="1872" w:type="dxa"/>
            <w:tcMar>
              <w:top w:w="80" w:type="dxa"/>
              <w:left w:w="90" w:type="dxa"/>
              <w:bottom w:w="80" w:type="dxa"/>
              <w:right w:w="90" w:type="dxa"/>
            </w:tcMar>
            <w:vAlign w:val="center"/>
          </w:tcPr>
          <w:p w14:paraId="0861FF75" w14:textId="77777777" w:rsidR="00CA3471" w:rsidRDefault="00C274BD">
            <w:pPr>
              <w:spacing w:after="0" w:line="240" w:lineRule="auto"/>
              <w:jc w:val="left"/>
              <w:rPr>
                <w:ins w:id="925" w:author="SHM-EM Authors" w:date="2026-09-06T13:32:00Z" w16du:dateUtc="2026-09-06T05:32:00Z"/>
              </w:rPr>
            </w:pPr>
            <w:ins w:id="926" w:author="SHM-EM Authors" w:date="2026-09-06T13:32:00Z" w16du:dateUtc="2026-09-06T05:32:00Z">
              <w:r>
                <w:rPr>
                  <w:sz w:val="17"/>
                </w:rPr>
                <w:t>4,960 rows</w:t>
              </w:r>
            </w:ins>
          </w:p>
        </w:tc>
        <w:tc>
          <w:tcPr>
            <w:tcW w:w="1872" w:type="dxa"/>
            <w:tcMar>
              <w:top w:w="80" w:type="dxa"/>
              <w:left w:w="90" w:type="dxa"/>
              <w:bottom w:w="80" w:type="dxa"/>
              <w:right w:w="90" w:type="dxa"/>
            </w:tcMar>
            <w:vAlign w:val="center"/>
          </w:tcPr>
          <w:p w14:paraId="3291EB6B" w14:textId="77777777" w:rsidR="00CA3471" w:rsidRDefault="00C274BD">
            <w:pPr>
              <w:spacing w:after="0" w:line="240" w:lineRule="auto"/>
              <w:jc w:val="left"/>
              <w:rPr>
                <w:ins w:id="927" w:author="SHM-EM Authors" w:date="2026-09-06T13:32:00Z" w16du:dateUtc="2026-09-06T05:32:00Z"/>
              </w:rPr>
            </w:pPr>
            <w:ins w:id="928" w:author="SHM-EM Authors" w:date="2026-09-06T13:32:00Z" w16du:dateUtc="2026-09-06T05:32:00Z">
              <w:r>
                <w:rPr>
                  <w:sz w:val="17"/>
                </w:rPr>
                <w:t>30</w:t>
              </w:r>
            </w:ins>
          </w:p>
        </w:tc>
        <w:tc>
          <w:tcPr>
            <w:tcW w:w="1872" w:type="dxa"/>
            <w:tcMar>
              <w:top w:w="80" w:type="dxa"/>
              <w:left w:w="90" w:type="dxa"/>
              <w:bottom w:w="80" w:type="dxa"/>
              <w:right w:w="90" w:type="dxa"/>
            </w:tcMar>
            <w:vAlign w:val="center"/>
          </w:tcPr>
          <w:p w14:paraId="23013F64" w14:textId="77777777" w:rsidR="00CA3471" w:rsidRDefault="00C274BD">
            <w:pPr>
              <w:spacing w:after="0" w:line="240" w:lineRule="auto"/>
              <w:jc w:val="left"/>
              <w:rPr>
                <w:ins w:id="929" w:author="SHM-EM Authors" w:date="2026-09-06T13:32:00Z" w16du:dateUtc="2026-09-06T05:32:00Z"/>
              </w:rPr>
            </w:pPr>
            <w:ins w:id="930" w:author="SHM-EM Authors" w:date="2026-09-06T13:32:00Z" w16du:dateUtc="2026-09-06T05:32:00Z">
              <w:r>
                <w:rPr>
                  <w:sz w:val="17"/>
                </w:rPr>
                <w:t>343.129</w:t>
              </w:r>
            </w:ins>
          </w:p>
        </w:tc>
        <w:tc>
          <w:tcPr>
            <w:tcW w:w="1872" w:type="dxa"/>
            <w:tcMar>
              <w:top w:w="80" w:type="dxa"/>
              <w:left w:w="90" w:type="dxa"/>
              <w:bottom w:w="80" w:type="dxa"/>
              <w:right w:w="90" w:type="dxa"/>
            </w:tcMar>
            <w:vAlign w:val="center"/>
          </w:tcPr>
          <w:p w14:paraId="01E998CD" w14:textId="77777777" w:rsidR="00CA3471" w:rsidRDefault="00C274BD">
            <w:pPr>
              <w:spacing w:after="0" w:line="240" w:lineRule="auto"/>
              <w:jc w:val="left"/>
              <w:rPr>
                <w:ins w:id="931" w:author="SHM-EM Authors" w:date="2026-09-06T13:32:00Z" w16du:dateUtc="2026-09-06T05:32:00Z"/>
              </w:rPr>
            </w:pPr>
            <w:ins w:id="932" w:author="SHM-EM Authors" w:date="2026-09-06T13:32:00Z" w16du:dateUtc="2026-09-06T05:32:00Z">
              <w:r>
                <w:rPr>
                  <w:sz w:val="17"/>
                </w:rPr>
                <w:t>407.100</w:t>
              </w:r>
            </w:ins>
          </w:p>
        </w:tc>
      </w:tr>
      <w:tr w:rsidR="00CA3471" w14:paraId="632F1A6F" w14:textId="77777777">
        <w:trPr>
          <w:jc w:val="center"/>
          <w:ins w:id="933" w:author="SHM-EM Authors" w:date="2026-09-06T13:32:00Z" w16du:dateUtc="2026-09-06T05:32:00Z"/>
        </w:trPr>
        <w:tc>
          <w:tcPr>
            <w:tcW w:w="1872" w:type="dxa"/>
            <w:tcMar>
              <w:top w:w="80" w:type="dxa"/>
              <w:left w:w="90" w:type="dxa"/>
              <w:bottom w:w="80" w:type="dxa"/>
              <w:right w:w="90" w:type="dxa"/>
            </w:tcMar>
            <w:vAlign w:val="center"/>
          </w:tcPr>
          <w:p w14:paraId="4B4DFDDF" w14:textId="77777777" w:rsidR="00CA3471" w:rsidRDefault="00C274BD">
            <w:pPr>
              <w:spacing w:after="0" w:line="240" w:lineRule="auto"/>
              <w:jc w:val="left"/>
              <w:rPr>
                <w:ins w:id="934" w:author="SHM-EM Authors" w:date="2026-09-06T13:32:00Z" w16du:dateUtc="2026-09-06T05:32:00Z"/>
              </w:rPr>
            </w:pPr>
            <w:ins w:id="935" w:author="SHM-EM Authors" w:date="2026-09-06T13:32:00Z" w16du:dateUtc="2026-09-06T05:32:00Z">
              <w:r>
                <w:rPr>
                  <w:sz w:val="17"/>
                </w:rPr>
                <w:t>Project Future State</w:t>
              </w:r>
            </w:ins>
          </w:p>
        </w:tc>
        <w:tc>
          <w:tcPr>
            <w:tcW w:w="1872" w:type="dxa"/>
            <w:tcMar>
              <w:top w:w="80" w:type="dxa"/>
              <w:left w:w="90" w:type="dxa"/>
              <w:bottom w:w="80" w:type="dxa"/>
              <w:right w:w="90" w:type="dxa"/>
            </w:tcMar>
            <w:vAlign w:val="center"/>
          </w:tcPr>
          <w:p w14:paraId="0A1130DA" w14:textId="77777777" w:rsidR="00CA3471" w:rsidRDefault="00C274BD">
            <w:pPr>
              <w:spacing w:after="0" w:line="240" w:lineRule="auto"/>
              <w:jc w:val="left"/>
              <w:rPr>
                <w:ins w:id="936" w:author="SHM-EM Authors" w:date="2026-09-06T13:32:00Z" w16du:dateUtc="2026-09-06T05:32:00Z"/>
              </w:rPr>
            </w:pPr>
            <w:ins w:id="937" w:author="SHM-EM Authors" w:date="2026-09-06T13:32:00Z" w16du:dateUtc="2026-09-06T05:32:00Z">
              <w:r>
                <w:rPr>
                  <w:sz w:val="17"/>
                </w:rPr>
                <w:t>Reference batch</w:t>
              </w:r>
            </w:ins>
          </w:p>
        </w:tc>
        <w:tc>
          <w:tcPr>
            <w:tcW w:w="1872" w:type="dxa"/>
            <w:tcMar>
              <w:top w:w="80" w:type="dxa"/>
              <w:left w:w="90" w:type="dxa"/>
              <w:bottom w:w="80" w:type="dxa"/>
              <w:right w:w="90" w:type="dxa"/>
            </w:tcMar>
            <w:vAlign w:val="center"/>
          </w:tcPr>
          <w:p w14:paraId="508BD0B2" w14:textId="77777777" w:rsidR="00CA3471" w:rsidRDefault="00C274BD">
            <w:pPr>
              <w:spacing w:after="0" w:line="240" w:lineRule="auto"/>
              <w:jc w:val="left"/>
              <w:rPr>
                <w:ins w:id="938" w:author="SHM-EM Authors" w:date="2026-09-06T13:32:00Z" w16du:dateUtc="2026-09-06T05:32:00Z"/>
              </w:rPr>
            </w:pPr>
            <w:ins w:id="939" w:author="SHM-EM Authors" w:date="2026-09-06T13:32:00Z" w16du:dateUtc="2026-09-06T05:32:00Z">
              <w:r>
                <w:rPr>
                  <w:sz w:val="17"/>
                </w:rPr>
                <w:t>30</w:t>
              </w:r>
            </w:ins>
          </w:p>
        </w:tc>
        <w:tc>
          <w:tcPr>
            <w:tcW w:w="1872" w:type="dxa"/>
            <w:tcMar>
              <w:top w:w="80" w:type="dxa"/>
              <w:left w:w="90" w:type="dxa"/>
              <w:bottom w:w="80" w:type="dxa"/>
              <w:right w:w="90" w:type="dxa"/>
            </w:tcMar>
            <w:vAlign w:val="center"/>
          </w:tcPr>
          <w:p w14:paraId="1ED20AAB" w14:textId="77777777" w:rsidR="00CA3471" w:rsidRDefault="00C274BD">
            <w:pPr>
              <w:spacing w:after="0" w:line="240" w:lineRule="auto"/>
              <w:jc w:val="left"/>
              <w:rPr>
                <w:ins w:id="940" w:author="SHM-EM Authors" w:date="2026-09-06T13:32:00Z" w16du:dateUtc="2026-09-06T05:32:00Z"/>
              </w:rPr>
            </w:pPr>
            <w:ins w:id="941" w:author="SHM-EM Authors" w:date="2026-09-06T13:32:00Z" w16du:dateUtc="2026-09-06T05:32:00Z">
              <w:r>
                <w:rPr>
                  <w:sz w:val="17"/>
                </w:rPr>
                <w:t>472.342</w:t>
              </w:r>
            </w:ins>
          </w:p>
        </w:tc>
        <w:tc>
          <w:tcPr>
            <w:tcW w:w="1872" w:type="dxa"/>
            <w:tcMar>
              <w:top w:w="80" w:type="dxa"/>
              <w:left w:w="90" w:type="dxa"/>
              <w:bottom w:w="80" w:type="dxa"/>
              <w:right w:w="90" w:type="dxa"/>
            </w:tcMar>
            <w:vAlign w:val="center"/>
          </w:tcPr>
          <w:p w14:paraId="7AEFF8F7" w14:textId="77777777" w:rsidR="00CA3471" w:rsidRDefault="00C274BD">
            <w:pPr>
              <w:spacing w:after="0" w:line="240" w:lineRule="auto"/>
              <w:jc w:val="left"/>
              <w:rPr>
                <w:ins w:id="942" w:author="SHM-EM Authors" w:date="2026-09-06T13:32:00Z" w16du:dateUtc="2026-09-06T05:32:00Z"/>
              </w:rPr>
            </w:pPr>
            <w:ins w:id="943" w:author="SHM-EM Authors" w:date="2026-09-06T13:32:00Z" w16du:dateUtc="2026-09-06T05:32:00Z">
              <w:r>
                <w:rPr>
                  <w:sz w:val="17"/>
                </w:rPr>
                <w:t>574.761</w:t>
              </w:r>
            </w:ins>
          </w:p>
        </w:tc>
      </w:tr>
      <w:tr w:rsidR="00CA3471" w14:paraId="44113267" w14:textId="77777777">
        <w:trPr>
          <w:jc w:val="center"/>
          <w:ins w:id="944" w:author="SHM-EM Authors" w:date="2026-09-06T13:32:00Z" w16du:dateUtc="2026-09-06T05:32:00Z"/>
        </w:trPr>
        <w:tc>
          <w:tcPr>
            <w:tcW w:w="1872" w:type="dxa"/>
            <w:tcMar>
              <w:top w:w="80" w:type="dxa"/>
              <w:left w:w="90" w:type="dxa"/>
              <w:bottom w:w="80" w:type="dxa"/>
              <w:right w:w="90" w:type="dxa"/>
            </w:tcMar>
            <w:vAlign w:val="center"/>
          </w:tcPr>
          <w:p w14:paraId="2115F429" w14:textId="77777777" w:rsidR="00CA3471" w:rsidRDefault="00C274BD">
            <w:pPr>
              <w:spacing w:after="0" w:line="240" w:lineRule="auto"/>
              <w:jc w:val="left"/>
              <w:rPr>
                <w:ins w:id="945" w:author="SHM-EM Authors" w:date="2026-09-06T13:32:00Z" w16du:dateUtc="2026-09-06T05:32:00Z"/>
              </w:rPr>
            </w:pPr>
            <w:ins w:id="946" w:author="SHM-EM Authors" w:date="2026-09-06T13:32:00Z" w16du:dateUtc="2026-09-06T05:32:00Z">
              <w:r>
                <w:rPr>
                  <w:sz w:val="17"/>
                </w:rPr>
                <w:t>Rule Evaluate</w:t>
              </w:r>
            </w:ins>
          </w:p>
        </w:tc>
        <w:tc>
          <w:tcPr>
            <w:tcW w:w="1872" w:type="dxa"/>
            <w:tcMar>
              <w:top w:w="80" w:type="dxa"/>
              <w:left w:w="90" w:type="dxa"/>
              <w:bottom w:w="80" w:type="dxa"/>
              <w:right w:w="90" w:type="dxa"/>
            </w:tcMar>
            <w:vAlign w:val="center"/>
          </w:tcPr>
          <w:p w14:paraId="62448895" w14:textId="77777777" w:rsidR="00CA3471" w:rsidRDefault="00C274BD">
            <w:pPr>
              <w:spacing w:after="0" w:line="240" w:lineRule="auto"/>
              <w:jc w:val="left"/>
              <w:rPr>
                <w:ins w:id="947" w:author="SHM-EM Authors" w:date="2026-09-06T13:32:00Z" w16du:dateUtc="2026-09-06T05:32:00Z"/>
              </w:rPr>
            </w:pPr>
            <w:ins w:id="948" w:author="SHM-EM Authors" w:date="2026-09-06T13:32:00Z" w16du:dateUtc="2026-09-06T05:32:00Z">
              <w:r>
                <w:rPr>
                  <w:sz w:val="17"/>
                </w:rPr>
                <w:t>Reference batch</w:t>
              </w:r>
            </w:ins>
          </w:p>
        </w:tc>
        <w:tc>
          <w:tcPr>
            <w:tcW w:w="1872" w:type="dxa"/>
            <w:tcMar>
              <w:top w:w="80" w:type="dxa"/>
              <w:left w:w="90" w:type="dxa"/>
              <w:bottom w:w="80" w:type="dxa"/>
              <w:right w:w="90" w:type="dxa"/>
            </w:tcMar>
            <w:vAlign w:val="center"/>
          </w:tcPr>
          <w:p w14:paraId="7A38A51A" w14:textId="77777777" w:rsidR="00CA3471" w:rsidRDefault="00C274BD">
            <w:pPr>
              <w:spacing w:after="0" w:line="240" w:lineRule="auto"/>
              <w:jc w:val="left"/>
              <w:rPr>
                <w:ins w:id="949" w:author="SHM-EM Authors" w:date="2026-09-06T13:32:00Z" w16du:dateUtc="2026-09-06T05:32:00Z"/>
              </w:rPr>
            </w:pPr>
            <w:ins w:id="950" w:author="SHM-EM Authors" w:date="2026-09-06T13:32:00Z" w16du:dateUtc="2026-09-06T05:32:00Z">
              <w:r>
                <w:rPr>
                  <w:sz w:val="17"/>
                </w:rPr>
                <w:t>30</w:t>
              </w:r>
            </w:ins>
          </w:p>
        </w:tc>
        <w:tc>
          <w:tcPr>
            <w:tcW w:w="1872" w:type="dxa"/>
            <w:tcMar>
              <w:top w:w="80" w:type="dxa"/>
              <w:left w:w="90" w:type="dxa"/>
              <w:bottom w:w="80" w:type="dxa"/>
              <w:right w:w="90" w:type="dxa"/>
            </w:tcMar>
            <w:vAlign w:val="center"/>
          </w:tcPr>
          <w:p w14:paraId="6A22C2A4" w14:textId="77777777" w:rsidR="00CA3471" w:rsidRDefault="00C274BD">
            <w:pPr>
              <w:spacing w:after="0" w:line="240" w:lineRule="auto"/>
              <w:jc w:val="left"/>
              <w:rPr>
                <w:ins w:id="951" w:author="SHM-EM Authors" w:date="2026-09-06T13:32:00Z" w16du:dateUtc="2026-09-06T05:32:00Z"/>
              </w:rPr>
            </w:pPr>
            <w:ins w:id="952" w:author="SHM-EM Authors" w:date="2026-09-06T13:32:00Z" w16du:dateUtc="2026-09-06T05:32:00Z">
              <w:r>
                <w:rPr>
                  <w:sz w:val="17"/>
                </w:rPr>
                <w:t>269.465</w:t>
              </w:r>
            </w:ins>
          </w:p>
        </w:tc>
        <w:tc>
          <w:tcPr>
            <w:tcW w:w="1872" w:type="dxa"/>
            <w:tcMar>
              <w:top w:w="80" w:type="dxa"/>
              <w:left w:w="90" w:type="dxa"/>
              <w:bottom w:w="80" w:type="dxa"/>
              <w:right w:w="90" w:type="dxa"/>
            </w:tcMar>
            <w:vAlign w:val="center"/>
          </w:tcPr>
          <w:p w14:paraId="5291F281" w14:textId="77777777" w:rsidR="00CA3471" w:rsidRDefault="00C274BD">
            <w:pPr>
              <w:spacing w:after="0" w:line="240" w:lineRule="auto"/>
              <w:jc w:val="left"/>
              <w:rPr>
                <w:ins w:id="953" w:author="SHM-EM Authors" w:date="2026-09-06T13:32:00Z" w16du:dateUtc="2026-09-06T05:32:00Z"/>
              </w:rPr>
            </w:pPr>
            <w:ins w:id="954" w:author="SHM-EM Authors" w:date="2026-09-06T13:32:00Z" w16du:dateUtc="2026-09-06T05:32:00Z">
              <w:r>
                <w:rPr>
                  <w:sz w:val="17"/>
                </w:rPr>
                <w:t>313.340</w:t>
              </w:r>
            </w:ins>
          </w:p>
        </w:tc>
      </w:tr>
      <w:tr w:rsidR="00CA3471" w14:paraId="63E226CD" w14:textId="77777777">
        <w:trPr>
          <w:jc w:val="center"/>
          <w:ins w:id="955" w:author="SHM-EM Authors" w:date="2026-09-06T13:32:00Z" w16du:dateUtc="2026-09-06T05:32:00Z"/>
        </w:trPr>
        <w:tc>
          <w:tcPr>
            <w:tcW w:w="1872" w:type="dxa"/>
            <w:tcMar>
              <w:top w:w="80" w:type="dxa"/>
              <w:left w:w="90" w:type="dxa"/>
              <w:bottom w:w="80" w:type="dxa"/>
              <w:right w:w="90" w:type="dxa"/>
            </w:tcMar>
            <w:vAlign w:val="center"/>
          </w:tcPr>
          <w:p w14:paraId="62C776B4" w14:textId="77777777" w:rsidR="00CA3471" w:rsidRDefault="00C274BD">
            <w:pPr>
              <w:spacing w:after="0" w:line="240" w:lineRule="auto"/>
              <w:jc w:val="left"/>
              <w:rPr>
                <w:ins w:id="956" w:author="SHM-EM Authors" w:date="2026-09-06T13:32:00Z" w16du:dateUtc="2026-09-06T05:32:00Z"/>
              </w:rPr>
            </w:pPr>
            <w:ins w:id="957" w:author="SHM-EM Authors" w:date="2026-09-06T13:32:00Z" w16du:dateUtc="2026-09-06T05:32:00Z">
              <w:r>
                <w:rPr>
                  <w:sz w:val="17"/>
                </w:rPr>
                <w:t>Rule Execute</w:t>
              </w:r>
            </w:ins>
          </w:p>
        </w:tc>
        <w:tc>
          <w:tcPr>
            <w:tcW w:w="1872" w:type="dxa"/>
            <w:tcMar>
              <w:top w:w="80" w:type="dxa"/>
              <w:left w:w="90" w:type="dxa"/>
              <w:bottom w:w="80" w:type="dxa"/>
              <w:right w:w="90" w:type="dxa"/>
            </w:tcMar>
            <w:vAlign w:val="center"/>
          </w:tcPr>
          <w:p w14:paraId="1921B6B4" w14:textId="77777777" w:rsidR="00CA3471" w:rsidRDefault="00C274BD">
            <w:pPr>
              <w:spacing w:after="0" w:line="240" w:lineRule="auto"/>
              <w:jc w:val="left"/>
              <w:rPr>
                <w:ins w:id="958" w:author="SHM-EM Authors" w:date="2026-09-06T13:32:00Z" w16du:dateUtc="2026-09-06T05:32:00Z"/>
              </w:rPr>
            </w:pPr>
            <w:ins w:id="959" w:author="SHM-EM Authors" w:date="2026-09-06T13:32:00Z" w16du:dateUtc="2026-09-06T05:32:00Z">
              <w:r>
                <w:rPr>
                  <w:sz w:val="17"/>
                </w:rPr>
                <w:t>Reference batch</w:t>
              </w:r>
            </w:ins>
          </w:p>
        </w:tc>
        <w:tc>
          <w:tcPr>
            <w:tcW w:w="1872" w:type="dxa"/>
            <w:tcMar>
              <w:top w:w="80" w:type="dxa"/>
              <w:left w:w="90" w:type="dxa"/>
              <w:bottom w:w="80" w:type="dxa"/>
              <w:right w:w="90" w:type="dxa"/>
            </w:tcMar>
            <w:vAlign w:val="center"/>
          </w:tcPr>
          <w:p w14:paraId="3D6ACCAA" w14:textId="77777777" w:rsidR="00CA3471" w:rsidRDefault="00C274BD">
            <w:pPr>
              <w:spacing w:after="0" w:line="240" w:lineRule="auto"/>
              <w:jc w:val="left"/>
              <w:rPr>
                <w:ins w:id="960" w:author="SHM-EM Authors" w:date="2026-09-06T13:32:00Z" w16du:dateUtc="2026-09-06T05:32:00Z"/>
              </w:rPr>
            </w:pPr>
            <w:ins w:id="961" w:author="SHM-EM Authors" w:date="2026-09-06T13:32:00Z" w16du:dateUtc="2026-09-06T05:32:00Z">
              <w:r>
                <w:rPr>
                  <w:sz w:val="17"/>
                </w:rPr>
                <w:t>10</w:t>
              </w:r>
            </w:ins>
          </w:p>
        </w:tc>
        <w:tc>
          <w:tcPr>
            <w:tcW w:w="1872" w:type="dxa"/>
            <w:tcMar>
              <w:top w:w="80" w:type="dxa"/>
              <w:left w:w="90" w:type="dxa"/>
              <w:bottom w:w="80" w:type="dxa"/>
              <w:right w:w="90" w:type="dxa"/>
            </w:tcMar>
            <w:vAlign w:val="center"/>
          </w:tcPr>
          <w:p w14:paraId="453A7537" w14:textId="77777777" w:rsidR="00CA3471" w:rsidRDefault="00C274BD">
            <w:pPr>
              <w:spacing w:after="0" w:line="240" w:lineRule="auto"/>
              <w:jc w:val="left"/>
              <w:rPr>
                <w:ins w:id="962" w:author="SHM-EM Authors" w:date="2026-09-06T13:32:00Z" w16du:dateUtc="2026-09-06T05:32:00Z"/>
              </w:rPr>
            </w:pPr>
            <w:ins w:id="963" w:author="SHM-EM Authors" w:date="2026-09-06T13:32:00Z" w16du:dateUtc="2026-09-06T05:32:00Z">
              <w:r>
                <w:rPr>
                  <w:sz w:val="17"/>
                </w:rPr>
                <w:t>317.238</w:t>
              </w:r>
            </w:ins>
          </w:p>
        </w:tc>
        <w:tc>
          <w:tcPr>
            <w:tcW w:w="1872" w:type="dxa"/>
            <w:tcMar>
              <w:top w:w="80" w:type="dxa"/>
              <w:left w:w="90" w:type="dxa"/>
              <w:bottom w:w="80" w:type="dxa"/>
              <w:right w:w="90" w:type="dxa"/>
            </w:tcMar>
            <w:vAlign w:val="center"/>
          </w:tcPr>
          <w:p w14:paraId="6EAFA88D" w14:textId="77777777" w:rsidR="00CA3471" w:rsidRDefault="00C274BD">
            <w:pPr>
              <w:spacing w:after="0" w:line="240" w:lineRule="auto"/>
              <w:jc w:val="left"/>
              <w:rPr>
                <w:ins w:id="964" w:author="SHM-EM Authors" w:date="2026-09-06T13:32:00Z" w16du:dateUtc="2026-09-06T05:32:00Z"/>
              </w:rPr>
            </w:pPr>
            <w:ins w:id="965" w:author="SHM-EM Authors" w:date="2026-09-06T13:32:00Z" w16du:dateUtc="2026-09-06T05:32:00Z">
              <w:r>
                <w:rPr>
                  <w:sz w:val="17"/>
                </w:rPr>
                <w:t>336.361</w:t>
              </w:r>
            </w:ins>
          </w:p>
        </w:tc>
      </w:tr>
      <w:tr w:rsidR="00CA3471" w14:paraId="42F4FEE4" w14:textId="77777777">
        <w:trPr>
          <w:jc w:val="center"/>
          <w:ins w:id="966" w:author="SHM-EM Authors" w:date="2026-09-06T13:32:00Z" w16du:dateUtc="2026-09-06T05:32:00Z"/>
        </w:trPr>
        <w:tc>
          <w:tcPr>
            <w:tcW w:w="1872" w:type="dxa"/>
            <w:tcMar>
              <w:top w:w="80" w:type="dxa"/>
              <w:left w:w="90" w:type="dxa"/>
              <w:bottom w:w="80" w:type="dxa"/>
              <w:right w:w="90" w:type="dxa"/>
            </w:tcMar>
            <w:vAlign w:val="center"/>
          </w:tcPr>
          <w:p w14:paraId="75F770CB" w14:textId="77777777" w:rsidR="00CA3471" w:rsidRDefault="00C274BD">
            <w:pPr>
              <w:spacing w:after="0" w:line="240" w:lineRule="auto"/>
              <w:jc w:val="left"/>
              <w:rPr>
                <w:ins w:id="967" w:author="SHM-EM Authors" w:date="2026-09-06T13:32:00Z" w16du:dateUtc="2026-09-06T05:32:00Z"/>
              </w:rPr>
            </w:pPr>
            <w:ins w:id="968" w:author="SHM-EM Authors" w:date="2026-09-06T13:32:00Z" w16du:dateUtc="2026-09-06T05:32:00Z">
              <w:r>
                <w:rPr>
                  <w:sz w:val="17"/>
                </w:rPr>
                <w:t>Provenance trace</w:t>
              </w:r>
            </w:ins>
          </w:p>
        </w:tc>
        <w:tc>
          <w:tcPr>
            <w:tcW w:w="1872" w:type="dxa"/>
            <w:tcMar>
              <w:top w:w="80" w:type="dxa"/>
              <w:left w:w="90" w:type="dxa"/>
              <w:bottom w:w="80" w:type="dxa"/>
              <w:right w:w="90" w:type="dxa"/>
            </w:tcMar>
            <w:vAlign w:val="center"/>
          </w:tcPr>
          <w:p w14:paraId="30AF1249" w14:textId="77777777" w:rsidR="00CA3471" w:rsidRDefault="00C274BD">
            <w:pPr>
              <w:spacing w:after="0" w:line="240" w:lineRule="auto"/>
              <w:jc w:val="left"/>
              <w:rPr>
                <w:ins w:id="969" w:author="SHM-EM Authors" w:date="2026-09-06T13:32:00Z" w16du:dateUtc="2026-09-06T05:32:00Z"/>
              </w:rPr>
            </w:pPr>
            <w:ins w:id="970" w:author="SHM-EM Authors" w:date="2026-09-06T13:32:00Z" w16du:dateUtc="2026-09-06T05:32:00Z">
              <w:r>
                <w:rPr>
                  <w:sz w:val="17"/>
                </w:rPr>
                <w:t>One event</w:t>
              </w:r>
            </w:ins>
          </w:p>
        </w:tc>
        <w:tc>
          <w:tcPr>
            <w:tcW w:w="1872" w:type="dxa"/>
            <w:tcMar>
              <w:top w:w="80" w:type="dxa"/>
              <w:left w:w="90" w:type="dxa"/>
              <w:bottom w:w="80" w:type="dxa"/>
              <w:right w:w="90" w:type="dxa"/>
            </w:tcMar>
            <w:vAlign w:val="center"/>
          </w:tcPr>
          <w:p w14:paraId="475D3BC8" w14:textId="77777777" w:rsidR="00CA3471" w:rsidRDefault="00C274BD">
            <w:pPr>
              <w:spacing w:after="0" w:line="240" w:lineRule="auto"/>
              <w:jc w:val="left"/>
              <w:rPr>
                <w:ins w:id="971" w:author="SHM-EM Authors" w:date="2026-09-06T13:32:00Z" w16du:dateUtc="2026-09-06T05:32:00Z"/>
              </w:rPr>
            </w:pPr>
            <w:ins w:id="972" w:author="SHM-EM Authors" w:date="2026-09-06T13:32:00Z" w16du:dateUtc="2026-09-06T05:32:00Z">
              <w:r>
                <w:rPr>
                  <w:sz w:val="17"/>
                </w:rPr>
                <w:t>30</w:t>
              </w:r>
            </w:ins>
          </w:p>
        </w:tc>
        <w:tc>
          <w:tcPr>
            <w:tcW w:w="1872" w:type="dxa"/>
            <w:tcMar>
              <w:top w:w="80" w:type="dxa"/>
              <w:left w:w="90" w:type="dxa"/>
              <w:bottom w:w="80" w:type="dxa"/>
              <w:right w:w="90" w:type="dxa"/>
            </w:tcMar>
            <w:vAlign w:val="center"/>
          </w:tcPr>
          <w:p w14:paraId="5ECB4983" w14:textId="77777777" w:rsidR="00CA3471" w:rsidRDefault="00C274BD">
            <w:pPr>
              <w:spacing w:after="0" w:line="240" w:lineRule="auto"/>
              <w:jc w:val="left"/>
              <w:rPr>
                <w:ins w:id="973" w:author="SHM-EM Authors" w:date="2026-09-06T13:32:00Z" w16du:dateUtc="2026-09-06T05:32:00Z"/>
              </w:rPr>
            </w:pPr>
            <w:ins w:id="974" w:author="SHM-EM Authors" w:date="2026-09-06T13:32:00Z" w16du:dateUtc="2026-09-06T05:32:00Z">
              <w:r>
                <w:rPr>
                  <w:sz w:val="17"/>
                </w:rPr>
                <w:t>2.578</w:t>
              </w:r>
            </w:ins>
          </w:p>
        </w:tc>
        <w:tc>
          <w:tcPr>
            <w:tcW w:w="1872" w:type="dxa"/>
            <w:tcMar>
              <w:top w:w="80" w:type="dxa"/>
              <w:left w:w="90" w:type="dxa"/>
              <w:bottom w:w="80" w:type="dxa"/>
              <w:right w:w="90" w:type="dxa"/>
            </w:tcMar>
            <w:vAlign w:val="center"/>
          </w:tcPr>
          <w:p w14:paraId="37D008F9" w14:textId="77777777" w:rsidR="00CA3471" w:rsidRDefault="00C274BD">
            <w:pPr>
              <w:spacing w:after="0" w:line="240" w:lineRule="auto"/>
              <w:jc w:val="left"/>
              <w:rPr>
                <w:ins w:id="975" w:author="SHM-EM Authors" w:date="2026-09-06T13:32:00Z" w16du:dateUtc="2026-09-06T05:32:00Z"/>
              </w:rPr>
            </w:pPr>
            <w:ins w:id="976" w:author="SHM-EM Authors" w:date="2026-09-06T13:32:00Z" w16du:dateUtc="2026-09-06T05:32:00Z">
              <w:r>
                <w:rPr>
                  <w:sz w:val="17"/>
                </w:rPr>
                <w:t>20.692</w:t>
              </w:r>
            </w:ins>
          </w:p>
        </w:tc>
      </w:tr>
      <w:tr w:rsidR="00CA3471" w14:paraId="601D29A9" w14:textId="77777777">
        <w:trPr>
          <w:jc w:val="center"/>
          <w:ins w:id="977" w:author="SHM-EM Authors" w:date="2026-09-06T13:32:00Z" w16du:dateUtc="2026-09-06T05:32:00Z"/>
        </w:trPr>
        <w:tc>
          <w:tcPr>
            <w:tcW w:w="1872" w:type="dxa"/>
            <w:tcMar>
              <w:top w:w="80" w:type="dxa"/>
              <w:left w:w="90" w:type="dxa"/>
              <w:bottom w:w="80" w:type="dxa"/>
              <w:right w:w="90" w:type="dxa"/>
            </w:tcMar>
            <w:vAlign w:val="center"/>
          </w:tcPr>
          <w:p w14:paraId="4BE340C7" w14:textId="77777777" w:rsidR="00CA3471" w:rsidRDefault="00C274BD">
            <w:pPr>
              <w:spacing w:after="0" w:line="240" w:lineRule="auto"/>
              <w:jc w:val="left"/>
              <w:rPr>
                <w:ins w:id="978" w:author="SHM-EM Authors" w:date="2026-09-06T13:32:00Z" w16du:dateUtc="2026-09-06T05:32:00Z"/>
              </w:rPr>
            </w:pPr>
            <w:ins w:id="979" w:author="SHM-EM Authors" w:date="2026-09-06T13:32:00Z" w16du:dateUtc="2026-09-06T05:32:00Z">
              <w:r>
                <w:rPr>
                  <w:sz w:val="17"/>
                </w:rPr>
                <w:t>Gate S1</w:t>
              </w:r>
            </w:ins>
          </w:p>
        </w:tc>
        <w:tc>
          <w:tcPr>
            <w:tcW w:w="1872" w:type="dxa"/>
            <w:tcMar>
              <w:top w:w="80" w:type="dxa"/>
              <w:left w:w="90" w:type="dxa"/>
              <w:bottom w:w="80" w:type="dxa"/>
              <w:right w:w="90" w:type="dxa"/>
            </w:tcMar>
            <w:vAlign w:val="center"/>
          </w:tcPr>
          <w:p w14:paraId="6838E4DD" w14:textId="77777777" w:rsidR="00CA3471" w:rsidRDefault="00C274BD">
            <w:pPr>
              <w:spacing w:after="0" w:line="240" w:lineRule="auto"/>
              <w:jc w:val="left"/>
              <w:rPr>
                <w:ins w:id="980" w:author="SHM-EM Authors" w:date="2026-09-06T13:32:00Z" w16du:dateUtc="2026-09-06T05:32:00Z"/>
              </w:rPr>
            </w:pPr>
            <w:ins w:id="981" w:author="SHM-EM Authors" w:date="2026-09-06T13:32:00Z" w16du:dateUtc="2026-09-06T05:32:00Z">
              <w:r>
                <w:rPr>
                  <w:sz w:val="17"/>
                </w:rPr>
                <w:t>4,960 rows</w:t>
              </w:r>
            </w:ins>
          </w:p>
        </w:tc>
        <w:tc>
          <w:tcPr>
            <w:tcW w:w="1872" w:type="dxa"/>
            <w:tcMar>
              <w:top w:w="80" w:type="dxa"/>
              <w:left w:w="90" w:type="dxa"/>
              <w:bottom w:w="80" w:type="dxa"/>
              <w:right w:w="90" w:type="dxa"/>
            </w:tcMar>
            <w:vAlign w:val="center"/>
          </w:tcPr>
          <w:p w14:paraId="69B0D291" w14:textId="77777777" w:rsidR="00CA3471" w:rsidRDefault="00C274BD">
            <w:pPr>
              <w:spacing w:after="0" w:line="240" w:lineRule="auto"/>
              <w:jc w:val="left"/>
              <w:rPr>
                <w:ins w:id="982" w:author="SHM-EM Authors" w:date="2026-09-06T13:32:00Z" w16du:dateUtc="2026-09-06T05:32:00Z"/>
              </w:rPr>
            </w:pPr>
            <w:ins w:id="983" w:author="SHM-EM Authors" w:date="2026-09-06T13:32:00Z" w16du:dateUtc="2026-09-06T05:32:00Z">
              <w:r>
                <w:rPr>
                  <w:sz w:val="17"/>
                </w:rPr>
                <w:t>10</w:t>
              </w:r>
            </w:ins>
          </w:p>
        </w:tc>
        <w:tc>
          <w:tcPr>
            <w:tcW w:w="1872" w:type="dxa"/>
            <w:tcMar>
              <w:top w:w="80" w:type="dxa"/>
              <w:left w:w="90" w:type="dxa"/>
              <w:bottom w:w="80" w:type="dxa"/>
              <w:right w:w="90" w:type="dxa"/>
            </w:tcMar>
            <w:vAlign w:val="center"/>
          </w:tcPr>
          <w:p w14:paraId="3F8AEE2D" w14:textId="77777777" w:rsidR="00CA3471" w:rsidRDefault="00C274BD">
            <w:pPr>
              <w:spacing w:after="0" w:line="240" w:lineRule="auto"/>
              <w:jc w:val="left"/>
              <w:rPr>
                <w:ins w:id="984" w:author="SHM-EM Authors" w:date="2026-09-06T13:32:00Z" w16du:dateUtc="2026-09-06T05:32:00Z"/>
              </w:rPr>
            </w:pPr>
            <w:ins w:id="985" w:author="SHM-EM Authors" w:date="2026-09-06T13:32:00Z" w16du:dateUtc="2026-09-06T05:32:00Z">
              <w:r>
                <w:rPr>
                  <w:sz w:val="17"/>
                </w:rPr>
                <w:t>2,406.939</w:t>
              </w:r>
            </w:ins>
          </w:p>
        </w:tc>
        <w:tc>
          <w:tcPr>
            <w:tcW w:w="1872" w:type="dxa"/>
            <w:tcMar>
              <w:top w:w="80" w:type="dxa"/>
              <w:left w:w="90" w:type="dxa"/>
              <w:bottom w:w="80" w:type="dxa"/>
              <w:right w:w="90" w:type="dxa"/>
            </w:tcMar>
            <w:vAlign w:val="center"/>
          </w:tcPr>
          <w:p w14:paraId="4FE00498" w14:textId="77777777" w:rsidR="00CA3471" w:rsidRDefault="00C274BD">
            <w:pPr>
              <w:spacing w:after="0" w:line="240" w:lineRule="auto"/>
              <w:jc w:val="left"/>
              <w:rPr>
                <w:ins w:id="986" w:author="SHM-EM Authors" w:date="2026-09-06T13:32:00Z" w16du:dateUtc="2026-09-06T05:32:00Z"/>
              </w:rPr>
            </w:pPr>
            <w:ins w:id="987" w:author="SHM-EM Authors" w:date="2026-09-06T13:32:00Z" w16du:dateUtc="2026-09-06T05:32:00Z">
              <w:r>
                <w:rPr>
                  <w:sz w:val="17"/>
                </w:rPr>
                <w:t>2,666.804</w:t>
              </w:r>
            </w:ins>
          </w:p>
        </w:tc>
      </w:tr>
      <w:tr w:rsidR="00CA3471" w14:paraId="4BDBB143" w14:textId="77777777">
        <w:trPr>
          <w:jc w:val="center"/>
          <w:ins w:id="988" w:author="SHM-EM Authors" w:date="2026-09-06T13:32:00Z" w16du:dateUtc="2026-09-06T05:32:00Z"/>
        </w:trPr>
        <w:tc>
          <w:tcPr>
            <w:tcW w:w="1872" w:type="dxa"/>
            <w:tcMar>
              <w:top w:w="80" w:type="dxa"/>
              <w:left w:w="90" w:type="dxa"/>
              <w:bottom w:w="80" w:type="dxa"/>
              <w:right w:w="90" w:type="dxa"/>
            </w:tcMar>
            <w:vAlign w:val="center"/>
          </w:tcPr>
          <w:p w14:paraId="59D42E8E" w14:textId="77777777" w:rsidR="00CA3471" w:rsidRDefault="00C274BD">
            <w:pPr>
              <w:spacing w:after="0" w:line="240" w:lineRule="auto"/>
              <w:jc w:val="left"/>
              <w:rPr>
                <w:ins w:id="989" w:author="SHM-EM Authors" w:date="2026-09-06T13:32:00Z" w16du:dateUtc="2026-09-06T05:32:00Z"/>
              </w:rPr>
            </w:pPr>
            <w:ins w:id="990" w:author="SHM-EM Authors" w:date="2026-09-06T13:32:00Z" w16du:dateUtc="2026-09-06T05:32:00Z">
              <w:r>
                <w:rPr>
                  <w:sz w:val="17"/>
                </w:rPr>
                <w:t>Gate S2</w:t>
              </w:r>
            </w:ins>
          </w:p>
        </w:tc>
        <w:tc>
          <w:tcPr>
            <w:tcW w:w="1872" w:type="dxa"/>
            <w:tcMar>
              <w:top w:w="80" w:type="dxa"/>
              <w:left w:w="90" w:type="dxa"/>
              <w:bottom w:w="80" w:type="dxa"/>
              <w:right w:w="90" w:type="dxa"/>
            </w:tcMar>
            <w:vAlign w:val="center"/>
          </w:tcPr>
          <w:p w14:paraId="3C0AE896" w14:textId="77777777" w:rsidR="00CA3471" w:rsidRDefault="00C274BD">
            <w:pPr>
              <w:spacing w:after="0" w:line="240" w:lineRule="auto"/>
              <w:jc w:val="left"/>
              <w:rPr>
                <w:ins w:id="991" w:author="SHM-EM Authors" w:date="2026-09-06T13:32:00Z" w16du:dateUtc="2026-09-06T05:32:00Z"/>
              </w:rPr>
            </w:pPr>
            <w:ins w:id="992" w:author="SHM-EM Authors" w:date="2026-09-06T13:32:00Z" w16du:dateUtc="2026-09-06T05:32:00Z">
              <w:r>
                <w:rPr>
                  <w:sz w:val="17"/>
                </w:rPr>
                <w:t>49,600 rows</w:t>
              </w:r>
            </w:ins>
          </w:p>
        </w:tc>
        <w:tc>
          <w:tcPr>
            <w:tcW w:w="1872" w:type="dxa"/>
            <w:tcMar>
              <w:top w:w="80" w:type="dxa"/>
              <w:left w:w="90" w:type="dxa"/>
              <w:bottom w:w="80" w:type="dxa"/>
              <w:right w:w="90" w:type="dxa"/>
            </w:tcMar>
            <w:vAlign w:val="center"/>
          </w:tcPr>
          <w:p w14:paraId="098984A8" w14:textId="77777777" w:rsidR="00CA3471" w:rsidRDefault="00C274BD">
            <w:pPr>
              <w:spacing w:after="0" w:line="240" w:lineRule="auto"/>
              <w:jc w:val="left"/>
              <w:rPr>
                <w:ins w:id="993" w:author="SHM-EM Authors" w:date="2026-09-06T13:32:00Z" w16du:dateUtc="2026-09-06T05:32:00Z"/>
              </w:rPr>
            </w:pPr>
            <w:ins w:id="994" w:author="SHM-EM Authors" w:date="2026-09-06T13:32:00Z" w16du:dateUtc="2026-09-06T05:32:00Z">
              <w:r>
                <w:rPr>
                  <w:sz w:val="17"/>
                </w:rPr>
                <w:t>10</w:t>
              </w:r>
            </w:ins>
          </w:p>
        </w:tc>
        <w:tc>
          <w:tcPr>
            <w:tcW w:w="1872" w:type="dxa"/>
            <w:tcMar>
              <w:top w:w="80" w:type="dxa"/>
              <w:left w:w="90" w:type="dxa"/>
              <w:bottom w:w="80" w:type="dxa"/>
              <w:right w:w="90" w:type="dxa"/>
            </w:tcMar>
            <w:vAlign w:val="center"/>
          </w:tcPr>
          <w:p w14:paraId="7BB2E36A" w14:textId="77777777" w:rsidR="00CA3471" w:rsidRDefault="00C274BD">
            <w:pPr>
              <w:spacing w:after="0" w:line="240" w:lineRule="auto"/>
              <w:jc w:val="left"/>
              <w:rPr>
                <w:ins w:id="995" w:author="SHM-EM Authors" w:date="2026-09-06T13:32:00Z" w16du:dateUtc="2026-09-06T05:32:00Z"/>
              </w:rPr>
            </w:pPr>
            <w:ins w:id="996" w:author="SHM-EM Authors" w:date="2026-09-06T13:32:00Z" w16du:dateUtc="2026-09-06T05:32:00Z">
              <w:r>
                <w:rPr>
                  <w:sz w:val="17"/>
                </w:rPr>
                <w:t>3,603.382</w:t>
              </w:r>
            </w:ins>
          </w:p>
        </w:tc>
        <w:tc>
          <w:tcPr>
            <w:tcW w:w="1872" w:type="dxa"/>
            <w:tcMar>
              <w:top w:w="80" w:type="dxa"/>
              <w:left w:w="90" w:type="dxa"/>
              <w:bottom w:w="80" w:type="dxa"/>
              <w:right w:w="90" w:type="dxa"/>
            </w:tcMar>
            <w:vAlign w:val="center"/>
          </w:tcPr>
          <w:p w14:paraId="18CB572A" w14:textId="77777777" w:rsidR="00CA3471" w:rsidRDefault="00C274BD">
            <w:pPr>
              <w:spacing w:after="0" w:line="240" w:lineRule="auto"/>
              <w:jc w:val="left"/>
              <w:rPr>
                <w:ins w:id="997" w:author="SHM-EM Authors" w:date="2026-09-06T13:32:00Z" w16du:dateUtc="2026-09-06T05:32:00Z"/>
              </w:rPr>
            </w:pPr>
            <w:ins w:id="998" w:author="SHM-EM Authors" w:date="2026-09-06T13:32:00Z" w16du:dateUtc="2026-09-06T05:32:00Z">
              <w:r>
                <w:rPr>
                  <w:sz w:val="17"/>
                </w:rPr>
                <w:t>3,843.174</w:t>
              </w:r>
            </w:ins>
          </w:p>
        </w:tc>
      </w:tr>
    </w:tbl>
    <w:p w14:paraId="462C2A5C" w14:textId="77777777" w:rsidR="00CA3471" w:rsidRDefault="00CA3471">
      <w:pPr>
        <w:spacing w:after="0"/>
        <w:rPr>
          <w:ins w:id="999" w:author="SHM-EM Authors" w:date="2026-09-06T13:32:00Z" w16du:dateUtc="2026-09-06T05:32:00Z"/>
        </w:rPr>
      </w:pPr>
    </w:p>
    <w:p w14:paraId="2761EF27" w14:textId="77777777" w:rsidR="00CA3471" w:rsidRDefault="00C274BD">
      <w:pPr>
        <w:rPr>
          <w:ins w:id="1000" w:author="SHM-EM Authors" w:date="2026-09-06T13:32:00Z" w16du:dateUtc="2026-09-06T05:32:00Z"/>
        </w:rPr>
      </w:pPr>
      <w:ins w:id="1001" w:author="SHM-EM Authors" w:date="2026-09-06T13:32:00Z" w16du:dateUtc="2026-09-06T05:32:00Z">
        <w:r>
          <w:t>S1 and S2 are bounded endpoints, not evidence of linear scaling. The 50,000-row Gate cap is an application safeguard, not a MySQL capacity limit; no alternative time-series backend was measured.</w:t>
        </w:r>
      </w:ins>
    </w:p>
    <w:p w14:paraId="73207BF0" w14:textId="77777777" w:rsidR="00CA3471" w:rsidRDefault="00C274BD">
      <w:pPr>
        <w:pStyle w:val="2"/>
        <w:rPr>
          <w:ins w:id="1002" w:author="SHM-EM Authors" w:date="2026-09-06T13:32:00Z" w16du:dateUtc="2026-09-06T05:32:00Z"/>
        </w:rPr>
      </w:pPr>
      <w:ins w:id="1003" w:author="SHM-EM Authors" w:date="2026-09-06T13:32:00Z" w16du:dateUtc="2026-09-06T05:32:00Z">
        <w:r>
          <w:rPr>
            <w:b w:val="0"/>
          </w:rPr>
          <w:t>3.5 Provenance and reproducibility</w:t>
        </w:r>
      </w:ins>
    </w:p>
    <w:p w14:paraId="403F9F0C" w14:textId="77777777" w:rsidR="00CA3471" w:rsidRDefault="00C274BD">
      <w:pPr>
        <w:rPr>
          <w:ins w:id="1004" w:author="SHM-EM Authors" w:date="2026-09-06T13:32:00Z" w16du:dateUtc="2026-09-06T05:32:00Z"/>
        </w:rPr>
      </w:pPr>
      <w:ins w:id="1005" w:author="SHM-EM Authors" w:date="2026-09-06T13:32:00Z" w16du:dateUtc="2026-09-06T05:32:00Z">
        <w:r>
          <w:t>Table 7 summarizes one formal event trace; the complete 40-step chain is machine-readable in the repository.</w:t>
        </w:r>
      </w:ins>
    </w:p>
    <w:p w14:paraId="63C568BF" w14:textId="77777777" w:rsidR="00CA3471" w:rsidRDefault="00C274BD">
      <w:pPr>
        <w:pStyle w:val="FigureCaption"/>
        <w:keepNext/>
        <w:rPr>
          <w:ins w:id="1006" w:author="SHM-EM Authors" w:date="2026-09-06T13:32:00Z" w16du:dateUtc="2026-09-06T05:32:00Z"/>
        </w:rPr>
      </w:pPr>
      <w:ins w:id="1007" w:author="SHM-EM Authors" w:date="2026-09-06T13:32:00Z" w16du:dateUtc="2026-09-06T05:32:00Z">
        <w:r>
          <w:t>Table 7. Concrete forecast-event provenance trace.</w:t>
        </w:r>
      </w:ins>
    </w:p>
    <w:tbl>
      <w:tblPr>
        <w:tblStyle w:val="af"/>
        <w:tblW w:w="0" w:type="auto"/>
        <w:jc w:val="center"/>
        <w:tblLook w:val="04A0" w:firstRow="1" w:lastRow="0" w:firstColumn="1" w:lastColumn="0" w:noHBand="0" w:noVBand="1"/>
      </w:tblPr>
      <w:tblGrid>
        <w:gridCol w:w="4673"/>
        <w:gridCol w:w="4677"/>
      </w:tblGrid>
      <w:tr w:rsidR="00CA3471" w14:paraId="08774062" w14:textId="77777777">
        <w:trPr>
          <w:tblHeader/>
          <w:jc w:val="center"/>
          <w:ins w:id="1008" w:author="SHM-EM Authors" w:date="2026-09-06T13:32:00Z" w16du:dateUtc="2026-09-06T05:32:00Z"/>
        </w:trPr>
        <w:tc>
          <w:tcPr>
            <w:tcW w:w="4680" w:type="dxa"/>
            <w:shd w:val="clear" w:color="auto" w:fill="EAF2FB"/>
            <w:tcMar>
              <w:top w:w="80" w:type="dxa"/>
              <w:left w:w="90" w:type="dxa"/>
              <w:bottom w:w="80" w:type="dxa"/>
              <w:right w:w="90" w:type="dxa"/>
            </w:tcMar>
            <w:vAlign w:val="center"/>
          </w:tcPr>
          <w:p w14:paraId="27505BFA" w14:textId="77777777" w:rsidR="00CA3471" w:rsidRDefault="00C274BD">
            <w:pPr>
              <w:spacing w:after="0" w:line="240" w:lineRule="auto"/>
              <w:jc w:val="center"/>
              <w:rPr>
                <w:ins w:id="1009" w:author="SHM-EM Authors" w:date="2026-09-06T13:32:00Z" w16du:dateUtc="2026-09-06T05:32:00Z"/>
              </w:rPr>
            </w:pPr>
            <w:ins w:id="1010" w:author="SHM-EM Authors" w:date="2026-09-06T13:32:00Z" w16du:dateUtc="2026-09-06T05:32:00Z">
              <w:r>
                <w:rPr>
                  <w:b/>
                  <w:sz w:val="17"/>
                </w:rPr>
                <w:t>Trace element</w:t>
              </w:r>
            </w:ins>
          </w:p>
        </w:tc>
        <w:tc>
          <w:tcPr>
            <w:tcW w:w="4680" w:type="dxa"/>
            <w:shd w:val="clear" w:color="auto" w:fill="EAF2FB"/>
            <w:tcMar>
              <w:top w:w="80" w:type="dxa"/>
              <w:left w:w="90" w:type="dxa"/>
              <w:bottom w:w="80" w:type="dxa"/>
              <w:right w:w="90" w:type="dxa"/>
            </w:tcMar>
            <w:vAlign w:val="center"/>
          </w:tcPr>
          <w:p w14:paraId="50E55192" w14:textId="77777777" w:rsidR="00CA3471" w:rsidRDefault="00C274BD">
            <w:pPr>
              <w:spacing w:after="0" w:line="240" w:lineRule="auto"/>
              <w:jc w:val="center"/>
              <w:rPr>
                <w:ins w:id="1011" w:author="SHM-EM Authors" w:date="2026-09-06T13:32:00Z" w16du:dateUtc="2026-09-06T05:32:00Z"/>
              </w:rPr>
            </w:pPr>
            <w:ins w:id="1012" w:author="SHM-EM Authors" w:date="2026-09-06T13:32:00Z" w16du:dateUtc="2026-09-06T05:32:00Z">
              <w:r>
                <w:rPr>
                  <w:b/>
                  <w:sz w:val="17"/>
                </w:rPr>
                <w:t>Captured value</w:t>
              </w:r>
            </w:ins>
          </w:p>
        </w:tc>
      </w:tr>
      <w:tr w:rsidR="00CA3471" w14:paraId="38963D4D" w14:textId="77777777">
        <w:trPr>
          <w:jc w:val="center"/>
          <w:ins w:id="1013" w:author="SHM-EM Authors" w:date="2026-09-06T13:32:00Z" w16du:dateUtc="2026-09-06T05:32:00Z"/>
        </w:trPr>
        <w:tc>
          <w:tcPr>
            <w:tcW w:w="4680" w:type="dxa"/>
            <w:tcMar>
              <w:top w:w="80" w:type="dxa"/>
              <w:left w:w="90" w:type="dxa"/>
              <w:bottom w:w="80" w:type="dxa"/>
              <w:right w:w="90" w:type="dxa"/>
            </w:tcMar>
            <w:vAlign w:val="center"/>
          </w:tcPr>
          <w:p w14:paraId="61EDAA1E" w14:textId="77777777" w:rsidR="00CA3471" w:rsidRDefault="00C274BD">
            <w:pPr>
              <w:spacing w:after="0" w:line="240" w:lineRule="auto"/>
              <w:jc w:val="left"/>
              <w:rPr>
                <w:ins w:id="1014" w:author="SHM-EM Authors" w:date="2026-09-06T13:32:00Z" w16du:dateUtc="2026-09-06T05:32:00Z"/>
              </w:rPr>
            </w:pPr>
            <w:ins w:id="1015" w:author="SHM-EM Authors" w:date="2026-09-06T13:32:00Z" w16du:dateUtc="2026-09-06T05:32:00Z">
              <w:r>
                <w:rPr>
                  <w:sz w:val="17"/>
                </w:rPr>
                <w:t>Formal event/rule</w:t>
              </w:r>
            </w:ins>
          </w:p>
        </w:tc>
        <w:tc>
          <w:tcPr>
            <w:tcW w:w="4680" w:type="dxa"/>
            <w:tcMar>
              <w:top w:w="80" w:type="dxa"/>
              <w:left w:w="90" w:type="dxa"/>
              <w:bottom w:w="80" w:type="dxa"/>
              <w:right w:w="90" w:type="dxa"/>
            </w:tcMar>
            <w:vAlign w:val="center"/>
          </w:tcPr>
          <w:p w14:paraId="75A43BC7" w14:textId="77777777" w:rsidR="00CA3471" w:rsidRDefault="00C274BD">
            <w:pPr>
              <w:spacing w:after="0" w:line="240" w:lineRule="auto"/>
              <w:jc w:val="left"/>
              <w:rPr>
                <w:ins w:id="1016" w:author="SHM-EM Authors" w:date="2026-09-06T13:32:00Z" w16du:dateUtc="2026-09-06T05:32:00Z"/>
              </w:rPr>
            </w:pPr>
            <w:ins w:id="1017" w:author="SHM-EM Authors" w:date="2026-09-06T13:32:00Z" w16du:dateUtc="2026-09-06T05:32:00Z">
              <w:r>
                <w:rPr>
                  <w:sz w:val="17"/>
                </w:rPr>
                <w:t>FEVT-4-f61b7667dcc01721aa2a</w:t>
              </w:r>
              <w:r>
                <w:rPr>
                  <w:sz w:val="17"/>
                </w:rPr>
                <w:t xml:space="preserve">; </w:t>
              </w:r>
              <w:r>
                <w:rPr>
                  <w:sz w:val="17"/>
                </w:rPr>
                <w:t>PRED_GROUND_SETTLEMENT_WARNING</w:t>
              </w:r>
              <w:r>
                <w:rPr>
                  <w:sz w:val="17"/>
                </w:rPr>
                <w:t xml:space="preserve"> v2</w:t>
              </w:r>
            </w:ins>
          </w:p>
        </w:tc>
      </w:tr>
      <w:tr w:rsidR="00CA3471" w14:paraId="798999C3" w14:textId="77777777">
        <w:trPr>
          <w:jc w:val="center"/>
          <w:ins w:id="1018" w:author="SHM-EM Authors" w:date="2026-09-06T13:32:00Z" w16du:dateUtc="2026-09-06T05:32:00Z"/>
        </w:trPr>
        <w:tc>
          <w:tcPr>
            <w:tcW w:w="4680" w:type="dxa"/>
            <w:tcMar>
              <w:top w:w="80" w:type="dxa"/>
              <w:left w:w="90" w:type="dxa"/>
              <w:bottom w:w="80" w:type="dxa"/>
              <w:right w:w="90" w:type="dxa"/>
            </w:tcMar>
            <w:vAlign w:val="center"/>
          </w:tcPr>
          <w:p w14:paraId="76BA7E1F" w14:textId="77777777" w:rsidR="00CA3471" w:rsidRDefault="00C274BD">
            <w:pPr>
              <w:spacing w:after="0" w:line="240" w:lineRule="auto"/>
              <w:jc w:val="left"/>
              <w:rPr>
                <w:ins w:id="1019" w:author="SHM-EM Authors" w:date="2026-09-06T13:32:00Z" w16du:dateUtc="2026-09-06T05:32:00Z"/>
              </w:rPr>
            </w:pPr>
            <w:ins w:id="1020" w:author="SHM-EM Authors" w:date="2026-09-06T13:32:00Z" w16du:dateUtc="2026-09-06T05:32:00Z">
              <w:r>
                <w:rPr>
                  <w:sz w:val="17"/>
                </w:rPr>
                <w:t>Batch/run/model</w:t>
              </w:r>
            </w:ins>
          </w:p>
        </w:tc>
        <w:tc>
          <w:tcPr>
            <w:tcW w:w="4680" w:type="dxa"/>
            <w:tcMar>
              <w:top w:w="80" w:type="dxa"/>
              <w:left w:w="90" w:type="dxa"/>
              <w:bottom w:w="80" w:type="dxa"/>
              <w:right w:w="90" w:type="dxa"/>
            </w:tcMar>
            <w:vAlign w:val="center"/>
          </w:tcPr>
          <w:p w14:paraId="6B857294" w14:textId="77777777" w:rsidR="00CA3471" w:rsidRDefault="00C274BD">
            <w:pPr>
              <w:spacing w:after="0" w:line="240" w:lineRule="auto"/>
              <w:jc w:val="left"/>
              <w:rPr>
                <w:ins w:id="1021" w:author="SHM-EM Authors" w:date="2026-09-06T13:32:00Z" w16du:dateUtc="2026-09-06T05:32:00Z"/>
              </w:rPr>
            </w:pPr>
            <w:ins w:id="1022" w:author="SHM-EM Authors" w:date="2026-09-06T13:32:00Z" w16du:dateUtc="2026-09-06T05:32:00Z">
              <w:r>
                <w:rPr>
                  <w:sz w:val="17"/>
                </w:rPr>
                <w:t xml:space="preserve">Batch 40; run 236; </w:t>
              </w:r>
              <w:r>
                <w:rPr>
                  <w:sz w:val="17"/>
                </w:rPr>
                <w:t>settlement</w:t>
              </w:r>
              <w:r>
                <w:rPr>
                  <w:sz w:val="17"/>
                </w:rPr>
                <w:t xml:space="preserve"> </w:t>
              </w:r>
              <w:r>
                <w:rPr>
                  <w:sz w:val="17"/>
                </w:rPr>
                <w:t>pit_pre_v1</w:t>
              </w:r>
            </w:ins>
          </w:p>
        </w:tc>
      </w:tr>
      <w:tr w:rsidR="00CA3471" w14:paraId="536FC212" w14:textId="77777777">
        <w:trPr>
          <w:jc w:val="center"/>
          <w:ins w:id="1023" w:author="SHM-EM Authors" w:date="2026-09-06T13:32:00Z" w16du:dateUtc="2026-09-06T05:32:00Z"/>
        </w:trPr>
        <w:tc>
          <w:tcPr>
            <w:tcW w:w="4680" w:type="dxa"/>
            <w:tcMar>
              <w:top w:w="80" w:type="dxa"/>
              <w:left w:w="90" w:type="dxa"/>
              <w:bottom w:w="80" w:type="dxa"/>
              <w:right w:w="90" w:type="dxa"/>
            </w:tcMar>
            <w:vAlign w:val="center"/>
          </w:tcPr>
          <w:p w14:paraId="2EDCD3BD" w14:textId="77777777" w:rsidR="00CA3471" w:rsidRDefault="00C274BD">
            <w:pPr>
              <w:spacing w:after="0" w:line="240" w:lineRule="auto"/>
              <w:jc w:val="left"/>
              <w:rPr>
                <w:ins w:id="1024" w:author="SHM-EM Authors" w:date="2026-09-06T13:32:00Z" w16du:dateUtc="2026-09-06T05:32:00Z"/>
              </w:rPr>
            </w:pPr>
            <w:ins w:id="1025" w:author="SHM-EM Authors" w:date="2026-09-06T13:32:00Z" w16du:dateUtc="2026-09-06T05:32:00Z">
              <w:r>
                <w:rPr>
                  <w:sz w:val="17"/>
                </w:rPr>
                <w:t>Input/model integrity</w:t>
              </w:r>
            </w:ins>
          </w:p>
        </w:tc>
        <w:tc>
          <w:tcPr>
            <w:tcW w:w="4680" w:type="dxa"/>
            <w:tcMar>
              <w:top w:w="80" w:type="dxa"/>
              <w:left w:w="90" w:type="dxa"/>
              <w:bottom w:w="80" w:type="dxa"/>
              <w:right w:w="90" w:type="dxa"/>
            </w:tcMar>
            <w:vAlign w:val="center"/>
          </w:tcPr>
          <w:p w14:paraId="68B3C3E9" w14:textId="77777777" w:rsidR="00CA3471" w:rsidRDefault="00C274BD">
            <w:pPr>
              <w:spacing w:after="0" w:line="240" w:lineRule="auto"/>
              <w:jc w:val="left"/>
              <w:rPr>
                <w:ins w:id="1026" w:author="SHM-EM Authors" w:date="2026-09-06T13:32:00Z" w16du:dateUtc="2026-09-06T05:32:00Z"/>
              </w:rPr>
            </w:pPr>
            <w:ins w:id="1027" w:author="SHM-EM Authors" w:date="2026-09-06T13:32:00Z" w16du:dateUtc="2026-09-06T05:32:00Z">
              <w:r>
                <w:rPr>
                  <w:sz w:val="17"/>
                </w:rPr>
                <w:t>Input-schema and model-artifact SHA-256 retained</w:t>
              </w:r>
            </w:ins>
          </w:p>
        </w:tc>
      </w:tr>
      <w:tr w:rsidR="00CA3471" w14:paraId="428D7D73" w14:textId="77777777">
        <w:trPr>
          <w:jc w:val="center"/>
          <w:ins w:id="1028" w:author="SHM-EM Authors" w:date="2026-09-06T13:32:00Z" w16du:dateUtc="2026-09-06T05:32:00Z"/>
        </w:trPr>
        <w:tc>
          <w:tcPr>
            <w:tcW w:w="4680" w:type="dxa"/>
            <w:tcMar>
              <w:top w:w="80" w:type="dxa"/>
              <w:left w:w="90" w:type="dxa"/>
              <w:bottom w:w="80" w:type="dxa"/>
              <w:right w:w="90" w:type="dxa"/>
            </w:tcMar>
            <w:vAlign w:val="center"/>
          </w:tcPr>
          <w:p w14:paraId="0175131F" w14:textId="77777777" w:rsidR="00CA3471" w:rsidRDefault="00C274BD">
            <w:pPr>
              <w:spacing w:after="0" w:line="240" w:lineRule="auto"/>
              <w:jc w:val="left"/>
              <w:rPr>
                <w:ins w:id="1029" w:author="SHM-EM Authors" w:date="2026-09-06T13:32:00Z" w16du:dateUtc="2026-09-06T05:32:00Z"/>
              </w:rPr>
            </w:pPr>
            <w:ins w:id="1030" w:author="SHM-EM Authors" w:date="2026-09-06T13:32:00Z" w16du:dateUtc="2026-09-06T05:32:00Z">
              <w:r>
                <w:rPr>
                  <w:sz w:val="17"/>
                </w:rPr>
                <w:t>Exceedance/Gate</w:t>
              </w:r>
            </w:ins>
          </w:p>
        </w:tc>
        <w:tc>
          <w:tcPr>
            <w:tcW w:w="4680" w:type="dxa"/>
            <w:tcMar>
              <w:top w:w="80" w:type="dxa"/>
              <w:left w:w="90" w:type="dxa"/>
              <w:bottom w:w="80" w:type="dxa"/>
              <w:right w:w="90" w:type="dxa"/>
            </w:tcMar>
            <w:vAlign w:val="center"/>
          </w:tcPr>
          <w:p w14:paraId="036B32EE" w14:textId="77777777" w:rsidR="00CA3471" w:rsidRDefault="00C274BD">
            <w:pPr>
              <w:spacing w:after="0" w:line="240" w:lineRule="auto"/>
              <w:jc w:val="left"/>
              <w:rPr>
                <w:ins w:id="1031" w:author="SHM-EM Authors" w:date="2026-09-06T13:32:00Z" w16du:dateUtc="2026-09-06T05:32:00Z"/>
              </w:rPr>
            </w:pPr>
            <w:ins w:id="1032" w:author="SHM-EM Authors" w:date="2026-09-06T13:32:00Z" w16du:dateUtc="2026-09-06T05:32:00Z">
              <w:r>
                <w:rPr>
                  <w:sz w:val="17"/>
                </w:rPr>
                <w:t>3-min lead; 9.43204345-mm peak; Gate 1 eligible</w:t>
              </w:r>
            </w:ins>
          </w:p>
        </w:tc>
      </w:tr>
      <w:tr w:rsidR="00CA3471" w14:paraId="4A8D8475" w14:textId="77777777">
        <w:trPr>
          <w:jc w:val="center"/>
          <w:ins w:id="1033" w:author="SHM-EM Authors" w:date="2026-09-06T13:32:00Z" w16du:dateUtc="2026-09-06T05:32:00Z"/>
        </w:trPr>
        <w:tc>
          <w:tcPr>
            <w:tcW w:w="4680" w:type="dxa"/>
            <w:tcMar>
              <w:top w:w="80" w:type="dxa"/>
              <w:left w:w="90" w:type="dxa"/>
              <w:bottom w:w="80" w:type="dxa"/>
              <w:right w:w="90" w:type="dxa"/>
            </w:tcMar>
            <w:vAlign w:val="center"/>
          </w:tcPr>
          <w:p w14:paraId="49127176" w14:textId="77777777" w:rsidR="00CA3471" w:rsidRDefault="00C274BD">
            <w:pPr>
              <w:spacing w:after="0" w:line="240" w:lineRule="auto"/>
              <w:jc w:val="left"/>
              <w:rPr>
                <w:ins w:id="1034" w:author="SHM-EM Authors" w:date="2026-09-06T13:32:00Z" w16du:dateUtc="2026-09-06T05:32:00Z"/>
              </w:rPr>
            </w:pPr>
            <w:ins w:id="1035" w:author="SHM-EM Authors" w:date="2026-09-06T13:32:00Z" w16du:dateUtc="2026-09-06T05:32:00Z">
              <w:r>
                <w:rPr>
                  <w:sz w:val="17"/>
                </w:rPr>
                <w:t>Formal records</w:t>
              </w:r>
            </w:ins>
          </w:p>
        </w:tc>
        <w:tc>
          <w:tcPr>
            <w:tcW w:w="4680" w:type="dxa"/>
            <w:tcMar>
              <w:top w:w="80" w:type="dxa"/>
              <w:left w:w="90" w:type="dxa"/>
              <w:bottom w:w="80" w:type="dxa"/>
              <w:right w:w="90" w:type="dxa"/>
            </w:tcMar>
            <w:vAlign w:val="center"/>
          </w:tcPr>
          <w:p w14:paraId="63979DCC" w14:textId="77777777" w:rsidR="00CA3471" w:rsidRDefault="00C274BD">
            <w:pPr>
              <w:spacing w:after="0" w:line="240" w:lineRule="auto"/>
              <w:jc w:val="left"/>
              <w:rPr>
                <w:ins w:id="1036" w:author="SHM-EM Authors" w:date="2026-09-06T13:32:00Z" w16du:dateUtc="2026-09-06T05:32:00Z"/>
              </w:rPr>
            </w:pPr>
            <w:ins w:id="1037" w:author="SHM-EM Authors" w:date="2026-09-06T13:32:00Z" w16du:dateUtc="2026-09-06T05:32:00Z">
              <w:r>
                <w:rPr>
                  <w:sz w:val="17"/>
                </w:rPr>
                <w:t>Event, workflow, four steps, report, prediction link</w:t>
              </w:r>
            </w:ins>
          </w:p>
        </w:tc>
      </w:tr>
    </w:tbl>
    <w:p w14:paraId="321F652E" w14:textId="77777777" w:rsidR="00CA3471" w:rsidRDefault="00CA3471">
      <w:pPr>
        <w:spacing w:after="0"/>
        <w:rPr>
          <w:ins w:id="1038" w:author="SHM-EM Authors" w:date="2026-09-06T13:32:00Z" w16du:dateUtc="2026-09-06T05:32:00Z"/>
        </w:rPr>
      </w:pPr>
    </w:p>
    <w:p w14:paraId="79796608" w14:textId="77777777" w:rsidR="00CA3471" w:rsidRDefault="00C274BD">
      <w:pPr>
        <w:rPr>
          <w:ins w:id="1039" w:author="SHM-EM Authors" w:date="2026-09-06T13:32:00Z" w16du:dateUtc="2026-09-06T05:32:00Z"/>
        </w:rPr>
      </w:pPr>
      <w:ins w:id="1040" w:author="SHM-EM Authors" w:date="2026-09-06T13:32:00Z" w16du:dateUtc="2026-09-06T05:32:00Z">
        <w:r>
          <w:t>Windows 10/11 with PowerShell 7 is the exact-output reference. Docker/Linux completed the logical six-model -&gt; 4,960 results -&gt; Gate -&gt; Future State -&gt; Evaluate -&gt; Execute -&gt; provenance path, with structural target/step and contract hashes matching. Its normalized output hash differed (</w:t>
        </w:r>
        <w:r>
          <w:rPr>
            <w:rFonts w:ascii="Courier New" w:hAnsi="Courier New"/>
            <w:sz w:val="18"/>
          </w:rPr>
          <w:t>exactPredictionReproduction=false</w:t>
        </w:r>
        <w:r>
          <w:t xml:space="preserve">); maximum absolute difference was 0.00285349, </w:t>
        </w:r>
        <w:r>
          <w:rPr>
            <w:rFonts w:ascii="Courier New" w:hAnsi="Courier New"/>
            <w:sz w:val="18"/>
          </w:rPr>
          <w:t>toleranceApplied=false</w:t>
        </w:r>
        <w:r>
          <w:t>, and the full row-wise comparison is retained. Native Ubuntu-host execution was not captured.</w:t>
        </w:r>
      </w:ins>
    </w:p>
    <w:p w14:paraId="414C3652" w14:textId="77777777" w:rsidR="00CA3471" w:rsidRDefault="00C274BD">
      <w:pPr>
        <w:rPr>
          <w:ins w:id="1041" w:author="SHM-EM Authors" w:date="2026-09-06T13:32:00Z" w16du:dateUtc="2026-09-06T05:32:00Z"/>
        </w:rPr>
      </w:pPr>
      <w:ins w:id="1042" w:author="SHM-EM Authors" w:date="2026-09-06T13:32:00Z" w16du:dateUtc="2026-09-06T05:32:00Z">
        <w:r>
          <w:t>Revision-stage code edits assisted by OpenAI Codex (model/version unrecorded) were human-reviewed and subjected to the regression and reproduction checks reported here.</w:t>
        </w:r>
      </w:ins>
    </w:p>
    <w:p w14:paraId="23CCB38B" w14:textId="77777777" w:rsidR="00CA3471" w:rsidRDefault="00C274BD">
      <w:pPr>
        <w:pStyle w:val="1"/>
      </w:pPr>
      <w:r>
        <w:rPr>
          <w:b w:val="0"/>
        </w:rPr>
        <w:t>4. Impact</w:t>
      </w:r>
    </w:p>
    <w:p w14:paraId="165DEFD0" w14:textId="77777777" w:rsidR="0039387D" w:rsidRDefault="00C274BD">
      <w:pPr>
        <w:keepNext/>
        <w:spacing w:before="140" w:line="240" w:lineRule="auto"/>
        <w:rPr>
          <w:del w:id="1043" w:author="SHM-EM Authors" w:date="2026-09-06T13:32:00Z" w16du:dateUtc="2026-09-06T05:32:00Z"/>
        </w:rPr>
      </w:pPr>
      <w:r>
        <w:t xml:space="preserve">4.1 </w:t>
      </w:r>
      <w:del w:id="1044" w:author="SHM-EM Authors" w:date="2026-09-06T13:32:00Z" w16du:dateUtc="2026-09-06T05:32:00Z">
        <w:r>
          <w:rPr>
            <w:rFonts w:eastAsia="Noto Serif CJK SC" w:hint="eastAsia"/>
            <w:b/>
            <w:sz w:val="22"/>
          </w:rPr>
          <w:delText>Research use without workflow changes</w:delText>
        </w:r>
      </w:del>
    </w:p>
    <w:p w14:paraId="7F10A778" w14:textId="77777777" w:rsidR="00CA3471" w:rsidRDefault="00C274BD">
      <w:pPr>
        <w:pStyle w:val="2"/>
      </w:pPr>
      <w:del w:id="1045" w:author="SHM-EM Authors" w:date="2026-09-06T13:32:00Z" w16du:dateUtc="2026-09-06T05:32:00Z">
        <w:r>
          <w:rPr>
            <w:rFonts w:eastAsia="Noto Serif CJK SC" w:hint="eastAsia"/>
            <w:b w:val="0"/>
            <w:sz w:val="20"/>
          </w:rPr>
          <w:delText>Researchers can compare model versions, thresholds,</w:delText>
        </w:r>
      </w:del>
      <w:ins w:id="1046" w:author="SHM-EM Authors" w:date="2026-09-06T13:32:00Z" w16du:dateUtc="2026-09-06T05:32:00Z">
        <w:r>
          <w:rPr>
            <w:b w:val="0"/>
          </w:rPr>
          <w:t>Reproducible</w:t>
        </w:r>
      </w:ins>
      <w:r>
        <w:rPr>
          <w:b w:val="0"/>
        </w:rPr>
        <w:t xml:space="preserve"> and </w:t>
      </w:r>
      <w:del w:id="1047" w:author="SHM-EM Authors" w:date="2026-09-06T13:32:00Z" w16du:dateUtc="2026-09-06T05:32:00Z">
        <w:r>
          <w:rPr>
            <w:rFonts w:eastAsia="Noto Serif CJK SC" w:hint="eastAsia"/>
            <w:b w:val="0"/>
            <w:sz w:val="20"/>
          </w:rPr>
          <w:delText>rule settings without rewriting the acquisition,</w:delText>
        </w:r>
      </w:del>
      <w:ins w:id="1048" w:author="SHM-EM Authors" w:date="2026-09-06T13:32:00Z" w16du:dateUtc="2026-09-06T05:32:00Z">
        <w:r>
          <w:rPr>
            <w:b w:val="0"/>
          </w:rPr>
          <w:t>auditable</w:t>
        </w:r>
      </w:ins>
      <w:r>
        <w:rPr>
          <w:b w:val="0"/>
        </w:rPr>
        <w:t xml:space="preserve"> forecast</w:t>
      </w:r>
      <w:del w:id="1049" w:author="SHM-EM Authors" w:date="2026-09-06T13:32:00Z" w16du:dateUtc="2026-09-06T05:32:00Z">
        <w:r>
          <w:rPr>
            <w:rFonts w:eastAsia="Noto Serif CJK SC" w:hint="eastAsia"/>
            <w:b w:val="0"/>
            <w:sz w:val="20"/>
          </w:rPr>
          <w:delText>, or event-handling workflow. The same persisted observation window can be replayed with a selected model bundle or rule version, while Evaluate leaves formal event records unchanged. Normalized outputs and hashes identify whether a model, rule, or software version changes the result.</w:delText>
        </w:r>
      </w:del>
      <w:ins w:id="1050" w:author="SHM-EM Authors" w:date="2026-09-06T13:32:00Z" w16du:dateUtc="2026-09-06T05:32:00Z">
        <w:r>
          <w:rPr>
            <w:b w:val="0"/>
          </w:rPr>
          <w:t xml:space="preserve"> integration</w:t>
        </w:r>
      </w:ins>
    </w:p>
    <w:p w14:paraId="37ECF410" w14:textId="77777777" w:rsidR="0039387D" w:rsidRDefault="00C274BD">
      <w:pPr>
        <w:keepNext/>
        <w:spacing w:before="140" w:line="240" w:lineRule="auto"/>
        <w:rPr>
          <w:del w:id="1051" w:author="SHM-EM Authors" w:date="2026-09-06T13:32:00Z" w16du:dateUtc="2026-09-06T05:32:00Z"/>
        </w:rPr>
      </w:pPr>
      <w:del w:id="1052" w:author="SHM-EM Authors" w:date="2026-09-06T13:32:00Z" w16du:dateUtc="2026-09-06T05:32:00Z">
        <w:r>
          <w:rPr>
            <w:rFonts w:eastAsia="Noto Serif CJK SC"/>
            <w:b/>
            <w:sz w:val="22"/>
          </w:rPr>
          <w:delText xml:space="preserve">4.2 </w:delText>
        </w:r>
        <w:r>
          <w:rPr>
            <w:rFonts w:eastAsia="Noto Serif CJK SC" w:hint="eastAsia"/>
            <w:b/>
            <w:sz w:val="22"/>
          </w:rPr>
          <w:delText>Reuse through minimal registration</w:delText>
        </w:r>
      </w:del>
    </w:p>
    <w:p w14:paraId="185BE29B" w14:textId="77777777" w:rsidR="0039387D" w:rsidRDefault="00C274BD">
      <w:pPr>
        <w:ind w:firstLine="420"/>
        <w:rPr>
          <w:del w:id="1053" w:author="SHM-EM Authors" w:date="2026-09-06T13:32:00Z" w16du:dateUtc="2026-09-06T05:32:00Z"/>
        </w:rPr>
      </w:pPr>
      <w:del w:id="1054" w:author="SHM-EM Authors" w:date="2026-09-06T13:32:00Z" w16du:dateUtc="2026-09-06T05:32:00Z">
        <w:r>
          <w:rPr>
            <w:rFonts w:eastAsia="Noto Serif CJK SC" w:hint="eastAsia"/>
            <w:sz w:val="20"/>
          </w:rPr>
          <w:delText>Reuse does not require changes to the core back end, front end, event workflow, or existing source tables. For a new project, users only register the engineering objects and define a small set of mappings from source fields to standardized metrics, together with sampling metadata. A new model is added by registering its fixed bundle, ordered inputs, targets, and temporal settings. The existing query, alignment, execution-gate, project-future-state, rule, provenance, and response services remain unchanged. I</w:delText>
        </w:r>
        <w:r>
          <w:rPr>
            <w:rFonts w:eastAsia="Noto Serif CJK SC" w:hint="eastAsia"/>
            <w:sz w:val="20"/>
          </w:rPr>
          <w:delText>n the reference case, six models with 114- or 164-feature inputs passed through this common workflow and produced 4,960 synchronized forecast records. Public data, locked dependencies, model cards, scripts, and hashes support independent inspection [22-24,26-30].</w:delText>
        </w:r>
      </w:del>
    </w:p>
    <w:p w14:paraId="18111127" w14:textId="77777777" w:rsidR="0039387D" w:rsidRDefault="00C274BD">
      <w:pPr>
        <w:keepNext/>
        <w:spacing w:before="140" w:line="240" w:lineRule="auto"/>
        <w:rPr>
          <w:del w:id="1055" w:author="SHM-EM Authors" w:date="2026-09-06T13:32:00Z" w16du:dateUtc="2026-09-06T05:32:00Z"/>
        </w:rPr>
      </w:pPr>
      <w:del w:id="1056" w:author="SHM-EM Authors" w:date="2026-09-06T13:32:00Z" w16du:dateUtc="2026-09-06T05:32:00Z">
        <w:r>
          <w:rPr>
            <w:rFonts w:eastAsia="Noto Serif CJK SC"/>
            <w:b/>
            <w:sz w:val="22"/>
          </w:rPr>
          <w:delText xml:space="preserve">4.3 </w:delText>
        </w:r>
        <w:r>
          <w:rPr>
            <w:rFonts w:eastAsia="Noto Serif CJK SC" w:hint="eastAsia"/>
            <w:b/>
            <w:sz w:val="22"/>
          </w:rPr>
          <w:delText>Routine inspection without code-level intervention</w:delText>
        </w:r>
      </w:del>
    </w:p>
    <w:p w14:paraId="61CBCB86" w14:textId="77777777" w:rsidR="0039387D" w:rsidRDefault="00C274BD">
      <w:pPr>
        <w:ind w:firstLine="420"/>
        <w:rPr>
          <w:del w:id="1057" w:author="SHM-EM Authors" w:date="2026-09-06T13:32:00Z" w16du:dateUtc="2026-09-06T05:32:00Z"/>
          <w:rFonts w:eastAsia="宋体"/>
          <w:lang w:val="en-US" w:eastAsia="zh-CN"/>
        </w:rPr>
      </w:pPr>
      <w:del w:id="1058" w:author="SHM-EM Authors" w:date="2026-09-06T13:32:00Z" w16du:dateUtc="2026-09-06T05:32:00Z">
        <w:r>
          <w:rPr>
            <w:rFonts w:eastAsia="Noto Serif CJK SC" w:hint="eastAsia"/>
            <w:sz w:val="20"/>
          </w:rPr>
          <w:delText>After this one-time registration, routine users work through the web interface rather than model scripts or database tables. From a project or monitoring object, they can inspect observed and forecast series, review threshold exceedance and lead time, and distinguish a candidate event from a formally executed event. The interface also shows eligibility or blocking reasons, model versions, input windows, and hashes needed to trace a result.</w:delText>
        </w:r>
      </w:del>
    </w:p>
    <w:p w14:paraId="3CF5ADD7" w14:textId="77777777" w:rsidR="00CA3471" w:rsidRDefault="00C274BD">
      <w:pPr>
        <w:rPr>
          <w:ins w:id="1059" w:author="SHM-EM Authors" w:date="2026-09-06T13:32:00Z" w16du:dateUtc="2026-09-06T05:32:00Z"/>
        </w:rPr>
      </w:pPr>
      <w:ins w:id="1060" w:author="SHM-EM Authors" w:date="2026-09-06T13:32:00Z" w16du:dateUtc="2026-09-06T05:32:00Z">
        <w:r>
          <w:t>The contract, deterministic public window, expected outputs, tests, failure matrix, runtime records, and provenance make a model run inspectable rather than an implicit script invocation. Evidence supports contract checking, workflow reproduction, and traceability for the tested configurations, not forecasting superiority, calibrated uncertainty, production throughput, or reliability improvement.</w:t>
        </w:r>
      </w:ins>
    </w:p>
    <w:p w14:paraId="381AE5B3" w14:textId="77777777" w:rsidR="00CA3471" w:rsidRDefault="00C274BD">
      <w:pPr>
        <w:pStyle w:val="2"/>
        <w:rPr>
          <w:ins w:id="1061" w:author="SHM-EM Authors" w:date="2026-09-06T13:32:00Z" w16du:dateUtc="2026-09-06T05:32:00Z"/>
        </w:rPr>
      </w:pPr>
      <w:ins w:id="1062" w:author="SHM-EM Authors" w:date="2026-09-06T13:32:00Z" w16du:dateUtc="2026-09-06T05:32:00Z">
        <w:r>
          <w:rPr>
            <w:b w:val="0"/>
          </w:rPr>
          <w:t>4.2 Cross-configuration reuse</w:t>
        </w:r>
      </w:ins>
    </w:p>
    <w:p w14:paraId="7AEAE0A3" w14:textId="77777777" w:rsidR="00CA3471" w:rsidRDefault="00C274BD">
      <w:pPr>
        <w:rPr>
          <w:ins w:id="1063" w:author="SHM-EM Authors" w:date="2026-09-06T13:32:00Z" w16du:dateUtc="2026-09-06T05:32:00Z"/>
        </w:rPr>
      </w:pPr>
      <w:ins w:id="1064" w:author="SHM-EM Authors" w:date="2026-09-06T13:32:00Z" w16du:dateUtc="2026-09-06T05:32:00Z">
        <w:r>
          <w:t>The bridge fixture registered three stations, 12 instruments, and two compatible bundles, produced 1,120 rows, passed 7/7 checks, and required zero frozen-core or schema modifications. This supports reuse for one fixture, not bridge accuracy, model transfer, arbitrary tables, or universal no-code onboarding.</w:t>
        </w:r>
      </w:ins>
    </w:p>
    <w:p w14:paraId="1FB8BA8A" w14:textId="77777777" w:rsidR="00CA3471" w:rsidRDefault="00C274BD">
      <w:pPr>
        <w:pStyle w:val="2"/>
        <w:rPr>
          <w:ins w:id="1065" w:author="SHM-EM Authors" w:date="2026-09-06T13:32:00Z" w16du:dateUtc="2026-09-06T05:32:00Z"/>
        </w:rPr>
      </w:pPr>
      <w:ins w:id="1066" w:author="SHM-EM Authors" w:date="2026-09-06T13:32:00Z" w16du:dateUtc="2026-09-06T05:32:00Z">
        <w:r>
          <w:rPr>
            <w:b w:val="0"/>
          </w:rPr>
          <w:t>4.3 Controlled event transition and traceability</w:t>
        </w:r>
      </w:ins>
    </w:p>
    <w:p w14:paraId="0CD8F436" w14:textId="77777777" w:rsidR="00CA3471" w:rsidRDefault="00C274BD">
      <w:pPr>
        <w:rPr>
          <w:ins w:id="1067" w:author="SHM-EM Authors" w:date="2026-09-06T13:32:00Z" w16du:dateUtc="2026-09-06T05:32:00Z"/>
        </w:rPr>
      </w:pPr>
      <w:ins w:id="1068" w:author="SHM-EM Authors" w:date="2026-09-06T13:32:00Z" w16du:dateUtc="2026-09-06T05:32:00Z">
        <w:r>
          <w:t>Evaluate and Execute share engineering-valued rule calculations but differ at the formal side-effect boundary. The failure matrix shows blocked execution without formal records; the successful trace resolves event, rule, batch, model, input, Gate, forecast, and response. SHA-256 detects accidental or uncoordinated mutation, not a privileged attacker changing both data and hashes.</w:t>
        </w:r>
      </w:ins>
    </w:p>
    <w:p w14:paraId="7A1D784E" w14:textId="77777777" w:rsidR="00CA3471" w:rsidRDefault="00C274BD">
      <w:pPr>
        <w:pStyle w:val="2"/>
      </w:pPr>
      <w:r>
        <w:rPr>
          <w:b w:val="0"/>
        </w:rPr>
        <w:t xml:space="preserve">4.4 Current </w:t>
      </w:r>
      <w:ins w:id="1069" w:author="SHM-EM Authors" w:date="2026-09-06T13:32:00Z" w16du:dateUtc="2026-09-06T05:32:00Z">
        <w:r>
          <w:rPr>
            <w:b w:val="0"/>
          </w:rPr>
          <w:t xml:space="preserve">deployment and scientific </w:t>
        </w:r>
      </w:ins>
      <w:r>
        <w:rPr>
          <w:b w:val="0"/>
        </w:rPr>
        <w:t>scope</w:t>
      </w:r>
      <w:del w:id="1070" w:author="SHM-EM Authors" w:date="2026-09-06T13:32:00Z" w16du:dateUtc="2026-09-06T05:32:00Z">
        <w:r>
          <w:rPr>
            <w:rFonts w:eastAsia="Noto Serif CJK SC" w:hint="eastAsia"/>
            <w:sz w:val="22"/>
          </w:rPr>
          <w:delText xml:space="preserve"> and limitations</w:delText>
        </w:r>
      </w:del>
    </w:p>
    <w:p w14:paraId="579D4D7B" w14:textId="77777777" w:rsidR="00CA3471" w:rsidRDefault="00C274BD">
      <w:pPr>
        <w:rPr>
          <w:ins w:id="1071" w:author="SHM-EM Authors" w:date="2026-09-06T13:32:00Z" w16du:dateUtc="2026-09-06T05:32:00Z"/>
        </w:rPr>
      </w:pPr>
      <w:del w:id="1072" w:author="SHM-EM Authors" w:date="2026-09-06T13:32:00Z" w16du:dateUtc="2026-09-06T05:32:00Z">
        <w:r>
          <w:rPr>
            <w:rFonts w:eastAsia="Noto Serif CJK SC" w:hint="eastAsia"/>
            <w:sz w:val="20"/>
          </w:rPr>
          <w:delText>The current release has been examined in one excavation case; its interface boundaries do not constitute validation for other structures. The reference models provide</w:delText>
        </w:r>
      </w:del>
      <w:ins w:id="1073" w:author="SHM-EM Authors" w:date="2026-09-06T13:32:00Z" w16du:dateUtc="2026-09-06T05:32:00Z">
        <w:r>
          <w:t>The six bundles emit</w:t>
        </w:r>
      </w:ins>
      <w:r>
        <w:t xml:space="preserve"> point forecasts</w:t>
      </w:r>
      <w:del w:id="1074" w:author="SHM-EM Authors" w:date="2026-09-06T13:32:00Z" w16du:dateUtc="2026-09-06T05:32:00Z">
        <w:r>
          <w:rPr>
            <w:rFonts w:eastAsia="Noto Serif CJK SC" w:hint="eastAsia"/>
            <w:sz w:val="20"/>
          </w:rPr>
          <w:delText>, and the public sample is a minimum inference window. Human review, explicit model metadata, and provenance reduce the</w:delText>
        </w:r>
      </w:del>
      <w:ins w:id="1075" w:author="SHM-EM Authors" w:date="2026-09-06T13:32:00Z" w16du:dateUtc="2026-09-06T05:32:00Z">
        <w:r>
          <w:t>; Gate status is data/artifact/timeline/quality/freshness eligibility, not uncertainty or probabilistic</w:t>
        </w:r>
      </w:ins>
      <w:r>
        <w:t xml:space="preserve"> risk</w:t>
      </w:r>
      <w:del w:id="1076" w:author="SHM-EM Authors" w:date="2026-09-06T13:32:00Z" w16du:dateUtc="2026-09-06T05:32:00Z">
        <w:r>
          <w:rPr>
            <w:rFonts w:eastAsia="Noto Serif CJK SC" w:hint="eastAsia"/>
            <w:sz w:val="20"/>
          </w:rPr>
          <w:delText xml:space="preserve"> of treating forecasts as safety conclusions. Project future states summarize single-metric thresholds and consecutive steps; compound conditions remain with the formal rule engine.</w:delText>
        </w:r>
      </w:del>
      <w:ins w:id="1077" w:author="SHM-EM Authors" w:date="2026-09-06T13:32:00Z" w16du:dateUtc="2026-09-06T05:32:00Z">
        <w:r>
          <w:t>.</w:t>
        </w:r>
      </w:ins>
      <w:r>
        <w:t xml:space="preserve"> MySQL </w:t>
      </w:r>
      <w:del w:id="1078" w:author="SHM-EM Authors" w:date="2026-09-06T13:32:00Z" w16du:dateUtc="2026-09-06T05:32:00Z">
        <w:r>
          <w:rPr>
            <w:rFonts w:eastAsia="Noto Serif CJK SC" w:hint="eastAsia"/>
            <w:sz w:val="20"/>
          </w:rPr>
          <w:delText xml:space="preserve">suits the low-frequency case, whereas high-frequency waveforms may require other storage adapters. Reproduction is </w:delText>
        </w:r>
      </w:del>
      <w:ins w:id="1079" w:author="SHM-EM Authors" w:date="2026-09-06T13:32:00Z" w16du:dateUtc="2026-09-06T05:32:00Z">
        <w:r>
          <w:t xml:space="preserve">8 is the only </w:t>
        </w:r>
      </w:ins>
      <w:r>
        <w:t xml:space="preserve">validated </w:t>
      </w:r>
      <w:del w:id="1080" w:author="SHM-EM Authors" w:date="2026-09-06T13:32:00Z" w16du:dateUtc="2026-09-06T05:32:00Z">
        <w:r>
          <w:rPr>
            <w:rFonts w:eastAsia="Noto Serif CJK SC" w:hint="eastAsia"/>
            <w:sz w:val="20"/>
          </w:rPr>
          <w:delText xml:space="preserve">only on Windows 10/11 with PowerShell 7. The public baseline assumes a trusted network and no </w:delText>
        </w:r>
      </w:del>
      <w:ins w:id="1081" w:author="SHM-EM Authors" w:date="2026-09-06T13:32:00Z" w16du:dateUtc="2026-09-06T05:32:00Z">
        <w:r>
          <w:t xml:space="preserve">backend, the 50,000-row cap is </w:t>
        </w:r>
      </w:ins>
      <w:r>
        <w:t>application-level</w:t>
      </w:r>
      <w:ins w:id="1082" w:author="SHM-EM Authors" w:date="2026-09-06T13:32:00Z" w16du:dateUtc="2026-09-06T05:32:00Z">
        <w:r>
          <w:t>, and no SensorThings adapter or conformance result exists. The bridge fixture is not field validation, and arbitrary tables or models may require adapter work. Docker/Linux demonstrated logical, not bitwise, portability.</w:t>
        </w:r>
      </w:ins>
    </w:p>
    <w:p w14:paraId="48B25F58" w14:textId="77777777" w:rsidR="00CA3471" w:rsidRDefault="00C274BD">
      <w:ins w:id="1083" w:author="SHM-EM Authors" w:date="2026-09-06T13:32:00Z" w16du:dateUtc="2026-09-06T05:32:00Z">
        <w:r>
          <w:t>SHM-EM is a research reference without application</w:t>
        </w:r>
      </w:ins>
      <w:r>
        <w:t xml:space="preserve"> authentication</w:t>
      </w:r>
      <w:del w:id="1084" w:author="SHM-EM Authors" w:date="2026-09-06T13:32:00Z" w16du:dateUtc="2026-09-06T05:32:00Z">
        <w:r>
          <w:rPr>
            <w:rFonts w:eastAsia="Noto Serif CJK SC" w:hint="eastAsia"/>
            <w:sz w:val="20"/>
          </w:rPr>
          <w:delText xml:space="preserve">; Internet deployment </w:delText>
        </w:r>
      </w:del>
      <w:ins w:id="1085" w:author="SHM-EM Authors" w:date="2026-09-06T13:32:00Z" w16du:dateUtc="2026-09-06T05:32:00Z">
        <w:r>
          <w:t xml:space="preserve">. Production use </w:t>
        </w:r>
      </w:ins>
      <w:r>
        <w:t xml:space="preserve">requires </w:t>
      </w:r>
      <w:ins w:id="1086" w:author="SHM-EM Authors" w:date="2026-09-06T13:32:00Z" w16du:dateUtc="2026-09-06T05:32:00Z">
        <w:r>
          <w:t xml:space="preserve">TLS, </w:t>
        </w:r>
      </w:ins>
      <w:r>
        <w:t xml:space="preserve">external </w:t>
      </w:r>
      <w:del w:id="1087" w:author="SHM-EM Authors" w:date="2026-09-06T13:32:00Z" w16du:dateUtc="2026-09-06T05:32:00Z">
        <w:r>
          <w:rPr>
            <w:rFonts w:eastAsia="Noto Serif CJK SC" w:hint="eastAsia"/>
            <w:sz w:val="20"/>
          </w:rPr>
          <w:delText xml:space="preserve">security </w:delText>
        </w:r>
      </w:del>
      <w:ins w:id="1088" w:author="SHM-EM Authors" w:date="2026-09-06T13:32:00Z" w16du:dateUtc="2026-09-06T05:32:00Z">
        <w:r>
          <w:t xml:space="preserve">identity, role-based and separate Execute authorization, least-privilege database access, secret management, protected audit storage, network </w:t>
        </w:r>
      </w:ins>
      <w:r>
        <w:t>controls</w:t>
      </w:r>
      <w:del w:id="1089" w:author="SHM-EM Authors" w:date="2026-09-06T13:32:00Z" w16du:dateUtc="2026-09-06T05:32:00Z">
        <w:r>
          <w:rPr>
            <w:rFonts w:eastAsia="Noto Serif CJK SC" w:hint="eastAsia"/>
            <w:sz w:val="20"/>
          </w:rPr>
          <w:delText>.</w:delText>
        </w:r>
      </w:del>
      <w:ins w:id="1090" w:author="SHM-EM Authors" w:date="2026-09-06T13:32:00Z" w16du:dateUtc="2026-09-06T05:32:00Z">
        <w:r>
          <w:t>, rate limits, and tested backup/restore.</w:t>
        </w:r>
      </w:ins>
      <w:r>
        <w:t xml:space="preserve"> Forecasts </w:t>
      </w:r>
      <w:ins w:id="1091" w:author="SHM-EM Authors" w:date="2026-09-06T13:32:00Z" w16du:dateUtc="2026-09-06T05:32:00Z">
        <w:r>
          <w:t xml:space="preserve">require engineering review and </w:t>
        </w:r>
      </w:ins>
      <w:r>
        <w:t>must not be the sole basis for automated safety decisions.</w:t>
      </w:r>
    </w:p>
    <w:p w14:paraId="7E008FE0" w14:textId="77777777" w:rsidR="00CA3471" w:rsidRDefault="00C274BD">
      <w:pPr>
        <w:pStyle w:val="1"/>
      </w:pPr>
      <w:r>
        <w:rPr>
          <w:b w:val="0"/>
        </w:rPr>
        <w:t>5. Conclusions</w:t>
      </w:r>
    </w:p>
    <w:p w14:paraId="54647164" w14:textId="77777777" w:rsidR="0039387D" w:rsidRDefault="00C274BD">
      <w:pPr>
        <w:ind w:firstLine="420"/>
        <w:rPr>
          <w:del w:id="1092" w:author="SHM-EM Authors" w:date="2026-09-06T13:32:00Z" w16du:dateUtc="2026-09-06T05:32:00Z"/>
        </w:rPr>
      </w:pPr>
      <w:del w:id="1093" w:author="SHM-EM Authors" w:date="2026-09-06T13:32:00Z" w16du:dateUtc="2026-09-06T05:32:00Z">
        <w:r>
          <w:rPr>
            <w:rFonts w:eastAsia="Noto Serif CJK SC" w:hint="eastAsia"/>
            <w:sz w:val="20"/>
          </w:rPr>
          <w:delText>SHM-EM integrates heterogeneous observations, fixed-version models, synchronized project future states, rule decisions, and response records. Its data-model contract makes input mappings inspectable, while independent evaluation and execution paths separate candidate analysis from formal event creation. The public excavation case reproduced multi-target forecasting, project-future-state construction, controlled execution, and provenance from nine field points. Current evidence is limited to one domain and p</w:delText>
        </w:r>
        <w:r>
          <w:rPr>
            <w:rFonts w:eastAsia="Noto Serif CJK SC" w:hint="eastAsia"/>
            <w:sz w:val="20"/>
          </w:rPr>
          <w:delText>oint forecasts; future work will extend storage adapters, compound rules, and validation in additional engineering settings.</w:delText>
        </w:r>
      </w:del>
    </w:p>
    <w:p w14:paraId="769C8D91" w14:textId="77777777" w:rsidR="00CA3471" w:rsidRDefault="00C274BD">
      <w:pPr>
        <w:rPr>
          <w:ins w:id="1094" w:author="SHM-EM Authors" w:date="2026-09-06T13:32:00Z" w16du:dateUtc="2026-09-06T05:32:00Z"/>
        </w:rPr>
      </w:pPr>
      <w:ins w:id="1095" w:author="SHM-EM Authors" w:date="2026-09-06T13:32:00Z" w16du:dateUtc="2026-09-06T05:32:00Z">
        <w:r>
          <w:t>SHM-EM contributes a versioned engineering-semantic data-model contract, a synchronized Project Future State, and a controlled forecast-to-event transition. The public case, workflow fixture, failure matrix, runtime evidence, provenance trace, and bounded container result support auditable integration for tested configurations. They do not establish predictive generalization, calibrated uncertainty, production security, backend neutrality, or exact cross-platform numerical reproduction.</w:t>
        </w:r>
      </w:ins>
    </w:p>
    <w:p w14:paraId="6EEFE3FE" w14:textId="77777777" w:rsidR="00CA3471" w:rsidRDefault="00C274BD">
      <w:pPr>
        <w:pStyle w:val="1"/>
      </w:pPr>
      <w:ins w:id="1096" w:author="SHM-EM Authors" w:date="2026-09-06T13:32:00Z" w16du:dateUtc="2026-09-06T05:32:00Z">
        <w:r>
          <w:rPr>
            <w:b w:val="0"/>
          </w:rPr>
          <w:t xml:space="preserve">6. </w:t>
        </w:r>
      </w:ins>
      <w:r>
        <w:rPr>
          <w:b w:val="0"/>
        </w:rPr>
        <w:t>Data and software availability</w:t>
      </w:r>
    </w:p>
    <w:p w14:paraId="040A6BE8" w14:textId="77777777" w:rsidR="00CA3471" w:rsidRDefault="00C274BD">
      <w:r>
        <w:t>SHM-EM v1.0.</w:t>
      </w:r>
      <w:del w:id="1097" w:author="SHM-EM Authors" w:date="2026-09-06T13:32:00Z" w16du:dateUtc="2026-09-06T05:32:00Z">
        <w:r>
          <w:rPr>
            <w:rFonts w:eastAsia="Noto Serif CJK SC" w:hint="eastAsia"/>
            <w:sz w:val="20"/>
          </w:rPr>
          <w:delText xml:space="preserve">0 is available from the public GitHub repository (https://github.com/lja666/SHM-EM) and the versioned </w:delText>
        </w:r>
      </w:del>
      <w:ins w:id="1098" w:author="SHM-EM Authors" w:date="2026-09-06T13:32:00Z" w16du:dateUtc="2026-09-06T05:32:00Z">
        <w:r>
          <w:t xml:space="preserve">1 is archived at </w:t>
        </w:r>
        <w:r>
          <w:fldChar w:fldCharType="begin"/>
        </w:r>
        <w:r>
          <w:instrText>HYPERLINK "https://github.com/lja666/SHM-EM/releases/tag/v1.0.1" \h</w:instrText>
        </w:r>
        <w:r>
          <w:fldChar w:fldCharType="separate"/>
        </w:r>
        <w:r>
          <w:rPr>
            <w:color w:val="1769E8"/>
            <w:u w:val="single"/>
          </w:rPr>
          <w:t>https://github.com/lja666/SHM-EM/releases/tag/v1.0.1</w:t>
        </w:r>
        <w:r>
          <w:fldChar w:fldCharType="end"/>
        </w:r>
        <w:r>
          <w:t xml:space="preserve">, fixed </w:t>
        </w:r>
      </w:ins>
      <w:r>
        <w:t xml:space="preserve">release </w:t>
      </w:r>
      <w:del w:id="1099" w:author="SHM-EM Authors" w:date="2026-09-06T13:32:00Z" w16du:dateUtc="2026-09-06T05:32:00Z">
        <w:r>
          <w:rPr>
            <w:rFonts w:eastAsia="Noto Serif CJK SC" w:hint="eastAsia"/>
            <w:sz w:val="20"/>
          </w:rPr>
          <w:delText>(https://github.com/lja666/</w:delText>
        </w:r>
      </w:del>
      <w:ins w:id="1100" w:author="SHM-EM Authors" w:date="2026-09-06T13:32:00Z" w16du:dateUtc="2026-09-06T05:32:00Z">
        <w:r>
          <w:t xml:space="preserve">commit </w:t>
        </w:r>
        <w:r>
          <w:rPr>
            <w:rFonts w:ascii="Courier New" w:hAnsi="Courier New"/>
            <w:sz w:val="18"/>
          </w:rPr>
          <w:t>d7cba1419145e6c75fe69ad63172af5f5abe5028</w:t>
        </w:r>
        <w:r>
          <w:t xml:space="preserve">. </w:t>
        </w:r>
      </w:ins>
      <w:r>
        <w:rPr>
          <w:rFonts w:ascii="Courier New" w:hAnsi="Courier New"/>
          <w:sz w:val="18"/>
        </w:rPr>
        <w:t>SHM-EM</w:t>
      </w:r>
      <w:del w:id="1101" w:author="SHM-EM Authors" w:date="2026-09-06T13:32:00Z" w16du:dateUtc="2026-09-06T05:32:00Z">
        <w:r>
          <w:rPr>
            <w:rFonts w:eastAsia="Noto Serif CJK SC" w:hint="eastAsia"/>
            <w:sz w:val="20"/>
          </w:rPr>
          <w:delText>/releases/tag/</w:delText>
        </w:r>
      </w:del>
      <w:ins w:id="1102" w:author="SHM-EM Authors" w:date="2026-09-06T13:32:00Z" w16du:dateUtc="2026-09-06T05:32:00Z">
        <w:r>
          <w:rPr>
            <w:rFonts w:ascii="Courier New" w:hAnsi="Courier New"/>
            <w:sz w:val="18"/>
          </w:rPr>
          <w:t>-</w:t>
        </w:r>
      </w:ins>
      <w:r>
        <w:rPr>
          <w:rFonts w:ascii="Courier New" w:hAnsi="Courier New"/>
          <w:sz w:val="18"/>
        </w:rPr>
        <w:t>v1</w:t>
      </w:r>
      <w:del w:id="1103" w:author="SHM-EM Authors" w:date="2026-09-06T13:32:00Z" w16du:dateUtc="2026-09-06T05:32:00Z">
        <w:r>
          <w:rPr>
            <w:rFonts w:eastAsia="Noto Serif CJK SC" w:hint="eastAsia"/>
            <w:sz w:val="20"/>
          </w:rPr>
          <w:delText>.0</w:delText>
        </w:r>
      </w:del>
      <w:r>
        <w:rPr>
          <w:rFonts w:ascii="Courier New" w:hAnsi="Courier New"/>
          <w:sz w:val="18"/>
        </w:rPr>
        <w:t>.0</w:t>
      </w:r>
      <w:del w:id="1104" w:author="SHM-EM Authors" w:date="2026-09-06T13:32:00Z" w16du:dateUtc="2026-09-06T05:32:00Z">
        <w:r>
          <w:rPr>
            <w:rFonts w:eastAsia="Noto Serif CJK SC" w:hint="eastAsia"/>
            <w:sz w:val="20"/>
          </w:rPr>
          <w:delText>). The source code</w:delText>
        </w:r>
      </w:del>
      <w:ins w:id="1105" w:author="SHM-EM Authors" w:date="2026-09-06T13:32:00Z" w16du:dateUtc="2026-09-06T05:32:00Z">
        <w:r>
          <w:rPr>
            <w:rFonts w:ascii="Courier New" w:hAnsi="Courier New"/>
            <w:sz w:val="18"/>
          </w:rPr>
          <w:t>.1.zip</w:t>
        </w:r>
        <w:r>
          <w:t xml:space="preserve"> has SHA-256 </w:t>
        </w:r>
        <w:r>
          <w:rPr>
            <w:rFonts w:ascii="Courier New" w:hAnsi="Courier New"/>
            <w:sz w:val="18"/>
          </w:rPr>
          <w:t>ea0973b7c82e06c3c8910ec36fcf2c3d47765a87d11552337a86c69de41a7cef</w:t>
        </w:r>
        <w:r>
          <w:t>. Code</w:t>
        </w:r>
      </w:ins>
      <w:r>
        <w:t xml:space="preserve"> and six </w:t>
      </w:r>
      <w:del w:id="1106" w:author="SHM-EM Authors" w:date="2026-09-06T13:32:00Z" w16du:dateUtc="2026-09-06T05:32:00Z">
        <w:r>
          <w:rPr>
            <w:rFonts w:eastAsia="Noto Serif CJK SC" w:hint="eastAsia"/>
            <w:sz w:val="20"/>
          </w:rPr>
          <w:delText xml:space="preserve">fixed-version </w:delText>
        </w:r>
      </w:del>
      <w:r>
        <w:t xml:space="preserve">model bundles </w:t>
      </w:r>
      <w:del w:id="1107" w:author="SHM-EM Authors" w:date="2026-09-06T13:32:00Z" w16du:dateUtc="2026-09-06T05:32:00Z">
        <w:r>
          <w:rPr>
            <w:rFonts w:eastAsia="Noto Serif CJK SC" w:hint="eastAsia"/>
            <w:sz w:val="20"/>
          </w:rPr>
          <w:delText>are licensed under</w:delText>
        </w:r>
      </w:del>
      <w:ins w:id="1108" w:author="SHM-EM Authors" w:date="2026-09-06T13:32:00Z" w16du:dateUtc="2026-09-06T05:32:00Z">
        <w:r>
          <w:t>use</w:t>
        </w:r>
      </w:ins>
      <w:r>
        <w:t xml:space="preserve"> MIT; the de-identified </w:t>
      </w:r>
      <w:del w:id="1109" w:author="SHM-EM Authors" w:date="2026-09-06T13:32:00Z" w16du:dateUtc="2026-09-06T05:32:00Z">
        <w:r>
          <w:rPr>
            <w:rFonts w:eastAsia="Noto Serif CJK SC" w:hint="eastAsia"/>
            <w:sz w:val="20"/>
          </w:rPr>
          <w:delText xml:space="preserve">public </w:delText>
        </w:r>
      </w:del>
      <w:r>
        <w:t xml:space="preserve">sample and conceptual </w:t>
      </w:r>
      <w:del w:id="1110" w:author="SHM-EM Authors" w:date="2026-09-06T13:32:00Z" w16du:dateUtc="2026-09-06T05:32:00Z">
        <w:r>
          <w:rPr>
            <w:rFonts w:eastAsia="Noto Serif CJK SC" w:hint="eastAsia"/>
            <w:sz w:val="20"/>
          </w:rPr>
          <w:delText xml:space="preserve">site </w:delText>
        </w:r>
      </w:del>
      <w:r>
        <w:t xml:space="preserve">plan </w:t>
      </w:r>
      <w:del w:id="1111" w:author="SHM-EM Authors" w:date="2026-09-06T13:32:00Z" w16du:dateUtc="2026-09-06T05:32:00Z">
        <w:r>
          <w:rPr>
            <w:rFonts w:eastAsia="Noto Serif CJK SC" w:hint="eastAsia"/>
            <w:sz w:val="20"/>
          </w:rPr>
          <w:delText>are licensed under</w:delText>
        </w:r>
      </w:del>
      <w:ins w:id="1112" w:author="SHM-EM Authors" w:date="2026-09-06T13:32:00Z" w16du:dateUtc="2026-09-06T05:32:00Z">
        <w:r>
          <w:t>use</w:t>
        </w:r>
      </w:ins>
      <w:r>
        <w:t xml:space="preserve"> CC BY 4.0. The </w:t>
      </w:r>
      <w:del w:id="1113" w:author="SHM-EM Authors" w:date="2026-09-06T13:32:00Z" w16du:dateUtc="2026-09-06T05:32:00Z">
        <w:r>
          <w:rPr>
            <w:rFonts w:eastAsia="Noto Serif CJK SC" w:hint="eastAsia"/>
            <w:sz w:val="20"/>
          </w:rPr>
          <w:delText xml:space="preserve">public </w:delText>
        </w:r>
      </w:del>
      <w:r>
        <w:t xml:space="preserve">sample supports </w:t>
      </w:r>
      <w:del w:id="1114" w:author="SHM-EM Authors" w:date="2026-09-06T13:32:00Z" w16du:dateUtc="2026-09-06T05:32:00Z">
        <w:r>
          <w:rPr>
            <w:rFonts w:eastAsia="Noto Serif CJK SC" w:hint="eastAsia"/>
            <w:sz w:val="20"/>
          </w:rPr>
          <w:delText>reproduction of engineering conversion, six-</w:delText>
        </w:r>
      </w:del>
      <w:ins w:id="1115" w:author="SHM-EM Authors" w:date="2026-09-06T13:32:00Z" w16du:dateUtc="2026-09-06T05:32:00Z">
        <w:r>
          <w:t xml:space="preserve">the reported workflow but not </w:t>
        </w:r>
      </w:ins>
      <w:r>
        <w:t xml:space="preserve">model </w:t>
      </w:r>
      <w:del w:id="1116" w:author="SHM-EM Authors" w:date="2026-09-06T13:32:00Z" w16du:dateUtc="2026-09-06T05:32:00Z">
        <w:r>
          <w:rPr>
            <w:rFonts w:eastAsia="Noto Serif CJK SC" w:hint="eastAsia"/>
            <w:sz w:val="20"/>
          </w:rPr>
          <w:delText>inference, forecast gating, rule evaluation, formal events, responses, and provenance, but is not an independent generalization test. The complete</w:delText>
        </w:r>
      </w:del>
      <w:ins w:id="1117" w:author="SHM-EM Authors" w:date="2026-09-06T13:32:00Z" w16du:dateUtc="2026-09-06T05:32:00Z">
        <w:r>
          <w:t>generalization. Restricted</w:t>
        </w:r>
      </w:ins>
      <w:r>
        <w:t xml:space="preserve"> historical </w:t>
      </w:r>
      <w:ins w:id="1118" w:author="SHM-EM Authors" w:date="2026-09-06T13:32:00Z" w16du:dateUtc="2026-09-06T05:32:00Z">
        <w:r>
          <w:t xml:space="preserve">field </w:t>
        </w:r>
      </w:ins>
      <w:r>
        <w:t>data</w:t>
      </w:r>
      <w:del w:id="1119" w:author="SHM-EM Authors" w:date="2026-09-06T13:32:00Z" w16du:dateUtc="2026-09-06T05:32:00Z">
        <w:r>
          <w:rPr>
            <w:rFonts w:eastAsia="Noto Serif CJK SC" w:hint="eastAsia"/>
            <w:sz w:val="20"/>
          </w:rPr>
          <w:delText xml:space="preserve"> include project location, original device </w:delText>
        </w:r>
      </w:del>
      <w:ins w:id="1120" w:author="SHM-EM Authors" w:date="2026-09-06T13:32:00Z" w16du:dateUtc="2026-09-06T05:32:00Z">
        <w:r>
          <w:t xml:space="preserve">, locations, operational </w:t>
        </w:r>
      </w:ins>
      <w:r>
        <w:t xml:space="preserve">identifiers, </w:t>
      </w:r>
      <w:del w:id="1121" w:author="SHM-EM Authors" w:date="2026-09-06T13:32:00Z" w16du:dateUtc="2026-09-06T05:32:00Z">
        <w:r>
          <w:rPr>
            <w:rFonts w:eastAsia="Noto Serif CJK SC" w:hint="eastAsia"/>
            <w:sz w:val="20"/>
          </w:rPr>
          <w:delText>operational records, and continuous monitoring data subject to ownership and contractual restrictions; they cannot be released. The SHA-256 checksum of the v1.0.0 release package is d611601691790346ecb939a7b62fae02be5debb2b5538dbb38de26f8f1ee2a46</w:delText>
        </w:r>
      </w:del>
      <w:ins w:id="1122" w:author="SHM-EM Authors" w:date="2026-09-06T13:32:00Z" w16du:dateUtc="2026-09-06T05:32:00Z">
        <w:r>
          <w:t>credentials, generated databases, and local state are excluded; the repository documents this boundary and provides tests and expected outputs</w:t>
        </w:r>
      </w:ins>
      <w:r>
        <w:t>.</w:t>
      </w:r>
    </w:p>
    <w:p w14:paraId="1EDA54A9" w14:textId="77777777" w:rsidR="00CA3471" w:rsidRDefault="00C274BD">
      <w:pPr>
        <w:pStyle w:val="1"/>
      </w:pPr>
      <w:r>
        <w:rPr>
          <w:b w:val="0"/>
        </w:rPr>
        <w:t>Acknowledgements</w:t>
      </w:r>
    </w:p>
    <w:p w14:paraId="38EEA5C5" w14:textId="77777777" w:rsidR="00CA3471" w:rsidRDefault="00C274BD">
      <w:r>
        <w:t>The authors thank the members of the research group for their contributions to software development and manuscript preparation. This work was supported by the Scientific Research Fund of the Institute of Engineering Mechanics, China Earthquake Administration (No. 2025B07), the National Natural Science Foundation of China (Nos. 52378543 and 52378544), and the National Key Research and Development Program of China (No. 2023YFC3805203).</w:t>
      </w:r>
    </w:p>
    <w:p w14:paraId="365A5042" w14:textId="77777777" w:rsidR="00CA3471" w:rsidRDefault="00C274BD">
      <w:pPr>
        <w:pStyle w:val="1"/>
        <w:rPr>
          <w:ins w:id="1123" w:author="SHM-EM Authors" w:date="2026-09-06T13:32:00Z" w16du:dateUtc="2026-09-06T05:32:00Z"/>
        </w:rPr>
      </w:pPr>
      <w:ins w:id="1124" w:author="SHM-EM Authors" w:date="2026-09-06T13:32:00Z" w16du:dateUtc="2026-09-06T05:32:00Z">
        <w:r>
          <w:rPr>
            <w:b w:val="0"/>
          </w:rPr>
          <w:t>Declaration of generative AI and AI-assisted technologies in the manuscript preparation process</w:t>
        </w:r>
      </w:ins>
    </w:p>
    <w:p w14:paraId="41C5B7B6" w14:textId="77777777" w:rsidR="00CA3471" w:rsidRDefault="00C274BD">
      <w:pPr>
        <w:rPr>
          <w:ins w:id="1125" w:author="SHM-EM Authors" w:date="2026-09-06T13:32:00Z" w16du:dateUtc="2026-09-06T05:32:00Z"/>
        </w:rPr>
      </w:pPr>
      <w:ins w:id="1126" w:author="SHM-EM Authors" w:date="2026-09-06T13:32:00Z" w16du:dateUtc="2026-09-06T05:32:00Z">
        <w:r>
          <w:t>During preparation and revision, the authors used OpenAI ChatGPT, OpenAI image-generation/editing tools, and Codex for manuscript organization, language editing, explanatory-figure drafting/layout, software-code review, test and documentation preparation, and consistency checking. The authors reviewed, edited, and validated all AI-assisted outputs and take full responsibility for the publication's content.</w:t>
        </w:r>
      </w:ins>
    </w:p>
    <w:p w14:paraId="5925A2BF" w14:textId="77777777" w:rsidR="00CA3471" w:rsidRDefault="00C274BD">
      <w:pPr>
        <w:pStyle w:val="1"/>
      </w:pPr>
      <w:r>
        <w:rPr>
          <w:b w:val="0"/>
        </w:rPr>
        <w:t>References</w:t>
      </w:r>
    </w:p>
    <w:p w14:paraId="13E16D3B" w14:textId="77777777" w:rsidR="00CA3471" w:rsidRDefault="00C274BD">
      <w:pPr>
        <w:ind w:left="340" w:hanging="340"/>
      </w:pPr>
      <w:r>
        <w:t>[1] Farrar CR, Worden K. An introduction to structural health monitoring. Philos Trans A Math Phys Eng Sci. 2007;365(1851):303-</w:t>
      </w:r>
      <w:del w:id="1127" w:author="SHM-EM Authors" w:date="2026-09-06T13:32:00Z" w16du:dateUtc="2026-09-06T05:32:00Z">
        <w:r>
          <w:rPr>
            <w:rFonts w:eastAsia="Noto Serif CJK SC" w:hint="eastAsia"/>
            <w:sz w:val="17"/>
          </w:rPr>
          <w:delText>15. https://doi.org/10.1098/rsta.2006.1928.</w:delText>
        </w:r>
      </w:del>
      <w:ins w:id="1128" w:author="SHM-EM Authors" w:date="2026-09-06T13:32:00Z" w16du:dateUtc="2026-09-06T05:32:00Z">
        <w:r>
          <w:t xml:space="preserve">315. </w:t>
        </w:r>
        <w:r>
          <w:fldChar w:fldCharType="begin"/>
        </w:r>
        <w:r>
          <w:instrText>HYPERLINK "https://doi.org/10.1098/rsta.2006.1928" \h</w:instrText>
        </w:r>
        <w:r>
          <w:fldChar w:fldCharType="separate"/>
        </w:r>
        <w:r>
          <w:rPr>
            <w:color w:val="1769E8"/>
            <w:u w:val="single"/>
          </w:rPr>
          <w:t>https://doi.org/10.1098/rsta.2006.1928</w:t>
        </w:r>
        <w:r>
          <w:fldChar w:fldCharType="end"/>
        </w:r>
        <w:r>
          <w:t>.</w:t>
        </w:r>
      </w:ins>
    </w:p>
    <w:p w14:paraId="4A281CDE" w14:textId="77777777" w:rsidR="00CA3471" w:rsidRDefault="00C274BD">
      <w:pPr>
        <w:ind w:left="340" w:hanging="340"/>
      </w:pPr>
      <w:r>
        <w:t xml:space="preserve">[2] Lynch JP, Loh KJ. A summary review of wireless sensors and sensor networks for structural health monitoring. Shock Vib Dig. 2006;38(2):91-128. </w:t>
      </w:r>
      <w:del w:id="1129" w:author="SHM-EM Authors" w:date="2026-09-06T13:32:00Z" w16du:dateUtc="2026-09-06T05:32:00Z">
        <w:r>
          <w:rPr>
            <w:rFonts w:eastAsia="Noto Serif CJK SC" w:hint="eastAsia"/>
            <w:sz w:val="17"/>
          </w:rPr>
          <w:delText>https://doi.org/10.1177/0583102406061499.</w:delText>
        </w:r>
      </w:del>
      <w:ins w:id="1130" w:author="SHM-EM Authors" w:date="2026-09-06T13:32:00Z" w16du:dateUtc="2026-09-06T05:32:00Z">
        <w:r>
          <w:fldChar w:fldCharType="begin"/>
        </w:r>
        <w:r>
          <w:instrText>HYPERLINK "https://doi.org/10.1177/0583102406061499" \h</w:instrText>
        </w:r>
        <w:r>
          <w:fldChar w:fldCharType="separate"/>
        </w:r>
        <w:r>
          <w:rPr>
            <w:color w:val="1769E8"/>
            <w:u w:val="single"/>
          </w:rPr>
          <w:t>https://doi.org/10.1177/0583102406061499</w:t>
        </w:r>
        <w:r>
          <w:fldChar w:fldCharType="end"/>
        </w:r>
        <w:r>
          <w:t>.</w:t>
        </w:r>
      </w:ins>
    </w:p>
    <w:p w14:paraId="7FE83F78" w14:textId="77777777" w:rsidR="00CA3471" w:rsidRDefault="00C274BD">
      <w:pPr>
        <w:ind w:left="340" w:hanging="340"/>
      </w:pPr>
      <w:r>
        <w:t xml:space="preserve">[3] Hassani S, Dackermann U. A systematic review of advanced sensor technologies for non-destructive testing and structural health monitoring. Sensors. 2023;23(4):2204. </w:t>
      </w:r>
      <w:del w:id="1131" w:author="SHM-EM Authors" w:date="2026-09-06T13:32:00Z" w16du:dateUtc="2026-09-06T05:32:00Z">
        <w:r>
          <w:rPr>
            <w:rFonts w:eastAsia="Noto Serif CJK SC" w:hint="eastAsia"/>
            <w:sz w:val="17"/>
          </w:rPr>
          <w:delText>https://doi.org/10.3390/s23042204.</w:delText>
        </w:r>
      </w:del>
      <w:ins w:id="1132" w:author="SHM-EM Authors" w:date="2026-09-06T13:32:00Z" w16du:dateUtc="2026-09-06T05:32:00Z">
        <w:r>
          <w:fldChar w:fldCharType="begin"/>
        </w:r>
        <w:r>
          <w:instrText>HYPERLINK "https://doi.org/10.3390/s23042204" \h</w:instrText>
        </w:r>
        <w:r>
          <w:fldChar w:fldCharType="separate"/>
        </w:r>
        <w:r>
          <w:rPr>
            <w:color w:val="1769E8"/>
            <w:u w:val="single"/>
          </w:rPr>
          <w:t>https://doi.org/10.3390/s23042204</w:t>
        </w:r>
        <w:r>
          <w:fldChar w:fldCharType="end"/>
        </w:r>
        <w:r>
          <w:t>.</w:t>
        </w:r>
      </w:ins>
    </w:p>
    <w:p w14:paraId="0BD7E219" w14:textId="77777777" w:rsidR="00CA3471" w:rsidRDefault="00C274BD">
      <w:pPr>
        <w:ind w:left="340" w:hanging="340"/>
      </w:pPr>
      <w:r>
        <w:t>[4] Bao Y, Li H. Machine learning paradigm for structural health monitoring. Struct Health Monit. 2021;20(4):1353-</w:t>
      </w:r>
      <w:del w:id="1133" w:author="SHM-EM Authors" w:date="2026-09-06T13:32:00Z" w16du:dateUtc="2026-09-06T05:32:00Z">
        <w:r>
          <w:rPr>
            <w:rFonts w:eastAsia="Noto Serif CJK SC" w:hint="eastAsia"/>
            <w:sz w:val="17"/>
          </w:rPr>
          <w:delText>72. https://doi.org/10.1177/1475921720972416.</w:delText>
        </w:r>
      </w:del>
      <w:ins w:id="1134" w:author="SHM-EM Authors" w:date="2026-09-06T13:32:00Z" w16du:dateUtc="2026-09-06T05:32:00Z">
        <w:r>
          <w:t xml:space="preserve">1372. </w:t>
        </w:r>
        <w:r>
          <w:fldChar w:fldCharType="begin"/>
        </w:r>
        <w:r>
          <w:instrText>HYPERLINK "https://doi.org/10.1177/1475921720972416" \h</w:instrText>
        </w:r>
        <w:r>
          <w:fldChar w:fldCharType="separate"/>
        </w:r>
        <w:r>
          <w:rPr>
            <w:color w:val="1769E8"/>
            <w:u w:val="single"/>
          </w:rPr>
          <w:t>https://doi.org/10.1177/1475921720972416</w:t>
        </w:r>
        <w:r>
          <w:fldChar w:fldCharType="end"/>
        </w:r>
        <w:r>
          <w:t>.</w:t>
        </w:r>
      </w:ins>
    </w:p>
    <w:p w14:paraId="7409842A" w14:textId="77777777" w:rsidR="00CA3471" w:rsidRDefault="00C274BD">
      <w:pPr>
        <w:ind w:left="340" w:hanging="340"/>
      </w:pPr>
      <w:r>
        <w:t xml:space="preserve">[5] Azimi M, Eslamlou AD, Pekcan G. Data-driven structural health monitoring and damage detection through deep learning: state-of-the-art review. Sensors. 2020;20(10):2778. </w:t>
      </w:r>
      <w:del w:id="1135" w:author="SHM-EM Authors" w:date="2026-09-06T13:32:00Z" w16du:dateUtc="2026-09-06T05:32:00Z">
        <w:r>
          <w:rPr>
            <w:rFonts w:eastAsia="Noto Serif CJK SC" w:hint="eastAsia"/>
            <w:sz w:val="17"/>
          </w:rPr>
          <w:delText>https://doi.org/10.3390/s20102778.</w:delText>
        </w:r>
      </w:del>
      <w:ins w:id="1136" w:author="SHM-EM Authors" w:date="2026-09-06T13:32:00Z" w16du:dateUtc="2026-09-06T05:32:00Z">
        <w:r>
          <w:fldChar w:fldCharType="begin"/>
        </w:r>
        <w:r>
          <w:instrText>HYPERLINK "https://doi.org/10.3390/s20102778" \h</w:instrText>
        </w:r>
        <w:r>
          <w:fldChar w:fldCharType="separate"/>
        </w:r>
        <w:r>
          <w:rPr>
            <w:color w:val="1769E8"/>
            <w:u w:val="single"/>
          </w:rPr>
          <w:t>https://doi.org/10.3390/s20102778</w:t>
        </w:r>
        <w:r>
          <w:fldChar w:fldCharType="end"/>
        </w:r>
        <w:r>
          <w:t>.</w:t>
        </w:r>
      </w:ins>
    </w:p>
    <w:p w14:paraId="2C202A1B" w14:textId="77777777" w:rsidR="00CA3471" w:rsidRDefault="00C274BD">
      <w:pPr>
        <w:ind w:left="340" w:hanging="340"/>
      </w:pPr>
      <w:r>
        <w:t xml:space="preserve">[6] Gomez-Cabrera A, Escamilla-Ambrosio PJ. Review of machine-learning techniques applied to structural health monitoring systems for building and bridge structures. Appl Sci. 2022;12(21):10754. </w:t>
      </w:r>
      <w:del w:id="1137" w:author="SHM-EM Authors" w:date="2026-09-06T13:32:00Z" w16du:dateUtc="2026-09-06T05:32:00Z">
        <w:r>
          <w:rPr>
            <w:rFonts w:eastAsia="Noto Serif CJK SC" w:hint="eastAsia"/>
            <w:sz w:val="17"/>
          </w:rPr>
          <w:delText>https://doi.org/10.3390/app122110754.</w:delText>
        </w:r>
      </w:del>
      <w:ins w:id="1138" w:author="SHM-EM Authors" w:date="2026-09-06T13:32:00Z" w16du:dateUtc="2026-09-06T05:32:00Z">
        <w:r>
          <w:fldChar w:fldCharType="begin"/>
        </w:r>
        <w:r>
          <w:instrText>HYPERLINK "https://doi.org/10.3390/app122110754" \h</w:instrText>
        </w:r>
        <w:r>
          <w:fldChar w:fldCharType="separate"/>
        </w:r>
        <w:r>
          <w:rPr>
            <w:color w:val="1769E8"/>
            <w:u w:val="single"/>
          </w:rPr>
          <w:t>https://doi.org/10.3390/app122110754</w:t>
        </w:r>
        <w:r>
          <w:fldChar w:fldCharType="end"/>
        </w:r>
        <w:r>
          <w:t>.</w:t>
        </w:r>
      </w:ins>
    </w:p>
    <w:p w14:paraId="68FC288B" w14:textId="77777777" w:rsidR="00CA3471" w:rsidRDefault="00C274BD">
      <w:pPr>
        <w:ind w:left="340" w:hanging="340"/>
      </w:pPr>
      <w:r>
        <w:t xml:space="preserve">[7] </w:t>
      </w:r>
      <w:del w:id="1139" w:author="SHM-EM Authors" w:date="2026-09-06T13:32:00Z" w16du:dateUtc="2026-09-06T05:32:00Z">
        <w:r>
          <w:rPr>
            <w:rFonts w:eastAsia="Noto Serif CJK SC" w:hint="eastAsia"/>
            <w:sz w:val="17"/>
          </w:rPr>
          <w:delText>Bröring</w:delText>
        </w:r>
      </w:del>
      <w:ins w:id="1140" w:author="SHM-EM Authors" w:date="2026-09-06T13:32:00Z" w16du:dateUtc="2026-09-06T05:32:00Z">
        <w:r>
          <w:t>Broering</w:t>
        </w:r>
      </w:ins>
      <w:r>
        <w:t xml:space="preserve"> A, Echterhoff J, Jirka S, Simonis I, Everding T, Stasch C, et al. New generation Sensor Web Enablement. Sensors. 2011;11(3):2652-</w:t>
      </w:r>
      <w:del w:id="1141" w:author="SHM-EM Authors" w:date="2026-09-06T13:32:00Z" w16du:dateUtc="2026-09-06T05:32:00Z">
        <w:r>
          <w:rPr>
            <w:rFonts w:eastAsia="Noto Serif CJK SC" w:hint="eastAsia"/>
            <w:sz w:val="17"/>
          </w:rPr>
          <w:delText>99. https://doi.org/10.3390/s110302652.</w:delText>
        </w:r>
      </w:del>
      <w:ins w:id="1142" w:author="SHM-EM Authors" w:date="2026-09-06T13:32:00Z" w16du:dateUtc="2026-09-06T05:32:00Z">
        <w:r>
          <w:t xml:space="preserve">2699. </w:t>
        </w:r>
        <w:r>
          <w:fldChar w:fldCharType="begin"/>
        </w:r>
        <w:r>
          <w:instrText>HYPERLINK "https://doi.org/10.3390/s110302652" \h</w:instrText>
        </w:r>
        <w:r>
          <w:fldChar w:fldCharType="separate"/>
        </w:r>
        <w:r>
          <w:rPr>
            <w:color w:val="1769E8"/>
            <w:u w:val="single"/>
          </w:rPr>
          <w:t>https://doi.org/10.3390/s110302652</w:t>
        </w:r>
        <w:r>
          <w:fldChar w:fldCharType="end"/>
        </w:r>
        <w:r>
          <w:t>.</w:t>
        </w:r>
      </w:ins>
    </w:p>
    <w:p w14:paraId="2CAC5B6D" w14:textId="77777777" w:rsidR="00CA3471" w:rsidRDefault="00C274BD">
      <w:pPr>
        <w:ind w:left="340" w:hanging="340"/>
      </w:pPr>
      <w:r>
        <w:t xml:space="preserve">[8] Liang S, </w:t>
      </w:r>
      <w:del w:id="1143" w:author="SHM-EM Authors" w:date="2026-09-06T13:32:00Z" w16du:dateUtc="2026-09-06T05:32:00Z">
        <w:r>
          <w:rPr>
            <w:rFonts w:eastAsia="Noto Serif CJK SC" w:hint="eastAsia"/>
            <w:sz w:val="17"/>
          </w:rPr>
          <w:delText xml:space="preserve">Huang CY, </w:delText>
        </w:r>
      </w:del>
      <w:r>
        <w:t xml:space="preserve">Khalafbeigi T, </w:t>
      </w:r>
      <w:ins w:id="1144" w:author="SHM-EM Authors" w:date="2026-09-06T13:32:00Z" w16du:dateUtc="2026-09-06T05:32:00Z">
        <w:r>
          <w:t xml:space="preserve">van der Schaaf H, </w:t>
        </w:r>
      </w:ins>
      <w:r>
        <w:t>editors. OGC SensorThings API Part 1: Sensing</w:t>
      </w:r>
      <w:del w:id="1145" w:author="SHM-EM Authors" w:date="2026-09-06T13:32:00Z" w16du:dateUtc="2026-09-06T05:32:00Z">
        <w:r>
          <w:rPr>
            <w:rFonts w:eastAsia="Noto Serif CJK SC" w:hint="eastAsia"/>
            <w:sz w:val="17"/>
          </w:rPr>
          <w:delText>, version</w:delText>
        </w:r>
      </w:del>
      <w:ins w:id="1146" w:author="SHM-EM Authors" w:date="2026-09-06T13:32:00Z" w16du:dateUtc="2026-09-06T05:32:00Z">
        <w:r>
          <w:t xml:space="preserve"> Version</w:t>
        </w:r>
      </w:ins>
      <w:r>
        <w:t xml:space="preserve"> 1.</w:t>
      </w:r>
      <w:del w:id="1147" w:author="SHM-EM Authors" w:date="2026-09-06T13:32:00Z" w16du:dateUtc="2026-09-06T05:32:00Z">
        <w:r>
          <w:rPr>
            <w:rFonts w:eastAsia="Noto Serif CJK SC" w:hint="eastAsia"/>
            <w:sz w:val="17"/>
          </w:rPr>
          <w:delText>0</w:delText>
        </w:r>
      </w:del>
      <w:ins w:id="1148" w:author="SHM-EM Authors" w:date="2026-09-06T13:32:00Z" w16du:dateUtc="2026-09-06T05:32:00Z">
        <w:r>
          <w:t>1</w:t>
        </w:r>
      </w:ins>
      <w:r>
        <w:t xml:space="preserve">. OGC Implementation Standard </w:t>
      </w:r>
      <w:del w:id="1149" w:author="SHM-EM Authors" w:date="2026-09-06T13:32:00Z" w16du:dateUtc="2026-09-06T05:32:00Z">
        <w:r>
          <w:rPr>
            <w:rFonts w:eastAsia="Noto Serif CJK SC" w:hint="eastAsia"/>
            <w:sz w:val="17"/>
          </w:rPr>
          <w:delText>15-078r6</w:delText>
        </w:r>
      </w:del>
      <w:ins w:id="1150" w:author="SHM-EM Authors" w:date="2026-09-06T13:32:00Z" w16du:dateUtc="2026-09-06T05:32:00Z">
        <w:r>
          <w:t>18-088</w:t>
        </w:r>
      </w:ins>
      <w:r>
        <w:t xml:space="preserve">. Open Geospatial Consortium; </w:t>
      </w:r>
      <w:del w:id="1151" w:author="SHM-EM Authors" w:date="2026-09-06T13:32:00Z" w16du:dateUtc="2026-09-06T05:32:00Z">
        <w:r>
          <w:rPr>
            <w:rFonts w:eastAsia="Noto Serif CJK SC" w:hint="eastAsia"/>
            <w:sz w:val="17"/>
          </w:rPr>
          <w:delText>2016. https://docs.ogc.org/is/15-078r6/15-078r6.html</w:delText>
        </w:r>
      </w:del>
      <w:ins w:id="1152" w:author="SHM-EM Authors" w:date="2026-09-06T13:32:00Z" w16du:dateUtc="2026-09-06T05:32:00Z">
        <w:r>
          <w:t xml:space="preserve">2021. </w:t>
        </w:r>
        <w:r>
          <w:fldChar w:fldCharType="begin"/>
        </w:r>
        <w:r>
          <w:instrText>HYPERLINK "https://docs.ogc.org/is/18-088/18-088.html" \h</w:instrText>
        </w:r>
        <w:r>
          <w:fldChar w:fldCharType="separate"/>
        </w:r>
        <w:r>
          <w:rPr>
            <w:color w:val="1769E8"/>
            <w:u w:val="single"/>
          </w:rPr>
          <w:t>https://docs.ogc.org/is/18-088/18-088.html</w:t>
        </w:r>
        <w:r>
          <w:fldChar w:fldCharType="end"/>
        </w:r>
      </w:ins>
      <w:r>
        <w:t xml:space="preserve"> [accessed </w:t>
      </w:r>
      <w:del w:id="1153" w:author="SHM-EM Authors" w:date="2026-09-06T13:32:00Z" w16du:dateUtc="2026-09-06T05:32:00Z">
        <w:r>
          <w:rPr>
            <w:rFonts w:eastAsia="Noto Serif CJK SC" w:hint="eastAsia"/>
            <w:sz w:val="17"/>
          </w:rPr>
          <w:delText>25 July</w:delText>
        </w:r>
      </w:del>
      <w:ins w:id="1154" w:author="SHM-EM Authors" w:date="2026-09-06T13:32:00Z" w16du:dateUtc="2026-09-06T05:32:00Z">
        <w:r>
          <w:t>1 September</w:t>
        </w:r>
      </w:ins>
      <w:r>
        <w:t xml:space="preserve"> 2026].</w:t>
      </w:r>
    </w:p>
    <w:p w14:paraId="6B3C32E5" w14:textId="77777777" w:rsidR="00CA3471" w:rsidRDefault="00C274BD">
      <w:pPr>
        <w:ind w:left="340" w:hanging="340"/>
      </w:pPr>
      <w:r>
        <w:t xml:space="preserve">[9] Cugola G, Margara A. Processing flows of information: from data stream to complex event processing. ACM Comput Surv. 2012;44(3):15. </w:t>
      </w:r>
      <w:del w:id="1155" w:author="SHM-EM Authors" w:date="2026-09-06T13:32:00Z" w16du:dateUtc="2026-09-06T05:32:00Z">
        <w:r>
          <w:rPr>
            <w:rFonts w:eastAsia="Noto Serif CJK SC" w:hint="eastAsia"/>
            <w:sz w:val="17"/>
          </w:rPr>
          <w:delText>https://doi.org/10.1145/2187671.2187677.</w:delText>
        </w:r>
      </w:del>
      <w:ins w:id="1156" w:author="SHM-EM Authors" w:date="2026-09-06T13:32:00Z" w16du:dateUtc="2026-09-06T05:32:00Z">
        <w:r>
          <w:fldChar w:fldCharType="begin"/>
        </w:r>
        <w:r>
          <w:instrText>HYPERLINK "https://doi.org/10.1145/2187671.2187677" \h</w:instrText>
        </w:r>
        <w:r>
          <w:fldChar w:fldCharType="separate"/>
        </w:r>
        <w:r>
          <w:rPr>
            <w:color w:val="1769E8"/>
            <w:u w:val="single"/>
          </w:rPr>
          <w:t>https://doi.org/10.1145/2187671.2187677</w:t>
        </w:r>
        <w:r>
          <w:fldChar w:fldCharType="end"/>
        </w:r>
        <w:r>
          <w:t>.</w:t>
        </w:r>
      </w:ins>
    </w:p>
    <w:p w14:paraId="7F797446" w14:textId="77777777" w:rsidR="00CA3471" w:rsidRDefault="00C274BD">
      <w:pPr>
        <w:ind w:left="340" w:hanging="340"/>
      </w:pPr>
      <w:r>
        <w:t xml:space="preserve">[10] Zhao D, Wang Z, Wang J, Liao J, Li Z, Yang S. GMFAgent: domain knowledge-driven agent for ground motion field estimation. SoftwareX. 2026;34:102673. </w:t>
      </w:r>
      <w:del w:id="1157" w:author="SHM-EM Authors" w:date="2026-09-06T13:32:00Z" w16du:dateUtc="2026-09-06T05:32:00Z">
        <w:r>
          <w:rPr>
            <w:rFonts w:eastAsia="Noto Serif CJK SC" w:hint="eastAsia"/>
            <w:sz w:val="17"/>
          </w:rPr>
          <w:delText>https://doi.org/10.1016/j.softx.2026.102673.</w:delText>
        </w:r>
      </w:del>
      <w:ins w:id="1158" w:author="SHM-EM Authors" w:date="2026-09-06T13:32:00Z" w16du:dateUtc="2026-09-06T05:32:00Z">
        <w:r>
          <w:fldChar w:fldCharType="begin"/>
        </w:r>
        <w:r>
          <w:instrText>HYPERLINK "https://doi.org/10.1016/j.softx.2026.102673" \h</w:instrText>
        </w:r>
        <w:r>
          <w:fldChar w:fldCharType="separate"/>
        </w:r>
        <w:r>
          <w:rPr>
            <w:color w:val="1769E8"/>
            <w:u w:val="single"/>
          </w:rPr>
          <w:t>https://doi.org/10.1016/j.softx.2026.102673</w:t>
        </w:r>
        <w:r>
          <w:fldChar w:fldCharType="end"/>
        </w:r>
        <w:r>
          <w:t>.</w:t>
        </w:r>
      </w:ins>
    </w:p>
    <w:p w14:paraId="716E8FA6" w14:textId="77777777" w:rsidR="00CA3471" w:rsidRDefault="00C274BD">
      <w:pPr>
        <w:ind w:left="340" w:hanging="340"/>
      </w:pPr>
      <w:r>
        <w:t xml:space="preserve">[11] Yang S, Li M, Liao J, Wang J, Zhao D, Li Z, et al. Predictive-SHM: an open-source, extensible software toolkit for multi-sensor structural health monitoring and time-series prediction. SoftwareX. 2026;35:102732. </w:t>
      </w:r>
      <w:del w:id="1159" w:author="SHM-EM Authors" w:date="2026-09-06T13:32:00Z" w16du:dateUtc="2026-09-06T05:32:00Z">
        <w:r>
          <w:rPr>
            <w:rFonts w:eastAsia="Noto Serif CJK SC" w:hint="eastAsia"/>
            <w:sz w:val="17"/>
          </w:rPr>
          <w:delText>https://doi.org/10.1016/j.softx.2026.102732.</w:delText>
        </w:r>
      </w:del>
      <w:ins w:id="1160" w:author="SHM-EM Authors" w:date="2026-09-06T13:32:00Z" w16du:dateUtc="2026-09-06T05:32:00Z">
        <w:r>
          <w:fldChar w:fldCharType="begin"/>
        </w:r>
        <w:r>
          <w:instrText>HYPERLINK "https://doi.org/10.1016/j.softx.2026.102732" \h</w:instrText>
        </w:r>
        <w:r>
          <w:fldChar w:fldCharType="separate"/>
        </w:r>
        <w:r>
          <w:rPr>
            <w:color w:val="1769E8"/>
            <w:u w:val="single"/>
          </w:rPr>
          <w:t>https://doi.org/10.1016/j.softx.2026.102732</w:t>
        </w:r>
        <w:r>
          <w:fldChar w:fldCharType="end"/>
        </w:r>
        <w:r>
          <w:t>.</w:t>
        </w:r>
      </w:ins>
    </w:p>
    <w:p w14:paraId="3989B4A3" w14:textId="77777777" w:rsidR="00CA3471" w:rsidRDefault="00C274BD">
      <w:pPr>
        <w:ind w:left="340" w:hanging="340"/>
      </w:pPr>
      <w:r>
        <w:t xml:space="preserve">[12] Lim B, Zohren S. Time-series forecasting with deep learning: a survey. Philos Trans A Math Phys Eng Sci. 2021;379(2194):20200209. </w:t>
      </w:r>
      <w:del w:id="1161" w:author="SHM-EM Authors" w:date="2026-09-06T13:32:00Z" w16du:dateUtc="2026-09-06T05:32:00Z">
        <w:r>
          <w:rPr>
            <w:rFonts w:eastAsia="Noto Serif CJK SC" w:hint="eastAsia"/>
            <w:sz w:val="17"/>
          </w:rPr>
          <w:delText>https://doi.org/10.1098/rsta.2020.0209.</w:delText>
        </w:r>
      </w:del>
      <w:ins w:id="1162" w:author="SHM-EM Authors" w:date="2026-09-06T13:32:00Z" w16du:dateUtc="2026-09-06T05:32:00Z">
        <w:r>
          <w:fldChar w:fldCharType="begin"/>
        </w:r>
        <w:r>
          <w:instrText>HYPERLINK "https://doi.org/10.1098/rsta.2020.0209" \h</w:instrText>
        </w:r>
        <w:r>
          <w:fldChar w:fldCharType="separate"/>
        </w:r>
        <w:r>
          <w:rPr>
            <w:color w:val="1769E8"/>
            <w:u w:val="single"/>
          </w:rPr>
          <w:t>https://doi.org/10.1098/rsta.2020.0209</w:t>
        </w:r>
        <w:r>
          <w:fldChar w:fldCharType="end"/>
        </w:r>
        <w:r>
          <w:t>.</w:t>
        </w:r>
      </w:ins>
    </w:p>
    <w:p w14:paraId="72E3A941" w14:textId="77777777" w:rsidR="00CA3471" w:rsidRDefault="00C274BD">
      <w:pPr>
        <w:ind w:left="340" w:hanging="340"/>
      </w:pPr>
      <w:r>
        <w:t xml:space="preserve">[13] Kong X, Chen Z, Liu W, Ning K, Zhang L, Marier SM, et al. Deep learning for time series forecasting: a survey. Int J Mach Learn Cybern. 2025;16:5079-5112. </w:t>
      </w:r>
      <w:del w:id="1163" w:author="SHM-EM Authors" w:date="2026-09-06T13:32:00Z" w16du:dateUtc="2026-09-06T05:32:00Z">
        <w:r>
          <w:rPr>
            <w:rFonts w:eastAsia="Noto Serif CJK SC" w:hint="eastAsia"/>
            <w:sz w:val="17"/>
          </w:rPr>
          <w:delText>https://doi.org/10.1007/s13042-025-02560-w.</w:delText>
        </w:r>
      </w:del>
      <w:ins w:id="1164" w:author="SHM-EM Authors" w:date="2026-09-06T13:32:00Z" w16du:dateUtc="2026-09-06T05:32:00Z">
        <w:r>
          <w:fldChar w:fldCharType="begin"/>
        </w:r>
        <w:r>
          <w:instrText>HYPERLINK "https://doi.org/10.1007/s13042-025-02560-w" \h</w:instrText>
        </w:r>
        <w:r>
          <w:fldChar w:fldCharType="separate"/>
        </w:r>
        <w:r>
          <w:rPr>
            <w:color w:val="1769E8"/>
            <w:u w:val="single"/>
          </w:rPr>
          <w:t>https://doi.org/10.1007/s13042-025-02560-w</w:t>
        </w:r>
        <w:r>
          <w:fldChar w:fldCharType="end"/>
        </w:r>
        <w:r>
          <w:t>.</w:t>
        </w:r>
      </w:ins>
    </w:p>
    <w:p w14:paraId="22E10CDD" w14:textId="77777777" w:rsidR="00CA3471" w:rsidRDefault="00C274BD">
      <w:pPr>
        <w:ind w:left="340" w:hanging="340"/>
      </w:pPr>
      <w:r>
        <w:t>[14] Vaswani A, Shazeer N, Parmar N, Uszkoreit J, Jones L, Gomez AN, et al. Attention is all you need. Adv Neural Inf Process Syst. 2017;30:5998-6008.</w:t>
      </w:r>
    </w:p>
    <w:p w14:paraId="2EB743A4" w14:textId="77777777" w:rsidR="00CA3471" w:rsidRDefault="00C274BD">
      <w:pPr>
        <w:ind w:left="340" w:hanging="340"/>
      </w:pPr>
      <w:r>
        <w:t>[15] Oreshkin BN, Carpov D, Chapados N, Bengio Y. N-BEATS: neural basis expansion analysis for interpretable time series forecasting. In: International Conference on Learning Representations; 2020.</w:t>
      </w:r>
    </w:p>
    <w:p w14:paraId="47AABDC0" w14:textId="77777777" w:rsidR="00CA3471" w:rsidRDefault="00C274BD">
      <w:pPr>
        <w:ind w:left="340" w:hanging="340"/>
      </w:pPr>
      <w:r>
        <w:t xml:space="preserve">[16] Lim B, </w:t>
      </w:r>
      <w:del w:id="1165" w:author="SHM-EM Authors" w:date="2026-09-06T13:32:00Z" w16du:dateUtc="2026-09-06T05:32:00Z">
        <w:r>
          <w:rPr>
            <w:rFonts w:eastAsia="Noto Serif CJK SC" w:hint="eastAsia"/>
            <w:sz w:val="17"/>
          </w:rPr>
          <w:delText>Arık</w:delText>
        </w:r>
      </w:del>
      <w:ins w:id="1166" w:author="SHM-EM Authors" w:date="2026-09-06T13:32:00Z" w16du:dateUtc="2026-09-06T05:32:00Z">
        <w:r>
          <w:t>Arik</w:t>
        </w:r>
      </w:ins>
      <w:r>
        <w:t xml:space="preserve"> SO, Loeff N, Pfister T. Temporal Fusion Transformers for interpretable multi-horizon time series forecasting. Int J Forecast. 2021;37(4):1748-</w:t>
      </w:r>
      <w:del w:id="1167" w:author="SHM-EM Authors" w:date="2026-09-06T13:32:00Z" w16du:dateUtc="2026-09-06T05:32:00Z">
        <w:r>
          <w:rPr>
            <w:rFonts w:eastAsia="Noto Serif CJK SC" w:hint="eastAsia"/>
            <w:sz w:val="17"/>
          </w:rPr>
          <w:delText>64. https://doi.org/10.1016/j.ijforecast.2021.03.012.</w:delText>
        </w:r>
      </w:del>
      <w:ins w:id="1168" w:author="SHM-EM Authors" w:date="2026-09-06T13:32:00Z" w16du:dateUtc="2026-09-06T05:32:00Z">
        <w:r>
          <w:t xml:space="preserve">1764. </w:t>
        </w:r>
        <w:r>
          <w:fldChar w:fldCharType="begin"/>
        </w:r>
        <w:r>
          <w:instrText>HYPERLINK "https://doi.org/10.1016/j.ijforecast.2021.03.012" \h</w:instrText>
        </w:r>
        <w:r>
          <w:fldChar w:fldCharType="separate"/>
        </w:r>
        <w:r>
          <w:rPr>
            <w:color w:val="1769E8"/>
            <w:u w:val="single"/>
          </w:rPr>
          <w:t>https://doi.org/10.1016/j.ijforecast.2021.03.012</w:t>
        </w:r>
        <w:r>
          <w:fldChar w:fldCharType="end"/>
        </w:r>
        <w:r>
          <w:t>.</w:t>
        </w:r>
      </w:ins>
    </w:p>
    <w:p w14:paraId="7C3E3A0D" w14:textId="77777777" w:rsidR="00CA3471" w:rsidRDefault="00C274BD">
      <w:pPr>
        <w:ind w:left="340" w:hanging="340"/>
      </w:pPr>
      <w:r>
        <w:t>[17] Zhou H, Zhang S, Peng J, Zhang S, Li J, Xiong H, et al. Informer: beyond efficient Transformer for long sequence time-series forecasting. Proc AAAI Conf Artif Intell. 2021;35(12):11106-</w:t>
      </w:r>
      <w:del w:id="1169" w:author="SHM-EM Authors" w:date="2026-09-06T13:32:00Z" w16du:dateUtc="2026-09-06T05:32:00Z">
        <w:r>
          <w:rPr>
            <w:rFonts w:eastAsia="Noto Serif CJK SC" w:hint="eastAsia"/>
            <w:sz w:val="17"/>
          </w:rPr>
          <w:delText>15. https://doi.org/10.1609/aaai.v35i12.17325.</w:delText>
        </w:r>
      </w:del>
      <w:ins w:id="1170" w:author="SHM-EM Authors" w:date="2026-09-06T13:32:00Z" w16du:dateUtc="2026-09-06T05:32:00Z">
        <w:r>
          <w:t xml:space="preserve">11115. </w:t>
        </w:r>
        <w:r>
          <w:fldChar w:fldCharType="begin"/>
        </w:r>
        <w:r>
          <w:instrText>HYPERLINK "https://doi.org/10.1609/aaai.v35i12.17325" \h</w:instrText>
        </w:r>
        <w:r>
          <w:fldChar w:fldCharType="separate"/>
        </w:r>
        <w:r>
          <w:rPr>
            <w:color w:val="1769E8"/>
            <w:u w:val="single"/>
          </w:rPr>
          <w:t>https://doi.org/10.1609/aaai.v35i12.17325</w:t>
        </w:r>
        <w:r>
          <w:fldChar w:fldCharType="end"/>
        </w:r>
        <w:r>
          <w:t>.</w:t>
        </w:r>
      </w:ins>
    </w:p>
    <w:p w14:paraId="7A45F39D" w14:textId="77777777" w:rsidR="00CA3471" w:rsidRDefault="00C274BD">
      <w:pPr>
        <w:ind w:left="340" w:hanging="340"/>
      </w:pPr>
      <w:r>
        <w:t>[18] Wu H, Xu J, Wang J, Long M. Autoformer: decomposition transformers with auto-correlation for long-term series forecasting. Adv Neural Inf Process Syst. 2021;34:22419-</w:t>
      </w:r>
      <w:del w:id="1171" w:author="SHM-EM Authors" w:date="2026-09-06T13:32:00Z" w16du:dateUtc="2026-09-06T05:32:00Z">
        <w:r>
          <w:rPr>
            <w:rFonts w:eastAsia="Noto Serif CJK SC" w:hint="eastAsia"/>
            <w:sz w:val="17"/>
          </w:rPr>
          <w:delText>30</w:delText>
        </w:r>
      </w:del>
      <w:ins w:id="1172" w:author="SHM-EM Authors" w:date="2026-09-06T13:32:00Z" w16du:dateUtc="2026-09-06T05:32:00Z">
        <w:r>
          <w:t>22430</w:t>
        </w:r>
      </w:ins>
      <w:r>
        <w:t>.</w:t>
      </w:r>
    </w:p>
    <w:p w14:paraId="689FC7A4" w14:textId="77777777" w:rsidR="00CA3471" w:rsidRDefault="00C274BD">
      <w:pPr>
        <w:ind w:left="340" w:hanging="340"/>
      </w:pPr>
      <w:r>
        <w:t>[19] Nie Y, Nguyen NH, Sinthong P, Kalagnanam J. A time series is worth 64 words: long-term forecasting with Transformers. In: International Conference on Learning Representations; 2023.</w:t>
      </w:r>
    </w:p>
    <w:p w14:paraId="54BAD749" w14:textId="77777777" w:rsidR="00CA3471" w:rsidRDefault="00C274BD">
      <w:pPr>
        <w:ind w:left="340" w:hanging="340"/>
      </w:pPr>
      <w:r>
        <w:t xml:space="preserve">[20] Mitchell M, Wu S, Zaldivar A, Barnes P, Vasserman L, Hutchinson B, et al. Model cards for model reporting. In: Proceedings of the Conference on Fairness, Accountability, and Transparency; 2019. p. </w:t>
      </w:r>
      <w:del w:id="1173" w:author="SHM-EM Authors" w:date="2026-09-06T13:32:00Z" w16du:dateUtc="2026-09-06T05:32:00Z">
        <w:r>
          <w:rPr>
            <w:rFonts w:eastAsia="Noto Serif CJK SC" w:hint="eastAsia"/>
            <w:sz w:val="17"/>
          </w:rPr>
          <w:delText>220-9. https://doi.org/10.1145/3287560.3287596.</w:delText>
        </w:r>
      </w:del>
      <w:ins w:id="1174" w:author="SHM-EM Authors" w:date="2026-09-06T13:32:00Z" w16du:dateUtc="2026-09-06T05:32:00Z">
        <w:r>
          <w:t xml:space="preserve">220-229. </w:t>
        </w:r>
        <w:r>
          <w:fldChar w:fldCharType="begin"/>
        </w:r>
        <w:r>
          <w:instrText>HYPERLINK "https://doi.org/10.1145/3287560.3287596" \h</w:instrText>
        </w:r>
        <w:r>
          <w:fldChar w:fldCharType="separate"/>
        </w:r>
        <w:r>
          <w:rPr>
            <w:color w:val="1769E8"/>
            <w:u w:val="single"/>
          </w:rPr>
          <w:t>https://doi.org/10.1145/3287560.3287596</w:t>
        </w:r>
        <w:r>
          <w:fldChar w:fldCharType="end"/>
        </w:r>
        <w:r>
          <w:t>.</w:t>
        </w:r>
      </w:ins>
    </w:p>
    <w:p w14:paraId="1EE1FD43" w14:textId="77777777" w:rsidR="00CA3471" w:rsidRDefault="00C274BD">
      <w:pPr>
        <w:ind w:left="340" w:hanging="340"/>
      </w:pPr>
      <w:r>
        <w:t xml:space="preserve">[21] Gebru T, Morgenstern J, Vecchione B, Vaughan JW, Wallach H, </w:t>
      </w:r>
      <w:del w:id="1175" w:author="SHM-EM Authors" w:date="2026-09-06T13:32:00Z" w16du:dateUtc="2026-09-06T05:32:00Z">
        <w:r>
          <w:rPr>
            <w:rFonts w:eastAsia="Noto Serif CJK SC" w:hint="eastAsia"/>
            <w:sz w:val="17"/>
          </w:rPr>
          <w:delText>Daumé</w:delText>
        </w:r>
      </w:del>
      <w:ins w:id="1176" w:author="SHM-EM Authors" w:date="2026-09-06T13:32:00Z" w16du:dateUtc="2026-09-06T05:32:00Z">
        <w:r>
          <w:t>Daume</w:t>
        </w:r>
      </w:ins>
      <w:r>
        <w:t xml:space="preserve"> H III, et al. Datasheets for datasets. Commun ACM. 2021;64(12):86-92. </w:t>
      </w:r>
      <w:del w:id="1177" w:author="SHM-EM Authors" w:date="2026-09-06T13:32:00Z" w16du:dateUtc="2026-09-06T05:32:00Z">
        <w:r>
          <w:rPr>
            <w:rFonts w:eastAsia="Noto Serif CJK SC" w:hint="eastAsia"/>
            <w:sz w:val="17"/>
          </w:rPr>
          <w:delText>https://doi.org/10.1145/3458723.</w:delText>
        </w:r>
      </w:del>
      <w:ins w:id="1178" w:author="SHM-EM Authors" w:date="2026-09-06T13:32:00Z" w16du:dateUtc="2026-09-06T05:32:00Z">
        <w:r>
          <w:fldChar w:fldCharType="begin"/>
        </w:r>
        <w:r>
          <w:instrText>HYPERLINK "https://doi.org/10.1145/3458723" \h</w:instrText>
        </w:r>
        <w:r>
          <w:fldChar w:fldCharType="separate"/>
        </w:r>
        <w:r>
          <w:rPr>
            <w:color w:val="1769E8"/>
            <w:u w:val="single"/>
          </w:rPr>
          <w:t>https://doi.org/10.1145/3458723</w:t>
        </w:r>
        <w:r>
          <w:fldChar w:fldCharType="end"/>
        </w:r>
        <w:r>
          <w:t>.</w:t>
        </w:r>
      </w:ins>
    </w:p>
    <w:p w14:paraId="5EBDC2D6" w14:textId="77777777" w:rsidR="00CA3471" w:rsidRDefault="00C274BD">
      <w:pPr>
        <w:ind w:left="340" w:hanging="340"/>
      </w:pPr>
      <w:r>
        <w:t xml:space="preserve">[22] Wilkinson MD, Dumontier M, Aalbersberg IJ, Appleton G, Axton M, Baak A, et al. The FAIR Guiding Principles for scientific data management and stewardship. Sci Data. 2016;3:160018. </w:t>
      </w:r>
      <w:del w:id="1179" w:author="SHM-EM Authors" w:date="2026-09-06T13:32:00Z" w16du:dateUtc="2026-09-06T05:32:00Z">
        <w:r>
          <w:rPr>
            <w:rFonts w:eastAsia="Noto Serif CJK SC" w:hint="eastAsia"/>
            <w:sz w:val="17"/>
          </w:rPr>
          <w:delText>https://doi.org/10.1038/sdata.2016.18.</w:delText>
        </w:r>
      </w:del>
      <w:ins w:id="1180" w:author="SHM-EM Authors" w:date="2026-09-06T13:32:00Z" w16du:dateUtc="2026-09-06T05:32:00Z">
        <w:r>
          <w:fldChar w:fldCharType="begin"/>
        </w:r>
        <w:r>
          <w:instrText>HYPERLINK "https://doi.org/10.1038/sdata.2016.18" \h</w:instrText>
        </w:r>
        <w:r>
          <w:fldChar w:fldCharType="separate"/>
        </w:r>
        <w:r>
          <w:rPr>
            <w:color w:val="1769E8"/>
            <w:u w:val="single"/>
          </w:rPr>
          <w:t>https://doi.org/10.1038/sdata.2016.18</w:t>
        </w:r>
        <w:r>
          <w:fldChar w:fldCharType="end"/>
        </w:r>
        <w:r>
          <w:t>.</w:t>
        </w:r>
      </w:ins>
    </w:p>
    <w:p w14:paraId="30E8813B" w14:textId="77777777" w:rsidR="00CA3471" w:rsidRDefault="00C274BD">
      <w:pPr>
        <w:ind w:left="340" w:hanging="340"/>
      </w:pPr>
      <w:r>
        <w:t xml:space="preserve">[23] Barker M, Chue Hong NP, Katz DS, Lamprecht AL, Martinez-Ortiz C, Psomopoulos F, et al. Introducing the FAIR Principles for research software. Sci Data. 2022;9:622. </w:t>
      </w:r>
      <w:del w:id="1181" w:author="SHM-EM Authors" w:date="2026-09-06T13:32:00Z" w16du:dateUtc="2026-09-06T05:32:00Z">
        <w:r>
          <w:rPr>
            <w:rFonts w:eastAsia="Noto Serif CJK SC" w:hint="eastAsia"/>
            <w:sz w:val="17"/>
          </w:rPr>
          <w:delText>https://doi.org/10.1038/s41597-022-01710-x.</w:delText>
        </w:r>
      </w:del>
      <w:ins w:id="1182" w:author="SHM-EM Authors" w:date="2026-09-06T13:32:00Z" w16du:dateUtc="2026-09-06T05:32:00Z">
        <w:r>
          <w:fldChar w:fldCharType="begin"/>
        </w:r>
        <w:r>
          <w:instrText>HYPERLINK "https://doi.org/10.1038/s41597-022-01710-x" \h</w:instrText>
        </w:r>
        <w:r>
          <w:fldChar w:fldCharType="separate"/>
        </w:r>
        <w:r>
          <w:rPr>
            <w:color w:val="1769E8"/>
            <w:u w:val="single"/>
          </w:rPr>
          <w:t>https://doi.org/10.1038/s41597-022-01710-x</w:t>
        </w:r>
        <w:r>
          <w:fldChar w:fldCharType="end"/>
        </w:r>
        <w:r>
          <w:t>.</w:t>
        </w:r>
      </w:ins>
    </w:p>
    <w:p w14:paraId="62B28714" w14:textId="77777777" w:rsidR="00CA3471" w:rsidRDefault="00C274BD">
      <w:pPr>
        <w:ind w:left="340" w:hanging="340"/>
      </w:pPr>
      <w:r>
        <w:t xml:space="preserve">[24] Smith AM, Katz DS, Niemeyer KE; FORCE11 Software Citation Working Group. Software citation principles. PeerJ Comput Sci. 2016;2:e86. </w:t>
      </w:r>
      <w:del w:id="1183" w:author="SHM-EM Authors" w:date="2026-09-06T13:32:00Z" w16du:dateUtc="2026-09-06T05:32:00Z">
        <w:r>
          <w:rPr>
            <w:rFonts w:eastAsia="Noto Serif CJK SC" w:hint="eastAsia"/>
            <w:sz w:val="17"/>
          </w:rPr>
          <w:delText>https://doi.org/10.7717/peerj-cs.86.</w:delText>
        </w:r>
      </w:del>
      <w:ins w:id="1184" w:author="SHM-EM Authors" w:date="2026-09-06T13:32:00Z" w16du:dateUtc="2026-09-06T05:32:00Z">
        <w:r>
          <w:fldChar w:fldCharType="begin"/>
        </w:r>
        <w:r>
          <w:instrText>HYPERLINK "https://doi.org/10.7717/peerj-cs.86" \h</w:instrText>
        </w:r>
        <w:r>
          <w:fldChar w:fldCharType="separate"/>
        </w:r>
        <w:r>
          <w:rPr>
            <w:color w:val="1769E8"/>
            <w:u w:val="single"/>
          </w:rPr>
          <w:t>https://doi.org/10.7717/peerj-cs.86</w:t>
        </w:r>
        <w:r>
          <w:fldChar w:fldCharType="end"/>
        </w:r>
        <w:r>
          <w:t>.</w:t>
        </w:r>
      </w:ins>
    </w:p>
    <w:p w14:paraId="75F4F184" w14:textId="77777777" w:rsidR="00CA3471" w:rsidRDefault="00C274BD">
      <w:pPr>
        <w:ind w:left="340" w:hanging="340"/>
      </w:pPr>
      <w:r>
        <w:t xml:space="preserve">[25] Moreau L, Missier P, editors. PROV-DM: The PROV Data Model. W3C Recommendation. World Wide Web Consortium; 2013. </w:t>
      </w:r>
      <w:del w:id="1185" w:author="SHM-EM Authors" w:date="2026-09-06T13:32:00Z" w16du:dateUtc="2026-09-06T05:32:00Z">
        <w:r>
          <w:rPr>
            <w:rFonts w:eastAsia="Noto Serif CJK SC" w:hint="eastAsia"/>
            <w:sz w:val="17"/>
          </w:rPr>
          <w:delText>https://www.w3.org/TR/2013/REC-prov-dm-20130430/</w:delText>
        </w:r>
      </w:del>
      <w:ins w:id="1186" w:author="SHM-EM Authors" w:date="2026-09-06T13:32:00Z" w16du:dateUtc="2026-09-06T05:32:00Z">
        <w:r>
          <w:fldChar w:fldCharType="begin"/>
        </w:r>
        <w:r>
          <w:instrText>HYPERLINK "https://www.w3.org/TR/2013/REC-prov-dm-20130430/" \h</w:instrText>
        </w:r>
        <w:r>
          <w:fldChar w:fldCharType="separate"/>
        </w:r>
        <w:r>
          <w:rPr>
            <w:color w:val="1769E8"/>
            <w:u w:val="single"/>
          </w:rPr>
          <w:t>https://www.w3.org/TR/2013/REC-prov-dm-20130430/</w:t>
        </w:r>
        <w:r>
          <w:fldChar w:fldCharType="end"/>
        </w:r>
      </w:ins>
      <w:r>
        <w:t xml:space="preserve"> [accessed 25 July 2026].</w:t>
      </w:r>
    </w:p>
    <w:p w14:paraId="50E23A55" w14:textId="77777777" w:rsidR="00CA3471" w:rsidRDefault="00C274BD">
      <w:pPr>
        <w:ind w:left="340" w:hanging="340"/>
      </w:pPr>
      <w:r>
        <w:t xml:space="preserve">[26] Wilson G, Aruliah DA, Brown CT, Chue Hong NP, Davis M, Guy RT, et al. Best practices for scientific computing. PLoS Biol. 2014;12(1):e1001745. </w:t>
      </w:r>
      <w:del w:id="1187" w:author="SHM-EM Authors" w:date="2026-09-06T13:32:00Z" w16du:dateUtc="2026-09-06T05:32:00Z">
        <w:r>
          <w:rPr>
            <w:rFonts w:eastAsia="Noto Serif CJK SC" w:hint="eastAsia"/>
            <w:sz w:val="17"/>
          </w:rPr>
          <w:delText>https://doi.org/10.1371/journal.pbio.1001745.</w:delText>
        </w:r>
      </w:del>
      <w:ins w:id="1188" w:author="SHM-EM Authors" w:date="2026-09-06T13:32:00Z" w16du:dateUtc="2026-09-06T05:32:00Z">
        <w:r>
          <w:fldChar w:fldCharType="begin"/>
        </w:r>
        <w:r>
          <w:instrText>HYPERLINK "https://doi.org/10.1371/journal.pbio.1001745" \h</w:instrText>
        </w:r>
        <w:r>
          <w:fldChar w:fldCharType="separate"/>
        </w:r>
        <w:r>
          <w:rPr>
            <w:color w:val="1769E8"/>
            <w:u w:val="single"/>
          </w:rPr>
          <w:t>https://doi.org/10.1371/journal.pbio.1001745</w:t>
        </w:r>
        <w:r>
          <w:fldChar w:fldCharType="end"/>
        </w:r>
        <w:r>
          <w:t>.</w:t>
        </w:r>
      </w:ins>
    </w:p>
    <w:p w14:paraId="11E49F94" w14:textId="77777777" w:rsidR="00CA3471" w:rsidRDefault="00C274BD">
      <w:pPr>
        <w:ind w:left="340" w:hanging="340"/>
      </w:pPr>
      <w:r>
        <w:t xml:space="preserve">[27] Sandve GK, Nekrutenko A, Taylor J, Hovig E. Ten simple rules for reproducible computational research. PLoS Comput Biol. 2013;9(10):e1003285. </w:t>
      </w:r>
      <w:del w:id="1189" w:author="SHM-EM Authors" w:date="2026-09-06T13:32:00Z" w16du:dateUtc="2026-09-06T05:32:00Z">
        <w:r>
          <w:rPr>
            <w:rFonts w:eastAsia="Noto Serif CJK SC" w:hint="eastAsia"/>
            <w:sz w:val="17"/>
          </w:rPr>
          <w:delText>https://doi.org/10.1371/journal.pcbi.1003285.</w:delText>
        </w:r>
      </w:del>
      <w:ins w:id="1190" w:author="SHM-EM Authors" w:date="2026-09-06T13:32:00Z" w16du:dateUtc="2026-09-06T05:32:00Z">
        <w:r>
          <w:fldChar w:fldCharType="begin"/>
        </w:r>
        <w:r>
          <w:instrText>HYPERLINK "https://doi.org/10.1371/journal.pcbi.1003285" \h</w:instrText>
        </w:r>
        <w:r>
          <w:fldChar w:fldCharType="separate"/>
        </w:r>
        <w:r>
          <w:rPr>
            <w:color w:val="1769E8"/>
            <w:u w:val="single"/>
          </w:rPr>
          <w:t>https://doi.org/10.1371/journal.pcbi.1003285</w:t>
        </w:r>
        <w:r>
          <w:fldChar w:fldCharType="end"/>
        </w:r>
        <w:r>
          <w:t>.</w:t>
        </w:r>
      </w:ins>
    </w:p>
    <w:p w14:paraId="0ACABC4C" w14:textId="77777777" w:rsidR="00CA3471" w:rsidRDefault="00C274BD">
      <w:pPr>
        <w:ind w:left="340" w:hanging="340"/>
      </w:pPr>
      <w:r>
        <w:t>[28] Pineau J, Vincent-Lamarre P, Sinha K, Lariviere V, Beygelzimer A, d'Alche-Buc F, et al. Improving reproducibility in machine learning research: a report from the NeurIPS 2019 reproducibility program. J Mach Learn Res. 2021;22(164):1-20.</w:t>
      </w:r>
    </w:p>
    <w:p w14:paraId="1EA666AF" w14:textId="77777777" w:rsidR="00CA3471" w:rsidRDefault="00C274BD">
      <w:pPr>
        <w:ind w:left="340" w:hanging="340"/>
      </w:pPr>
      <w:r>
        <w:t xml:space="preserve">[29] Lamprecht AL, Garcia L, Kuzak M, Martinez C, Arcila R, Martin Del Pico E, et al. Towards FAIR principles for research software. Data Sci. 2020;3(1):37-59. </w:t>
      </w:r>
      <w:del w:id="1191" w:author="SHM-EM Authors" w:date="2026-09-06T13:32:00Z" w16du:dateUtc="2026-09-06T05:32:00Z">
        <w:r>
          <w:rPr>
            <w:rFonts w:eastAsia="Noto Serif CJK SC" w:hint="eastAsia"/>
            <w:sz w:val="17"/>
          </w:rPr>
          <w:delText>https://doi.org/10.3233/DS-190026.</w:delText>
        </w:r>
      </w:del>
      <w:ins w:id="1192" w:author="SHM-EM Authors" w:date="2026-09-06T13:32:00Z" w16du:dateUtc="2026-09-06T05:32:00Z">
        <w:r>
          <w:fldChar w:fldCharType="begin"/>
        </w:r>
        <w:r>
          <w:instrText>HYPERLINK "https://doi.org/10.3233/DS-190026" \h</w:instrText>
        </w:r>
        <w:r>
          <w:fldChar w:fldCharType="separate"/>
        </w:r>
        <w:r>
          <w:rPr>
            <w:color w:val="1769E8"/>
            <w:u w:val="single"/>
          </w:rPr>
          <w:t>https://doi.org/10.3233/DS-190026</w:t>
        </w:r>
        <w:r>
          <w:fldChar w:fldCharType="end"/>
        </w:r>
        <w:r>
          <w:t>.</w:t>
        </w:r>
      </w:ins>
    </w:p>
    <w:p w14:paraId="70BE0E74" w14:textId="77777777" w:rsidR="00CA3471" w:rsidRDefault="00C274BD">
      <w:pPr>
        <w:ind w:left="340" w:hanging="340"/>
      </w:pPr>
      <w:r>
        <w:t>[30] Stodden V, McNutt M, Bailey DH, Deelman E, Gil Y, Hanson B, et al. Enhancing reproducibility for computational methods. Science. 2016;354(6317):1240-</w:t>
      </w:r>
      <w:del w:id="1193" w:author="SHM-EM Authors" w:date="2026-09-06T13:32:00Z" w16du:dateUtc="2026-09-06T05:32:00Z">
        <w:r>
          <w:rPr>
            <w:rFonts w:eastAsia="Noto Serif CJK SC" w:hint="eastAsia"/>
            <w:sz w:val="17"/>
          </w:rPr>
          <w:delText>1. https://doi.org/10.1126/science.aah6168.</w:delText>
        </w:r>
      </w:del>
      <w:ins w:id="1194" w:author="SHM-EM Authors" w:date="2026-09-06T13:32:00Z" w16du:dateUtc="2026-09-06T05:32:00Z">
        <w:r>
          <w:t xml:space="preserve">1241. </w:t>
        </w:r>
        <w:r>
          <w:fldChar w:fldCharType="begin"/>
        </w:r>
        <w:r>
          <w:instrText>HYPERLINK "https://doi.org/10.1126/science.aah6168" \h</w:instrText>
        </w:r>
        <w:r>
          <w:fldChar w:fldCharType="separate"/>
        </w:r>
        <w:r>
          <w:rPr>
            <w:color w:val="1769E8"/>
            <w:u w:val="single"/>
          </w:rPr>
          <w:t>https://doi.org/10.1126/science.aah6168</w:t>
        </w:r>
        <w:r>
          <w:fldChar w:fldCharType="end"/>
        </w:r>
        <w:r>
          <w:t>.</w:t>
        </w:r>
      </w:ins>
    </w:p>
    <w:sectPr w:rsidR="00CA3471">
      <w:footerReference w:type="default" r:id="rId22"/>
      <w:pgSz w:w="12240" w:h="15840"/>
      <w:pgMar w:top="1440" w:right="1440" w:bottom="1440" w:left="1440" w:header="720"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6DB58" w14:textId="77777777" w:rsidR="00C274BD" w:rsidRDefault="00C274BD">
      <w:pPr>
        <w:spacing w:line="240" w:lineRule="auto"/>
      </w:pPr>
      <w:r>
        <w:separator/>
      </w:r>
    </w:p>
  </w:endnote>
  <w:endnote w:type="continuationSeparator" w:id="0">
    <w:p w14:paraId="688DEB78" w14:textId="77777777" w:rsidR="00C274BD" w:rsidRDefault="00C274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default"/>
    <w:sig w:usb0="E4002EFF" w:usb1="C000E47F" w:usb2="00000009" w:usb3="00000000" w:csb0="200001FF" w:csb1="00000000"/>
  </w:font>
  <w:font w:name="Noto Serif CJK SC">
    <w:altName w:val="ESRI AMFM Electric"/>
    <w:charset w:val="00"/>
    <w:family w:val="auto"/>
    <w:pitch w:val="default"/>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D71E6" w14:textId="77777777" w:rsidR="00CA3471" w:rsidRDefault="00C274BD">
    <w:pPr>
      <w:jc w:val="center"/>
    </w:pPr>
    <w:r>
      <w:fldChar w:fldCharType="begin"/>
    </w:r>
    <w:r>
      <w:instrText>PAGE</w:instrText>
    </w:r>
    <w:r>
      <w:fldChar w:fldCharType="separate"/>
    </w:r>
    <w:r w:rsidR="00F56A4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F2FE0" w14:textId="77777777" w:rsidR="00C274BD" w:rsidRDefault="00C274BD">
      <w:pPr>
        <w:spacing w:after="0" w:line="283" w:lineRule="auto"/>
      </w:pPr>
      <w:r>
        <w:separator/>
      </w:r>
    </w:p>
  </w:footnote>
  <w:footnote w:type="continuationSeparator" w:id="0">
    <w:p w14:paraId="60B4B69D" w14:textId="77777777" w:rsidR="00C274BD" w:rsidRDefault="00C274BD">
      <w:pPr>
        <w:spacing w:after="0" w:line="283"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110DC55"/>
    <w:multiLevelType w:val="singleLevel"/>
    <w:tmpl w:val="B110DC55"/>
    <w:lvl w:ilvl="0">
      <w:start w:val="6"/>
      <w:numFmt w:val="decimal"/>
      <w:suff w:val="space"/>
      <w:lvlText w:val="%1."/>
      <w:lvlJc w:val="left"/>
    </w:lvl>
  </w:abstractNum>
  <w:abstractNum w:abstractNumId="1" w15:restartNumberingAfterBreak="0">
    <w:nsid w:val="BB84DFA0"/>
    <w:multiLevelType w:val="singleLevel"/>
    <w:tmpl w:val="BB84DFA0"/>
    <w:lvl w:ilvl="0">
      <w:start w:val="1"/>
      <w:numFmt w:val="lowerLetter"/>
      <w:suff w:val="space"/>
      <w:lvlText w:val="(%1)"/>
      <w:lvlJc w:val="left"/>
    </w:lvl>
  </w:abstractNum>
  <w:abstractNum w:abstractNumId="2" w15:restartNumberingAfterBreak="0">
    <w:nsid w:val="632D7863"/>
    <w:multiLevelType w:val="singleLevel"/>
    <w:tmpl w:val="632D7863"/>
    <w:lvl w:ilvl="0">
      <w:start w:val="1"/>
      <w:numFmt w:val="bullet"/>
      <w:lvlText w:val=""/>
      <w:lvlJc w:val="left"/>
      <w:pPr>
        <w:tabs>
          <w:tab w:val="left" w:pos="420"/>
        </w:tabs>
        <w:ind w:left="840" w:hanging="420"/>
      </w:pPr>
      <w:rPr>
        <w:rFonts w:ascii="Wingdings" w:hAnsi="Wingdings" w:hint="default"/>
      </w:rPr>
    </w:lvl>
  </w:abstractNum>
  <w:num w:numId="1" w16cid:durableId="806626648">
    <w:abstractNumId w:val="2"/>
  </w:num>
  <w:num w:numId="2" w16cid:durableId="174156281">
    <w:abstractNumId w:val="1"/>
  </w:num>
  <w:num w:numId="3" w16cid:durableId="249701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trackRevisions/>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83D"/>
    <w:rsid w:val="000161BE"/>
    <w:rsid w:val="00027B16"/>
    <w:rsid w:val="00030571"/>
    <w:rsid w:val="0003483D"/>
    <w:rsid w:val="000369CA"/>
    <w:rsid w:val="00054FA6"/>
    <w:rsid w:val="00097534"/>
    <w:rsid w:val="000C09B8"/>
    <w:rsid w:val="000C5BBC"/>
    <w:rsid w:val="000C6151"/>
    <w:rsid w:val="0012427A"/>
    <w:rsid w:val="00125E70"/>
    <w:rsid w:val="0014017D"/>
    <w:rsid w:val="00151B5A"/>
    <w:rsid w:val="001972E6"/>
    <w:rsid w:val="001C07AF"/>
    <w:rsid w:val="001E3522"/>
    <w:rsid w:val="001E633E"/>
    <w:rsid w:val="00276BFF"/>
    <w:rsid w:val="00283600"/>
    <w:rsid w:val="002A7C78"/>
    <w:rsid w:val="002B7866"/>
    <w:rsid w:val="002C3C8F"/>
    <w:rsid w:val="002C7DC9"/>
    <w:rsid w:val="002E406B"/>
    <w:rsid w:val="002F1E10"/>
    <w:rsid w:val="0030041B"/>
    <w:rsid w:val="00313A36"/>
    <w:rsid w:val="00342191"/>
    <w:rsid w:val="00356BEC"/>
    <w:rsid w:val="00370332"/>
    <w:rsid w:val="003804CD"/>
    <w:rsid w:val="00383284"/>
    <w:rsid w:val="0039387D"/>
    <w:rsid w:val="003B2748"/>
    <w:rsid w:val="003B4D9B"/>
    <w:rsid w:val="003B7432"/>
    <w:rsid w:val="003D08D4"/>
    <w:rsid w:val="003D6136"/>
    <w:rsid w:val="003E19D6"/>
    <w:rsid w:val="003E7274"/>
    <w:rsid w:val="004051DE"/>
    <w:rsid w:val="00486F03"/>
    <w:rsid w:val="00495DE3"/>
    <w:rsid w:val="004A24C8"/>
    <w:rsid w:val="004B6E22"/>
    <w:rsid w:val="004C3682"/>
    <w:rsid w:val="004D2308"/>
    <w:rsid w:val="004E2FA5"/>
    <w:rsid w:val="00532322"/>
    <w:rsid w:val="00541E7D"/>
    <w:rsid w:val="00546153"/>
    <w:rsid w:val="00563A0B"/>
    <w:rsid w:val="0056454B"/>
    <w:rsid w:val="0057428A"/>
    <w:rsid w:val="00582E7E"/>
    <w:rsid w:val="00586C67"/>
    <w:rsid w:val="0059138E"/>
    <w:rsid w:val="005B5D90"/>
    <w:rsid w:val="005C4F03"/>
    <w:rsid w:val="005F0B17"/>
    <w:rsid w:val="00653AC5"/>
    <w:rsid w:val="00657B03"/>
    <w:rsid w:val="00657BC9"/>
    <w:rsid w:val="006B6223"/>
    <w:rsid w:val="006B7704"/>
    <w:rsid w:val="006C136B"/>
    <w:rsid w:val="006F0B96"/>
    <w:rsid w:val="00705BAB"/>
    <w:rsid w:val="007526E3"/>
    <w:rsid w:val="0077102F"/>
    <w:rsid w:val="007728F7"/>
    <w:rsid w:val="0079770B"/>
    <w:rsid w:val="007A0305"/>
    <w:rsid w:val="007A2F35"/>
    <w:rsid w:val="007A5754"/>
    <w:rsid w:val="007B1531"/>
    <w:rsid w:val="007D4E77"/>
    <w:rsid w:val="007D5B5E"/>
    <w:rsid w:val="00804309"/>
    <w:rsid w:val="008264DE"/>
    <w:rsid w:val="00830072"/>
    <w:rsid w:val="008345AF"/>
    <w:rsid w:val="00852F6B"/>
    <w:rsid w:val="00862129"/>
    <w:rsid w:val="00864E23"/>
    <w:rsid w:val="00870D55"/>
    <w:rsid w:val="00876C0A"/>
    <w:rsid w:val="00881534"/>
    <w:rsid w:val="00883C55"/>
    <w:rsid w:val="008941E0"/>
    <w:rsid w:val="008B083B"/>
    <w:rsid w:val="008E3FC5"/>
    <w:rsid w:val="008F38E0"/>
    <w:rsid w:val="009014B4"/>
    <w:rsid w:val="00927C4D"/>
    <w:rsid w:val="009434A7"/>
    <w:rsid w:val="00976A1C"/>
    <w:rsid w:val="0098116E"/>
    <w:rsid w:val="009B279E"/>
    <w:rsid w:val="009C1B13"/>
    <w:rsid w:val="009C765C"/>
    <w:rsid w:val="00A15F71"/>
    <w:rsid w:val="00A202E8"/>
    <w:rsid w:val="00A31866"/>
    <w:rsid w:val="00A36DAC"/>
    <w:rsid w:val="00A43006"/>
    <w:rsid w:val="00A45D84"/>
    <w:rsid w:val="00A46948"/>
    <w:rsid w:val="00A51119"/>
    <w:rsid w:val="00A76685"/>
    <w:rsid w:val="00A80EB1"/>
    <w:rsid w:val="00A97BBA"/>
    <w:rsid w:val="00A97D71"/>
    <w:rsid w:val="00AB5093"/>
    <w:rsid w:val="00AC64DD"/>
    <w:rsid w:val="00AD0AD8"/>
    <w:rsid w:val="00B030A9"/>
    <w:rsid w:val="00B05E7A"/>
    <w:rsid w:val="00B119E5"/>
    <w:rsid w:val="00B141FA"/>
    <w:rsid w:val="00B40A22"/>
    <w:rsid w:val="00B47DF4"/>
    <w:rsid w:val="00B80047"/>
    <w:rsid w:val="00B8795C"/>
    <w:rsid w:val="00B97E6E"/>
    <w:rsid w:val="00BA3D04"/>
    <w:rsid w:val="00BA6FA1"/>
    <w:rsid w:val="00BB3F8B"/>
    <w:rsid w:val="00BC74C3"/>
    <w:rsid w:val="00BD6C94"/>
    <w:rsid w:val="00BF11B2"/>
    <w:rsid w:val="00C11150"/>
    <w:rsid w:val="00C14245"/>
    <w:rsid w:val="00C274BD"/>
    <w:rsid w:val="00C35B86"/>
    <w:rsid w:val="00C41F60"/>
    <w:rsid w:val="00C74DC6"/>
    <w:rsid w:val="00CA3471"/>
    <w:rsid w:val="00CC784D"/>
    <w:rsid w:val="00CE059D"/>
    <w:rsid w:val="00CE19F0"/>
    <w:rsid w:val="00CE3620"/>
    <w:rsid w:val="00CF54CB"/>
    <w:rsid w:val="00D45277"/>
    <w:rsid w:val="00D53AC3"/>
    <w:rsid w:val="00D64224"/>
    <w:rsid w:val="00D6575B"/>
    <w:rsid w:val="00D82B72"/>
    <w:rsid w:val="00DB7A01"/>
    <w:rsid w:val="00DD6313"/>
    <w:rsid w:val="00DD67E2"/>
    <w:rsid w:val="00DE2B25"/>
    <w:rsid w:val="00DF3785"/>
    <w:rsid w:val="00E4682C"/>
    <w:rsid w:val="00E71895"/>
    <w:rsid w:val="00EE6A0C"/>
    <w:rsid w:val="00F07FA3"/>
    <w:rsid w:val="00F24B55"/>
    <w:rsid w:val="00F316C1"/>
    <w:rsid w:val="00F47A9F"/>
    <w:rsid w:val="00F55829"/>
    <w:rsid w:val="00F56A41"/>
    <w:rsid w:val="00F90F06"/>
    <w:rsid w:val="00F95C39"/>
    <w:rsid w:val="00FC4EE1"/>
    <w:rsid w:val="00FC6B88"/>
    <w:rsid w:val="00FD02E3"/>
    <w:rsid w:val="00FE615A"/>
    <w:rsid w:val="00FE651A"/>
    <w:rsid w:val="00FF4CFD"/>
    <w:rsid w:val="00FF6914"/>
    <w:rsid w:val="02F0530D"/>
    <w:rsid w:val="03004097"/>
    <w:rsid w:val="04561A95"/>
    <w:rsid w:val="049802FF"/>
    <w:rsid w:val="054F5640"/>
    <w:rsid w:val="05DD6BAF"/>
    <w:rsid w:val="06761D63"/>
    <w:rsid w:val="07943E1E"/>
    <w:rsid w:val="08204893"/>
    <w:rsid w:val="091D0DD3"/>
    <w:rsid w:val="0C811679"/>
    <w:rsid w:val="0EB43F87"/>
    <w:rsid w:val="12555A81"/>
    <w:rsid w:val="12E017EF"/>
    <w:rsid w:val="17626C76"/>
    <w:rsid w:val="1824217E"/>
    <w:rsid w:val="185D03D3"/>
    <w:rsid w:val="1A6B3DC1"/>
    <w:rsid w:val="1DDB0DE6"/>
    <w:rsid w:val="1E8A53A7"/>
    <w:rsid w:val="1F652A9E"/>
    <w:rsid w:val="23160915"/>
    <w:rsid w:val="23C640E9"/>
    <w:rsid w:val="25097E9D"/>
    <w:rsid w:val="25317C88"/>
    <w:rsid w:val="2899001E"/>
    <w:rsid w:val="2B966A97"/>
    <w:rsid w:val="2C46226B"/>
    <w:rsid w:val="2EEE392F"/>
    <w:rsid w:val="332B3F69"/>
    <w:rsid w:val="33824B0B"/>
    <w:rsid w:val="34CC6CA9"/>
    <w:rsid w:val="36010FB1"/>
    <w:rsid w:val="36D347F2"/>
    <w:rsid w:val="37AB1B1C"/>
    <w:rsid w:val="37CE2EF0"/>
    <w:rsid w:val="3810372D"/>
    <w:rsid w:val="3BF014E4"/>
    <w:rsid w:val="3D9D5A63"/>
    <w:rsid w:val="40243B8A"/>
    <w:rsid w:val="405745EF"/>
    <w:rsid w:val="41564446"/>
    <w:rsid w:val="4420298E"/>
    <w:rsid w:val="47FC5894"/>
    <w:rsid w:val="4C576636"/>
    <w:rsid w:val="4FD74E04"/>
    <w:rsid w:val="506348EA"/>
    <w:rsid w:val="518829CB"/>
    <w:rsid w:val="523A5B1F"/>
    <w:rsid w:val="560426CB"/>
    <w:rsid w:val="5D5418FE"/>
    <w:rsid w:val="60B8658C"/>
    <w:rsid w:val="63A44570"/>
    <w:rsid w:val="652B6A8A"/>
    <w:rsid w:val="65F77B57"/>
    <w:rsid w:val="67290FE2"/>
    <w:rsid w:val="68B7181F"/>
    <w:rsid w:val="6A272315"/>
    <w:rsid w:val="6DE211D7"/>
    <w:rsid w:val="6F72024E"/>
    <w:rsid w:val="70BA3C5B"/>
    <w:rsid w:val="716F713B"/>
    <w:rsid w:val="72E5035E"/>
    <w:rsid w:val="731735E6"/>
    <w:rsid w:val="73CE5EA3"/>
    <w:rsid w:val="789C4E21"/>
    <w:rsid w:val="79A436FA"/>
    <w:rsid w:val="7CF76237"/>
    <w:rsid w:val="7D597C87"/>
    <w:rsid w:val="7EBC7738"/>
    <w:rsid w:val="7FFD480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2616B8AD-C838-4FDD-A5B3-5E1FB1A99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60" w:line="276" w:lineRule="auto"/>
      <w:jc w:val="both"/>
    </w:pPr>
    <w:rPr>
      <w:rFonts w:eastAsia="Times New Roman" w:cs="Calibri"/>
      <w:color w:val="000000"/>
      <w:sz w:val="21"/>
      <w:lang w:val="en-GB" w:eastAsia="en-GB"/>
    </w:rPr>
  </w:style>
  <w:style w:type="paragraph" w:styleId="1">
    <w:name w:val="heading 1"/>
    <w:basedOn w:val="a"/>
    <w:next w:val="a"/>
    <w:link w:val="10"/>
    <w:qFormat/>
    <w:pPr>
      <w:keepNext/>
      <w:keepLines/>
      <w:spacing w:before="200"/>
      <w:outlineLvl w:val="0"/>
    </w:pPr>
    <w:rPr>
      <w:rFonts w:cs="Cambria"/>
      <w:b/>
      <w:color w:val="172033"/>
      <w:sz w:val="26"/>
    </w:rPr>
  </w:style>
  <w:style w:type="paragraph" w:styleId="2">
    <w:name w:val="heading 2"/>
    <w:basedOn w:val="a"/>
    <w:next w:val="a"/>
    <w:qFormat/>
    <w:pPr>
      <w:keepNext/>
      <w:keepLines/>
      <w:spacing w:before="160" w:after="40"/>
      <w:outlineLvl w:val="1"/>
    </w:pPr>
    <w:rPr>
      <w:rFonts w:cs="Cambria"/>
      <w:b/>
      <w:color w:val="172033"/>
      <w:sz w:val="24"/>
    </w:rPr>
  </w:style>
  <w:style w:type="paragraph" w:styleId="3">
    <w:name w:val="heading 3"/>
    <w:basedOn w:val="a"/>
    <w:next w:val="a"/>
    <w:qFormat/>
    <w:pPr>
      <w:keepNext/>
      <w:keepLines/>
      <w:spacing w:before="120" w:after="40" w:line="271" w:lineRule="auto"/>
      <w:outlineLvl w:val="2"/>
    </w:pPr>
    <w:rPr>
      <w:rFonts w:cs="Cambria"/>
      <w:b/>
      <w:color w:val="172033"/>
      <w:sz w:val="22"/>
    </w:rPr>
  </w:style>
  <w:style w:type="paragraph" w:styleId="4">
    <w:name w:val="heading 4"/>
    <w:basedOn w:val="a"/>
    <w:next w:val="a"/>
    <w:qFormat/>
    <w:pPr>
      <w:keepNext/>
      <w:keepLines/>
      <w:spacing w:before="100" w:after="20"/>
      <w:outlineLvl w:val="3"/>
    </w:pPr>
    <w:rPr>
      <w:rFonts w:cs="Cambria"/>
      <w:b/>
      <w:i/>
      <w:color w:val="172033"/>
    </w:rPr>
  </w:style>
  <w:style w:type="paragraph" w:styleId="5">
    <w:name w:val="heading 5"/>
    <w:basedOn w:val="a"/>
    <w:next w:val="a"/>
    <w:qFormat/>
    <w:pPr>
      <w:keepNext/>
      <w:keepLines/>
      <w:spacing w:before="200" w:after="0"/>
      <w:outlineLvl w:val="4"/>
    </w:pPr>
    <w:rPr>
      <w:rFonts w:ascii="Cambria" w:eastAsia="Cambria" w:hAnsi="Cambria" w:cs="Cambria"/>
      <w:b/>
    </w:rPr>
  </w:style>
  <w:style w:type="paragraph" w:styleId="6">
    <w:name w:val="heading 6"/>
    <w:basedOn w:val="a"/>
    <w:next w:val="a"/>
    <w:qFormat/>
    <w:pPr>
      <w:keepNext/>
      <w:keepLines/>
      <w:spacing w:after="0" w:line="271" w:lineRule="auto"/>
      <w:outlineLvl w:val="5"/>
    </w:pPr>
    <w:rPr>
      <w:rFonts w:ascii="Cambria" w:eastAsia="Cambria" w:hAnsi="Cambria" w:cs="Cambria"/>
      <w:b/>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spacing w:line="240" w:lineRule="auto"/>
    </w:pPr>
    <w:rPr>
      <w:sz w:val="20"/>
    </w:rPr>
  </w:style>
  <w:style w:type="paragraph" w:styleId="a5">
    <w:name w:val="Balloon Text"/>
    <w:basedOn w:val="a"/>
    <w:link w:val="a6"/>
    <w:uiPriority w:val="99"/>
    <w:semiHidden/>
    <w:unhideWhenUsed/>
    <w:qFormat/>
    <w:pPr>
      <w:spacing w:after="0" w:line="240" w:lineRule="auto"/>
    </w:pPr>
    <w:rPr>
      <w:rFonts w:ascii="Segoe UI" w:hAnsi="Segoe UI" w:cs="Segoe UI"/>
      <w:sz w:val="18"/>
      <w:szCs w:val="18"/>
    </w:rPr>
  </w:style>
  <w:style w:type="paragraph" w:styleId="a7">
    <w:name w:val="footer"/>
    <w:basedOn w:val="a"/>
    <w:link w:val="a8"/>
    <w:uiPriority w:val="99"/>
    <w:unhideWhenUsed/>
    <w:qFormat/>
    <w:pPr>
      <w:tabs>
        <w:tab w:val="center" w:pos="4513"/>
        <w:tab w:val="right" w:pos="9026"/>
      </w:tabs>
      <w:spacing w:after="0" w:line="240" w:lineRule="auto"/>
    </w:pPr>
  </w:style>
  <w:style w:type="paragraph" w:styleId="a9">
    <w:name w:val="header"/>
    <w:basedOn w:val="a"/>
    <w:link w:val="aa"/>
    <w:uiPriority w:val="99"/>
    <w:unhideWhenUsed/>
    <w:qFormat/>
    <w:pPr>
      <w:tabs>
        <w:tab w:val="center" w:pos="4513"/>
        <w:tab w:val="right" w:pos="9026"/>
      </w:tabs>
      <w:spacing w:after="0" w:line="240" w:lineRule="auto"/>
    </w:pPr>
  </w:style>
  <w:style w:type="paragraph" w:styleId="ab">
    <w:name w:val="Subtitle"/>
    <w:basedOn w:val="a"/>
    <w:next w:val="a"/>
    <w:qFormat/>
    <w:pPr>
      <w:keepNext/>
      <w:keepLines/>
      <w:spacing w:after="600"/>
    </w:pPr>
    <w:rPr>
      <w:rFonts w:ascii="Cambria" w:eastAsia="Cambria" w:hAnsi="Cambria" w:cs="Cambria"/>
      <w:i/>
      <w:color w:val="666666"/>
      <w:sz w:val="24"/>
    </w:rPr>
  </w:style>
  <w:style w:type="paragraph" w:styleId="ac">
    <w:name w:val="Title"/>
    <w:basedOn w:val="a"/>
    <w:next w:val="a"/>
    <w:qFormat/>
    <w:pPr>
      <w:keepNext/>
      <w:keepLines/>
      <w:spacing w:after="160" w:line="240" w:lineRule="auto"/>
    </w:pPr>
    <w:rPr>
      <w:rFonts w:cs="Cambria"/>
      <w:b/>
      <w:color w:val="0B3C82"/>
      <w:sz w:val="32"/>
    </w:rPr>
  </w:style>
  <w:style w:type="paragraph" w:styleId="ad">
    <w:name w:val="annotation subject"/>
    <w:basedOn w:val="a3"/>
    <w:next w:val="a3"/>
    <w:link w:val="ae"/>
    <w:uiPriority w:val="99"/>
    <w:semiHidden/>
    <w:unhideWhenUsed/>
    <w:qFormat/>
    <w:rPr>
      <w:b/>
      <w:bCs/>
    </w:rPr>
  </w:style>
  <w:style w:type="table" w:styleId="af">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0"/>
    <w:uiPriority w:val="22"/>
    <w:qFormat/>
    <w:rPr>
      <w:b/>
      <w:bCs/>
    </w:rPr>
  </w:style>
  <w:style w:type="character" w:styleId="af1">
    <w:name w:val="FollowedHyperlink"/>
    <w:basedOn w:val="a0"/>
    <w:uiPriority w:val="99"/>
    <w:semiHidden/>
    <w:unhideWhenUsed/>
    <w:qFormat/>
    <w:rPr>
      <w:color w:val="800080" w:themeColor="followedHyperlink"/>
      <w:u w:val="single"/>
    </w:rPr>
  </w:style>
  <w:style w:type="character" w:styleId="af2">
    <w:name w:val="line number"/>
    <w:basedOn w:val="a0"/>
    <w:uiPriority w:val="99"/>
    <w:semiHidden/>
    <w:unhideWhenUsed/>
    <w:qFormat/>
  </w:style>
  <w:style w:type="character" w:styleId="af3">
    <w:name w:val="Hyperlink"/>
    <w:basedOn w:val="a0"/>
    <w:uiPriority w:val="99"/>
    <w:unhideWhenUsed/>
    <w:qFormat/>
    <w:rPr>
      <w:color w:val="0000FF" w:themeColor="hyperlink"/>
      <w:u w:val="single"/>
    </w:rPr>
  </w:style>
  <w:style w:type="character" w:styleId="af4">
    <w:name w:val="annotation reference"/>
    <w:basedOn w:val="a0"/>
    <w:uiPriority w:val="99"/>
    <w:semiHidden/>
    <w:unhideWhenUsed/>
    <w:qFormat/>
    <w:rPr>
      <w:sz w:val="16"/>
      <w:szCs w:val="16"/>
    </w:rPr>
  </w:style>
  <w:style w:type="table" w:customStyle="1" w:styleId="Style11">
    <w:name w:val="_Style 11"/>
    <w:basedOn w:val="a1"/>
    <w:qFormat/>
    <w:tblPr>
      <w:tblCellMar>
        <w:left w:w="115" w:type="dxa"/>
        <w:right w:w="115" w:type="dxa"/>
      </w:tblCellMar>
    </w:tblPr>
  </w:style>
  <w:style w:type="table" w:customStyle="1" w:styleId="Style12">
    <w:name w:val="_Style 12"/>
    <w:basedOn w:val="a1"/>
    <w:qFormat/>
    <w:tblPr>
      <w:tblCellMar>
        <w:left w:w="115" w:type="dxa"/>
        <w:right w:w="115" w:type="dxa"/>
      </w:tblCellMar>
    </w:tblPr>
  </w:style>
  <w:style w:type="character" w:customStyle="1" w:styleId="aa">
    <w:name w:val="页眉 字符"/>
    <w:basedOn w:val="a0"/>
    <w:link w:val="a9"/>
    <w:uiPriority w:val="99"/>
    <w:qFormat/>
  </w:style>
  <w:style w:type="character" w:customStyle="1" w:styleId="a8">
    <w:name w:val="页脚 字符"/>
    <w:basedOn w:val="a0"/>
    <w:link w:val="a7"/>
    <w:uiPriority w:val="99"/>
    <w:qFormat/>
  </w:style>
  <w:style w:type="paragraph" w:styleId="af5">
    <w:name w:val="List Paragraph"/>
    <w:basedOn w:val="a"/>
    <w:uiPriority w:val="34"/>
    <w:qFormat/>
    <w:pPr>
      <w:ind w:left="720"/>
      <w:contextualSpacing/>
    </w:pPr>
  </w:style>
  <w:style w:type="character" w:customStyle="1" w:styleId="11">
    <w:name w:val="未处理的提及1"/>
    <w:basedOn w:val="a0"/>
    <w:uiPriority w:val="99"/>
    <w:semiHidden/>
    <w:unhideWhenUsed/>
    <w:qFormat/>
    <w:rPr>
      <w:color w:val="808080"/>
      <w:shd w:val="clear" w:color="auto" w:fill="E6E6E6"/>
    </w:rPr>
  </w:style>
  <w:style w:type="character" w:customStyle="1" w:styleId="a4">
    <w:name w:val="批注文字 字符"/>
    <w:basedOn w:val="a0"/>
    <w:link w:val="a3"/>
    <w:uiPriority w:val="99"/>
    <w:qFormat/>
    <w:rPr>
      <w:sz w:val="20"/>
    </w:rPr>
  </w:style>
  <w:style w:type="character" w:customStyle="1" w:styleId="ae">
    <w:name w:val="批注主题 字符"/>
    <w:basedOn w:val="a4"/>
    <w:link w:val="ad"/>
    <w:uiPriority w:val="99"/>
    <w:semiHidden/>
    <w:qFormat/>
    <w:rPr>
      <w:b/>
      <w:bCs/>
      <w:sz w:val="20"/>
    </w:rPr>
  </w:style>
  <w:style w:type="character" w:customStyle="1" w:styleId="Hyperlink1">
    <w:name w:val="Hyperlink.1"/>
    <w:basedOn w:val="a0"/>
    <w:qFormat/>
    <w:rPr>
      <w:color w:val="0070C0"/>
      <w:u w:val="single" w:color="0070C0"/>
    </w:rPr>
  </w:style>
  <w:style w:type="paragraph" w:customStyle="1" w:styleId="Body">
    <w:name w:val="Body"/>
    <w:qFormat/>
    <w:pPr>
      <w:spacing w:after="80" w:line="283" w:lineRule="auto"/>
    </w:pPr>
    <w:rPr>
      <w:rFonts w:eastAsia="Noto Serif CJK SC" w:cs="Calibri"/>
      <w:color w:val="000000"/>
      <w:szCs w:val="22"/>
      <w:u w:color="000000"/>
      <w:lang w:val="it-IT" w:eastAsia="en-GB"/>
    </w:rPr>
  </w:style>
  <w:style w:type="paragraph" w:customStyle="1" w:styleId="12">
    <w:name w:val="修订1"/>
    <w:hidden/>
    <w:uiPriority w:val="99"/>
    <w:semiHidden/>
    <w:qFormat/>
    <w:rPr>
      <w:rFonts w:ascii="Calibri" w:eastAsia="Calibri" w:hAnsi="Calibri" w:cs="Calibri"/>
      <w:color w:val="000000"/>
      <w:sz w:val="22"/>
      <w:lang w:val="en-GB" w:eastAsia="en-GB"/>
    </w:rPr>
  </w:style>
  <w:style w:type="character" w:customStyle="1" w:styleId="a6">
    <w:name w:val="批注框文本 字符"/>
    <w:basedOn w:val="a0"/>
    <w:link w:val="a5"/>
    <w:uiPriority w:val="99"/>
    <w:semiHidden/>
    <w:qFormat/>
    <w:rPr>
      <w:rFonts w:ascii="Segoe UI" w:hAnsi="Segoe UI" w:cs="Segoe UI"/>
      <w:sz w:val="18"/>
      <w:szCs w:val="18"/>
    </w:rPr>
  </w:style>
  <w:style w:type="character" w:customStyle="1" w:styleId="10">
    <w:name w:val="标题 1 字符"/>
    <w:basedOn w:val="a0"/>
    <w:link w:val="1"/>
    <w:qFormat/>
    <w:rPr>
      <w:rFonts w:ascii="Cambria" w:eastAsia="Cambria" w:hAnsi="Cambria" w:cs="Cambria"/>
      <w:b/>
      <w:sz w:val="28"/>
    </w:rPr>
  </w:style>
  <w:style w:type="paragraph" w:customStyle="1" w:styleId="FigureCaption">
    <w:name w:val="Figure Caption"/>
    <w:pPr>
      <w:spacing w:before="40" w:after="120"/>
      <w:jc w:val="center"/>
    </w:pPr>
    <w:rPr>
      <w:rFonts w:eastAsia="Times New Roman"/>
      <w:sz w:val="19"/>
    </w:rPr>
  </w:style>
  <w:style w:type="paragraph" w:customStyle="1" w:styleId="13">
    <w:name w:val="列表编号1"/>
    <w:basedOn w:val="a"/>
    <w:pPr>
      <w:spacing w:after="40"/>
      <w:ind w:left="397" w:hanging="227"/>
    </w:pPr>
  </w:style>
  <w:style w:type="paragraph" w:customStyle="1" w:styleId="14">
    <w:name w:val="列表项目符号1"/>
    <w:basedOn w:val="a"/>
    <w:pPr>
      <w:spacing w:after="40"/>
      <w:ind w:left="397" w:hanging="227"/>
    </w:pPr>
  </w:style>
  <w:style w:type="paragraph" w:styleId="af6">
    <w:name w:val="Revision"/>
    <w:hidden/>
    <w:uiPriority w:val="99"/>
    <w:unhideWhenUsed/>
    <w:rsid w:val="00B141FA"/>
    <w:rPr>
      <w:rFonts w:eastAsia="Times New Roman" w:cs="Calibri"/>
      <w:color w:val="000000"/>
      <w:sz w:val="21"/>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e5825df-219d-48cd-a3d8-675071734261" xsi:nil="true"/>
    <lcf76f155ced4ddcb4097134ff3c332f xmlns="107529c1-d713-4f0e-ac3b-26a1b8ac1f5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DECEA3369C3444EA1910F4AC146ED1E" ma:contentTypeVersion="14" ma:contentTypeDescription="Create a new document." ma:contentTypeScope="" ma:versionID="a9ee72afbcdccb000ad1287998820c0e">
  <xsd:schema xmlns:xsd="http://www.w3.org/2001/XMLSchema" xmlns:xs="http://www.w3.org/2001/XMLSchema" xmlns:p="http://schemas.microsoft.com/office/2006/metadata/properties" xmlns:ns2="107529c1-d713-4f0e-ac3b-26a1b8ac1f57" xmlns:ns3="de5825df-219d-48cd-a3d8-675071734261" targetNamespace="http://schemas.microsoft.com/office/2006/metadata/properties" ma:root="true" ma:fieldsID="5c59aeac55ba7f0c2c054fe85451db52" ns2:_="" ns3:_="">
    <xsd:import namespace="107529c1-d713-4f0e-ac3b-26a1b8ac1f57"/>
    <xsd:import namespace="de5825df-219d-48cd-a3d8-67507173426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7529c1-d713-4f0e-ac3b-26a1b8ac1f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14c6e9a-4c33-454e-8dc9-9e27271d2f41"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5825df-219d-48cd-a3d8-67507173426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b7f99fb-457d-4ac3-a95e-8b5438f4c5ef}" ma:internalName="TaxCatchAll" ma:showField="CatchAllData" ma:web="de5825df-219d-48cd-a3d8-675071734261">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ADD8FC7-380E-48ED-9ED0-155BB80A9642}">
  <ds:schemaRefs>
    <ds:schemaRef ds:uri="http://schemas.microsoft.com/office/2006/metadata/properties"/>
    <ds:schemaRef ds:uri="http://schemas.microsoft.com/office/infopath/2007/PartnerControls"/>
    <ds:schemaRef ds:uri="de5825df-219d-48cd-a3d8-675071734261"/>
    <ds:schemaRef ds:uri="107529c1-d713-4f0e-ac3b-26a1b8ac1f57"/>
  </ds:schemaRefs>
</ds:datastoreItem>
</file>

<file path=customXml/itemProps2.xml><?xml version="1.0" encoding="utf-8"?>
<ds:datastoreItem xmlns:ds="http://schemas.openxmlformats.org/officeDocument/2006/customXml" ds:itemID="{454CE2F2-156C-475F-A676-FBCD4F2B923D}">
  <ds:schemaRefs>
    <ds:schemaRef ds:uri="http://schemas.microsoft.com/sharepoint/v3/contenttype/forms"/>
  </ds:schemaRefs>
</ds:datastoreItem>
</file>

<file path=customXml/itemProps3.xml><?xml version="1.0" encoding="utf-8"?>
<ds:datastoreItem xmlns:ds="http://schemas.openxmlformats.org/officeDocument/2006/customXml" ds:itemID="{32D3166B-69DD-4491-A94A-E61954D8CF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7529c1-d713-4f0e-ac3b-26a1b8ac1f57"/>
    <ds:schemaRef ds:uri="de5825df-219d-48cd-a3d8-6750717342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383</TotalTime>
  <Pages>1</Pages>
  <Words>7767</Words>
  <Characters>44273</Characters>
  <Application>Microsoft Office Word</Application>
  <DocSecurity>0</DocSecurity>
  <Lines>368</Lines>
  <Paragraphs>103</Paragraphs>
  <ScaleCrop>false</ScaleCrop>
  <Company>Reed Elsevier</Company>
  <LinksUpToDate>false</LinksUpToDate>
  <CharactersWithSpaces>51937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SHM-EM: A forecast-aware event management framework for heterogeneous engineering monitoring</dc:title>
  <dc:subject>SoftwareX revised manuscript</dc:subject>
  <dc:creator>Ji'an Liao; Zifa Wang; Dengke Zhao; Jianming Wang; Zhaoyan Li; Siran Yang</dc:creator>
  <cp:keywords>engineering monitoring; time-series forecasting; event management; provenance</cp:keywords>
  <dc:description>Generated from the GPT-reviewed scientific-consistency source for SoftwareX minor revision SOFTX-D-26-00931.</dc:description>
  <cp:lastModifiedBy>JA L</cp:lastModifiedBy>
  <cp:revision>1</cp:revision>
  <dcterms:created xsi:type="dcterms:W3CDTF">2026-03-30T10:33:00Z</dcterms:created>
  <dcterms:modified xsi:type="dcterms:W3CDTF">2026-09-06T05:32:00Z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2021-06-24T09:41:12Z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32486f40-595f-451f-98c6-1d379cf4ab27</vt:lpwstr>
  </property>
  <property fmtid="{D5CDD505-2E9C-101B-9397-08002B2CF9AE}" pid="8" name="MSIP_Label_549ac42a-3eb4-4074-b885-aea26bd6241e_ContentBits">
    <vt:lpwstr>0</vt:lpwstr>
  </property>
  <property fmtid="{D5CDD505-2E9C-101B-9397-08002B2CF9AE}" pid="9" name="ContentTypeId">
    <vt:lpwstr>0x0101005DECEA3369C3444EA1910F4AC146ED1E</vt:lpwstr>
  </property>
  <property fmtid="{D5CDD505-2E9C-101B-9397-08002B2CF9AE}" pid="10" name="MediaServiceImageTags">
    <vt:lpwstr/>
  </property>
  <property fmtid="{D5CDD505-2E9C-101B-9397-08002B2CF9AE}" pid="11" name="KSOTemplateDocerSaveRecord">
    <vt:lpwstr>eyJoZGlkIjoiY2NmYThjYjgzYmNmNDA3YjY1N2ViNTcyZmJiMzc2ODIiLCJ1c2VySWQiOiI1MTQxNTk2NjYifQ==</vt:lpwstr>
  </property>
  <property fmtid="{D5CDD505-2E9C-101B-9397-08002B2CF9AE}" pid="12" name="KSOProductBuildVer">
    <vt:lpwstr>2052-12.1.0.26895</vt:lpwstr>
  </property>
  <property fmtid="{D5CDD505-2E9C-101B-9397-08002B2CF9AE}" pid="13" name="ICV">
    <vt:lpwstr>D90C0BAB9A6847E396D16D7481D42455_12</vt:lpwstr>
  </property>
</Properties>
</file>