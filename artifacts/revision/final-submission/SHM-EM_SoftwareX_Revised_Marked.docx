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570A61" w14:textId="77777777" w:rsidR="0073212B" w:rsidRDefault="002B7AEB">
      <w:pPr>
        <w:pStyle w:val="ac"/>
        <w:jc w:val="center"/>
        <w:pPrChange w:id="8" w:author="SHM-EM Authors" w:date="2026-09-05T09:25:00Z" w16du:dateUtc="2026-09-05T01:25:00Z">
          <w:pPr>
            <w:jc w:val="center"/>
          </w:pPr>
        </w:pPrChange>
      </w:pPr>
      <w:r>
        <w:rPr>
          <w:b w:val="0"/>
          <w:rPrChange w:id="9" w:author="SHM-EM Authors" w:date="2026-09-05T09:25:00Z" w16du:dateUtc="2026-09-05T01:25:00Z">
            <w:rPr>
              <w:b/>
              <w:sz w:val="30"/>
            </w:rPr>
          </w:rPrChange>
        </w:rPr>
        <w:t>SHM-EM: A forecast-aware event management framework for heterogeneous engineering monitoring</w:t>
      </w:r>
    </w:p>
    <w:p w14:paraId="303E31BC" w14:textId="77777777" w:rsidR="001F2CBA" w:rsidRDefault="001F2CBA">
      <w:pPr>
        <w:spacing w:after="180"/>
        <w:jc w:val="center"/>
        <w:rPr>
          <w:del w:id="10" w:author="SHM-EM Authors" w:date="2026-09-05T09:25:00Z" w16du:dateUtc="2026-09-05T01:25:00Z"/>
        </w:rPr>
      </w:pPr>
    </w:p>
    <w:p w14:paraId="5D06CDAA" w14:textId="77777777" w:rsidR="001F2CBA" w:rsidRDefault="002B7AEB">
      <w:pPr>
        <w:spacing w:after="180"/>
        <w:jc w:val="center"/>
        <w:rPr>
          <w:del w:id="11" w:author="SHM-EM Authors" w:date="2026-09-05T09:25:00Z" w16du:dateUtc="2026-09-05T01:25:00Z"/>
          <w:rFonts w:eastAsia="Noto Serif CJK SC"/>
          <w:sz w:val="18"/>
        </w:rPr>
      </w:pPr>
      <w:r>
        <w:rPr>
          <w:rPrChange w:id="12" w:author="SHM-EM Authors" w:date="2026-09-05T09:25:00Z" w16du:dateUtc="2026-09-05T01:25:00Z">
            <w:rPr>
              <w:sz w:val="18"/>
              <w:lang w:val="en-US"/>
            </w:rPr>
          </w:rPrChange>
        </w:rPr>
        <w:t>Ji'an Liao</w:t>
      </w:r>
      <w:r>
        <w:rPr>
          <w:vertAlign w:val="superscript"/>
          <w:rPrChange w:id="13" w:author="SHM-EM Authors" w:date="2026-09-05T09:25:00Z" w16du:dateUtc="2026-09-05T01:25:00Z">
            <w:rPr>
              <w:sz w:val="18"/>
              <w:vertAlign w:val="superscript"/>
              <w:lang w:val="en-US"/>
            </w:rPr>
          </w:rPrChange>
        </w:rPr>
        <w:t>a</w:t>
      </w:r>
      <w:r>
        <w:rPr>
          <w:vertAlign w:val="superscript"/>
          <w:rPrChange w:id="14" w:author="SHM-EM Authors" w:date="2026-09-05T09:25:00Z" w16du:dateUtc="2026-09-05T01:25:00Z">
            <w:rPr>
              <w:sz w:val="18"/>
              <w:vertAlign w:val="superscript"/>
            </w:rPr>
          </w:rPrChange>
        </w:rPr>
        <w:t>,b</w:t>
      </w:r>
      <w:r>
        <w:rPr>
          <w:rPrChange w:id="15" w:author="SHM-EM Authors" w:date="2026-09-05T09:25:00Z" w16du:dateUtc="2026-09-05T01:25:00Z">
            <w:rPr>
              <w:sz w:val="18"/>
            </w:rPr>
          </w:rPrChange>
        </w:rPr>
        <w:t>, Zifa Wang</w:t>
      </w:r>
      <w:r>
        <w:rPr>
          <w:vertAlign w:val="superscript"/>
          <w:rPrChange w:id="16" w:author="SHM-EM Authors" w:date="2026-09-05T09:25:00Z" w16du:dateUtc="2026-09-05T01:25:00Z">
            <w:rPr>
              <w:sz w:val="18"/>
              <w:vertAlign w:val="superscript"/>
            </w:rPr>
          </w:rPrChange>
        </w:rPr>
        <w:t>a,b</w:t>
      </w:r>
      <w:del w:id="17" w:author="SHM-EM Authors" w:date="2026-09-05T09:25:00Z" w16du:dateUtc="2026-09-05T01:25:00Z">
        <w:r>
          <w:rPr>
            <w:rFonts w:hint="eastAsia"/>
            <w:sz w:val="18"/>
            <w:vertAlign w:val="superscript"/>
          </w:rPr>
          <w:delText>*</w:delText>
        </w:r>
        <w:r>
          <w:rPr>
            <w:rFonts w:hint="eastAsia"/>
            <w:sz w:val="18"/>
          </w:rPr>
          <w:delText>,</w:delText>
        </w:r>
      </w:del>
      <w:ins w:id="18" w:author="SHM-EM Authors" w:date="2026-09-05T09:25:00Z" w16du:dateUtc="2026-09-05T01:25:00Z">
        <w:r>
          <w:rPr>
            <w:vertAlign w:val="superscript"/>
          </w:rPr>
          <w:t>,*</w:t>
        </w:r>
        <w:r>
          <w:t>,</w:t>
        </w:r>
      </w:ins>
      <w:r>
        <w:rPr>
          <w:rPrChange w:id="19" w:author="SHM-EM Authors" w:date="2026-09-05T09:25:00Z" w16du:dateUtc="2026-09-05T01:25:00Z">
            <w:rPr>
              <w:sz w:val="18"/>
            </w:rPr>
          </w:rPrChange>
        </w:rPr>
        <w:t xml:space="preserve"> </w:t>
      </w:r>
      <w:r>
        <w:rPr>
          <w:rPrChange w:id="20" w:author="SHM-EM Authors" w:date="2026-09-05T09:25:00Z" w16du:dateUtc="2026-09-05T01:25:00Z">
            <w:rPr>
              <w:sz w:val="18"/>
              <w:lang w:val="en-US"/>
            </w:rPr>
          </w:rPrChange>
        </w:rPr>
        <w:t>Dengke Zhao</w:t>
      </w:r>
      <w:r>
        <w:rPr>
          <w:vertAlign w:val="superscript"/>
          <w:rPrChange w:id="21" w:author="SHM-EM Authors" w:date="2026-09-05T09:25:00Z" w16du:dateUtc="2026-09-05T01:25:00Z">
            <w:rPr>
              <w:sz w:val="18"/>
              <w:vertAlign w:val="superscript"/>
            </w:rPr>
          </w:rPrChange>
        </w:rPr>
        <w:t>a,b</w:t>
      </w:r>
      <w:r>
        <w:rPr>
          <w:rPrChange w:id="22" w:author="SHM-EM Authors" w:date="2026-09-05T09:25:00Z" w16du:dateUtc="2026-09-05T01:25:00Z">
            <w:rPr>
              <w:sz w:val="18"/>
            </w:rPr>
          </w:rPrChange>
        </w:rPr>
        <w:t>,</w:t>
      </w:r>
      <w:r>
        <w:rPr>
          <w:rPrChange w:id="23" w:author="SHM-EM Authors" w:date="2026-09-05T09:25:00Z" w16du:dateUtc="2026-09-05T01:25:00Z">
            <w:rPr>
              <w:sz w:val="18"/>
              <w:lang w:val="en-US"/>
            </w:rPr>
          </w:rPrChange>
        </w:rPr>
        <w:t xml:space="preserve"> </w:t>
      </w:r>
      <w:r>
        <w:rPr>
          <w:rPrChange w:id="24" w:author="SHM-EM Authors" w:date="2026-09-05T09:25:00Z" w16du:dateUtc="2026-09-05T01:25:00Z">
            <w:rPr>
              <w:sz w:val="18"/>
            </w:rPr>
          </w:rPrChange>
        </w:rPr>
        <w:t>Jianming Wang</w:t>
      </w:r>
      <w:r>
        <w:rPr>
          <w:vertAlign w:val="superscript"/>
          <w:rPrChange w:id="25" w:author="SHM-EM Authors" w:date="2026-09-05T09:25:00Z" w16du:dateUtc="2026-09-05T01:25:00Z">
            <w:rPr>
              <w:sz w:val="18"/>
              <w:vertAlign w:val="superscript"/>
            </w:rPr>
          </w:rPrChange>
        </w:rPr>
        <w:t>a,b</w:t>
      </w:r>
      <w:r>
        <w:rPr>
          <w:rPrChange w:id="26" w:author="SHM-EM Authors" w:date="2026-09-05T09:25:00Z" w16du:dateUtc="2026-09-05T01:25:00Z">
            <w:rPr>
              <w:sz w:val="18"/>
            </w:rPr>
          </w:rPrChange>
        </w:rPr>
        <w:t xml:space="preserve">, </w:t>
      </w:r>
    </w:p>
    <w:p w14:paraId="3135EDA0" w14:textId="77777777" w:rsidR="0073212B" w:rsidRDefault="002B7AEB">
      <w:pPr>
        <w:jc w:val="center"/>
        <w:rPr>
          <w:rPrChange w:id="27" w:author="SHM-EM Authors" w:date="2026-09-05T09:25:00Z" w16du:dateUtc="2026-09-05T01:25:00Z">
            <w:rPr>
              <w:sz w:val="18"/>
            </w:rPr>
          </w:rPrChange>
        </w:rPr>
        <w:pPrChange w:id="28" w:author="SHM-EM Authors" w:date="2026-09-05T09:25:00Z" w16du:dateUtc="2026-09-05T01:25:00Z">
          <w:pPr>
            <w:spacing w:after="180"/>
            <w:jc w:val="center"/>
          </w:pPr>
        </w:pPrChange>
      </w:pPr>
      <w:r>
        <w:rPr>
          <w:rPrChange w:id="29" w:author="SHM-EM Authors" w:date="2026-09-05T09:25:00Z" w16du:dateUtc="2026-09-05T01:25:00Z">
            <w:rPr>
              <w:sz w:val="18"/>
            </w:rPr>
          </w:rPrChange>
        </w:rPr>
        <w:t>Zhaoyan Li</w:t>
      </w:r>
      <w:r>
        <w:rPr>
          <w:vertAlign w:val="superscript"/>
          <w:rPrChange w:id="30" w:author="SHM-EM Authors" w:date="2026-09-05T09:25:00Z" w16du:dateUtc="2026-09-05T01:25:00Z">
            <w:rPr>
              <w:sz w:val="18"/>
              <w:vertAlign w:val="superscript"/>
            </w:rPr>
          </w:rPrChange>
        </w:rPr>
        <w:t>a,b</w:t>
      </w:r>
      <w:r>
        <w:rPr>
          <w:rPrChange w:id="31" w:author="SHM-EM Authors" w:date="2026-09-05T09:25:00Z" w16du:dateUtc="2026-09-05T01:25:00Z">
            <w:rPr>
              <w:sz w:val="18"/>
            </w:rPr>
          </w:rPrChange>
        </w:rPr>
        <w:t xml:space="preserve">, </w:t>
      </w:r>
      <w:del w:id="32" w:author="SHM-EM Authors" w:date="2026-09-05T09:25:00Z" w16du:dateUtc="2026-09-05T01:25:00Z">
        <w:r>
          <w:rPr>
            <w:rFonts w:hint="eastAsia"/>
            <w:sz w:val="18"/>
          </w:rPr>
          <w:delText>SiranYang</w:delText>
        </w:r>
        <w:r>
          <w:rPr>
            <w:rFonts w:hint="eastAsia"/>
            <w:sz w:val="18"/>
            <w:vertAlign w:val="superscript"/>
          </w:rPr>
          <w:delText>a</w:delText>
        </w:r>
      </w:del>
      <w:ins w:id="33" w:author="SHM-EM Authors" w:date="2026-09-05T09:25:00Z" w16du:dateUtc="2026-09-05T01:25:00Z">
        <w:r>
          <w:t>Siran Yang</w:t>
        </w:r>
        <w:r>
          <w:rPr>
            <w:vertAlign w:val="superscript"/>
          </w:rPr>
          <w:t>a</w:t>
        </w:r>
      </w:ins>
      <w:r>
        <w:rPr>
          <w:vertAlign w:val="superscript"/>
          <w:rPrChange w:id="34" w:author="SHM-EM Authors" w:date="2026-09-05T09:25:00Z" w16du:dateUtc="2026-09-05T01:25:00Z">
            <w:rPr>
              <w:sz w:val="18"/>
              <w:vertAlign w:val="superscript"/>
            </w:rPr>
          </w:rPrChange>
        </w:rPr>
        <w:t>,b</w:t>
      </w:r>
    </w:p>
    <w:p w14:paraId="2E19F856" w14:textId="77777777" w:rsidR="001F2CBA" w:rsidRDefault="001F2CBA">
      <w:pPr>
        <w:spacing w:after="180"/>
        <w:jc w:val="center"/>
        <w:rPr>
          <w:del w:id="35" w:author="SHM-EM Authors" w:date="2026-09-05T09:25:00Z" w16du:dateUtc="2026-09-05T01:25:00Z"/>
          <w:sz w:val="18"/>
        </w:rPr>
      </w:pPr>
    </w:p>
    <w:p w14:paraId="3558D47C" w14:textId="77777777" w:rsidR="001F2CBA" w:rsidRDefault="002B7AEB">
      <w:pPr>
        <w:spacing w:after="180"/>
        <w:jc w:val="center"/>
        <w:rPr>
          <w:del w:id="36" w:author="SHM-EM Authors" w:date="2026-09-05T09:25:00Z" w16du:dateUtc="2026-09-05T01:25:00Z"/>
          <w:sz w:val="18"/>
        </w:rPr>
      </w:pPr>
      <w:r>
        <w:rPr>
          <w:vertAlign w:val="superscript"/>
          <w:rPrChange w:id="37" w:author="SHM-EM Authors" w:date="2026-09-05T09:25:00Z" w16du:dateUtc="2026-09-05T01:25:00Z">
            <w:rPr>
              <w:sz w:val="18"/>
            </w:rPr>
          </w:rPrChange>
        </w:rPr>
        <w:t>a</w:t>
      </w:r>
      <w:del w:id="38" w:author="SHM-EM Authors" w:date="2026-09-05T09:25:00Z" w16du:dateUtc="2026-09-05T01:25:00Z">
        <w:r>
          <w:rPr>
            <w:rFonts w:hint="eastAsia"/>
            <w:sz w:val="18"/>
          </w:rPr>
          <w:delText>)</w:delText>
        </w:r>
      </w:del>
      <w:r>
        <w:rPr>
          <w:rPrChange w:id="39" w:author="SHM-EM Authors" w:date="2026-09-05T09:25:00Z" w16du:dateUtc="2026-09-05T01:25:00Z">
            <w:rPr>
              <w:sz w:val="18"/>
            </w:rPr>
          </w:rPrChange>
        </w:rPr>
        <w:t xml:space="preserve"> Key Laboratory of Earthquake Engineering and Engineering Vibration, Institute of </w:t>
      </w:r>
    </w:p>
    <w:p w14:paraId="2BDC5956" w14:textId="77777777" w:rsidR="001F2CBA" w:rsidRDefault="002B7AEB">
      <w:pPr>
        <w:spacing w:after="180"/>
        <w:jc w:val="center"/>
        <w:rPr>
          <w:del w:id="40" w:author="SHM-EM Authors" w:date="2026-09-05T09:25:00Z" w16du:dateUtc="2026-09-05T01:25:00Z"/>
          <w:rFonts w:eastAsia="Noto Serif CJK SC"/>
          <w:sz w:val="18"/>
        </w:rPr>
      </w:pPr>
      <w:r>
        <w:rPr>
          <w:rPrChange w:id="41" w:author="SHM-EM Authors" w:date="2026-09-05T09:25:00Z" w16du:dateUtc="2026-09-05T01:25:00Z">
            <w:rPr>
              <w:sz w:val="18"/>
            </w:rPr>
          </w:rPrChange>
        </w:rPr>
        <w:t>Engineering Mechanics, China Earthquake Administration, Harbin 150080, China</w:t>
      </w:r>
    </w:p>
    <w:p w14:paraId="7CE9EA6A" w14:textId="77777777" w:rsidR="0073212B" w:rsidRDefault="002B7AEB">
      <w:pPr>
        <w:jc w:val="center"/>
        <w:rPr>
          <w:rPrChange w:id="42" w:author="SHM-EM Authors" w:date="2026-09-05T09:25:00Z" w16du:dateUtc="2026-09-05T01:25:00Z">
            <w:rPr>
              <w:sz w:val="18"/>
            </w:rPr>
          </w:rPrChange>
        </w:rPr>
        <w:pPrChange w:id="43" w:author="SHM-EM Authors" w:date="2026-09-05T09:25:00Z" w16du:dateUtc="2026-09-05T01:25:00Z">
          <w:pPr>
            <w:spacing w:after="180"/>
            <w:jc w:val="center"/>
          </w:pPr>
        </w:pPrChange>
      </w:pPr>
      <w:ins w:id="44" w:author="SHM-EM Authors" w:date="2026-09-05T09:25:00Z" w16du:dateUtc="2026-09-05T01:25:00Z">
        <w:r>
          <w:br/>
        </w:r>
      </w:ins>
      <w:r>
        <w:rPr>
          <w:vertAlign w:val="superscript"/>
          <w:rPrChange w:id="45" w:author="SHM-EM Authors" w:date="2026-09-05T09:25:00Z" w16du:dateUtc="2026-09-05T01:25:00Z">
            <w:rPr>
              <w:sz w:val="18"/>
            </w:rPr>
          </w:rPrChange>
        </w:rPr>
        <w:t>b</w:t>
      </w:r>
      <w:del w:id="46" w:author="SHM-EM Authors" w:date="2026-09-05T09:25:00Z" w16du:dateUtc="2026-09-05T01:25:00Z">
        <w:r>
          <w:rPr>
            <w:rFonts w:hint="eastAsia"/>
            <w:sz w:val="18"/>
          </w:rPr>
          <w:delText>)</w:delText>
        </w:r>
      </w:del>
      <w:r>
        <w:rPr>
          <w:rPrChange w:id="47" w:author="SHM-EM Authors" w:date="2026-09-05T09:25:00Z" w16du:dateUtc="2026-09-05T01:25:00Z">
            <w:rPr>
              <w:sz w:val="18"/>
            </w:rPr>
          </w:rPrChange>
        </w:rPr>
        <w:t xml:space="preserve"> Key Laboratory Earthquake Disaster Mitigation, Ministry of Emergency Management, Harbin 150080, China</w:t>
      </w:r>
    </w:p>
    <w:p w14:paraId="494E4B63" w14:textId="77777777" w:rsidR="001F2CBA" w:rsidRDefault="002B7AEB">
      <w:pPr>
        <w:spacing w:after="180"/>
        <w:rPr>
          <w:del w:id="48" w:author="SHM-EM Authors" w:date="2026-09-05T09:25:00Z" w16du:dateUtc="2026-09-05T01:25:00Z"/>
          <w:sz w:val="18"/>
        </w:rPr>
      </w:pPr>
      <w:r>
        <w:rPr>
          <w:vertAlign w:val="superscript"/>
          <w:rPrChange w:id="49" w:author="SHM-EM Authors" w:date="2026-09-05T09:25:00Z" w16du:dateUtc="2026-09-05T01:25:00Z">
            <w:rPr>
              <w:sz w:val="18"/>
            </w:rPr>
          </w:rPrChange>
        </w:rPr>
        <w:t>*</w:t>
      </w:r>
      <w:r>
        <w:rPr>
          <w:rPrChange w:id="50" w:author="SHM-EM Authors" w:date="2026-09-05T09:25:00Z" w16du:dateUtc="2026-09-05T01:25:00Z">
            <w:rPr>
              <w:sz w:val="18"/>
            </w:rPr>
          </w:rPrChange>
        </w:rPr>
        <w:t xml:space="preserve"> Corresponding </w:t>
      </w:r>
      <w:del w:id="51" w:author="SHM-EM Authors" w:date="2026-09-05T09:25:00Z" w16du:dateUtc="2026-09-05T01:25:00Z">
        <w:r>
          <w:rPr>
            <w:rFonts w:hint="eastAsia"/>
            <w:sz w:val="18"/>
          </w:rPr>
          <w:delText>Author: ZifaWang</w:delText>
        </w:r>
      </w:del>
    </w:p>
    <w:p w14:paraId="5BAEFCE4" w14:textId="77777777" w:rsidR="001F2CBA" w:rsidRDefault="002B7AEB">
      <w:pPr>
        <w:spacing w:after="180"/>
        <w:rPr>
          <w:del w:id="52" w:author="SHM-EM Authors" w:date="2026-09-05T09:25:00Z" w16du:dateUtc="2026-09-05T01:25:00Z"/>
          <w:sz w:val="18"/>
        </w:rPr>
      </w:pPr>
      <w:del w:id="53" w:author="SHM-EM Authors" w:date="2026-09-05T09:25:00Z" w16du:dateUtc="2026-09-05T01:25:00Z">
        <w:r>
          <w:rPr>
            <w:rFonts w:hint="eastAsia"/>
            <w:sz w:val="18"/>
          </w:rPr>
          <w:delText>E-mail address</w:delText>
        </w:r>
      </w:del>
      <w:ins w:id="54" w:author="SHM-EM Authors" w:date="2026-09-05T09:25:00Z" w16du:dateUtc="2026-09-05T01:25:00Z">
        <w:r>
          <w:t>author</w:t>
        </w:r>
      </w:ins>
      <w:r>
        <w:rPr>
          <w:rPrChange w:id="55" w:author="SHM-EM Authors" w:date="2026-09-05T09:25:00Z" w16du:dateUtc="2026-09-05T01:25:00Z">
            <w:rPr>
              <w:sz w:val="18"/>
            </w:rPr>
          </w:rPrChange>
        </w:rPr>
        <w:t>: Zifa</w:t>
      </w:r>
      <w:ins w:id="56" w:author="SHM-EM Authors" w:date="2026-09-05T09:25:00Z" w16du:dateUtc="2026-09-05T01:25:00Z">
        <w:r>
          <w:t xml:space="preserve"> Wang, Zifa</w:t>
        </w:r>
      </w:ins>
      <w:r>
        <w:rPr>
          <w:rPrChange w:id="57" w:author="SHM-EM Authors" w:date="2026-09-05T09:25:00Z" w16du:dateUtc="2026-09-05T01:25:00Z">
            <w:rPr>
              <w:sz w:val="18"/>
            </w:rPr>
          </w:rPrChange>
        </w:rPr>
        <w:t>@iem.ac.cn</w:t>
      </w:r>
    </w:p>
    <w:p w14:paraId="34D2D5CD" w14:textId="77777777" w:rsidR="0073212B" w:rsidRDefault="002B7AEB">
      <w:pPr>
        <w:jc w:val="center"/>
        <w:rPr>
          <w:rPrChange w:id="58" w:author="SHM-EM Authors" w:date="2026-09-05T09:25:00Z" w16du:dateUtc="2026-09-05T01:25:00Z">
            <w:rPr>
              <w:sz w:val="18"/>
            </w:rPr>
          </w:rPrChange>
        </w:rPr>
        <w:pPrChange w:id="59" w:author="SHM-EM Authors" w:date="2026-09-05T09:25:00Z" w16du:dateUtc="2026-09-05T01:25:00Z">
          <w:pPr>
            <w:spacing w:after="180"/>
            <w:jc w:val="both"/>
          </w:pPr>
        </w:pPrChange>
      </w:pPr>
      <w:del w:id="60" w:author="SHM-EM Authors" w:date="2026-09-05T09:25:00Z" w16du:dateUtc="2026-09-05T01:25:00Z">
        <w:r>
          <w:rPr>
            <w:rFonts w:hint="eastAsia"/>
            <w:sz w:val="18"/>
          </w:rPr>
          <w:delText>Full mailing address:</w:delText>
        </w:r>
      </w:del>
      <w:ins w:id="61" w:author="SHM-EM Authors" w:date="2026-09-05T09:25:00Z" w16du:dateUtc="2026-09-05T01:25:00Z">
        <w:r>
          <w:t>.</w:t>
        </w:r>
      </w:ins>
      <w:r>
        <w:rPr>
          <w:rPrChange w:id="62" w:author="SHM-EM Authors" w:date="2026-09-05T09:25:00Z" w16du:dateUtc="2026-09-05T01:25:00Z">
            <w:rPr>
              <w:sz w:val="18"/>
            </w:rPr>
          </w:rPrChange>
        </w:rPr>
        <w:t xml:space="preserve"> Institute of Engineering Mechanics, China Earthquake Administration, No.</w:t>
      </w:r>
      <w:ins w:id="63" w:author="SHM-EM Authors" w:date="2026-09-05T09:25:00Z" w16du:dateUtc="2026-09-05T01:25:00Z">
        <w:r>
          <w:t xml:space="preserve"> </w:t>
        </w:r>
      </w:ins>
      <w:r>
        <w:rPr>
          <w:rPrChange w:id="64" w:author="SHM-EM Authors" w:date="2026-09-05T09:25:00Z" w16du:dateUtc="2026-09-05T01:25:00Z">
            <w:rPr>
              <w:sz w:val="18"/>
            </w:rPr>
          </w:rPrChange>
        </w:rPr>
        <w:t>29 Xuefu Road, Harbin 150080, China</w:t>
      </w:r>
      <w:ins w:id="65" w:author="SHM-EM Authors" w:date="2026-09-05T09:25:00Z" w16du:dateUtc="2026-09-05T01:25:00Z">
        <w:r>
          <w:t>.</w:t>
        </w:r>
      </w:ins>
    </w:p>
    <w:p w14:paraId="25E3E610" w14:textId="77777777" w:rsidR="001F2CBA" w:rsidRDefault="001F2CBA">
      <w:pPr>
        <w:spacing w:after="180"/>
        <w:rPr>
          <w:del w:id="66" w:author="SHM-EM Authors" w:date="2026-09-05T09:25:00Z" w16du:dateUtc="2026-09-05T01:25:00Z"/>
          <w:sz w:val="18"/>
        </w:rPr>
      </w:pPr>
    </w:p>
    <w:p w14:paraId="1760E587" w14:textId="77777777" w:rsidR="0073212B" w:rsidRDefault="002B7AEB">
      <w:pPr>
        <w:pStyle w:val="2"/>
        <w:pPrChange w:id="67" w:author="SHM-EM Authors" w:date="2026-09-05T09:25:00Z" w16du:dateUtc="2026-09-05T01:25:00Z">
          <w:pPr>
            <w:keepNext/>
            <w:spacing w:before="200" w:line="240" w:lineRule="auto"/>
          </w:pPr>
        </w:pPrChange>
      </w:pPr>
      <w:r>
        <w:rPr>
          <w:b w:val="0"/>
          <w:rPrChange w:id="68" w:author="SHM-EM Authors" w:date="2026-09-05T09:25:00Z" w16du:dateUtc="2026-09-05T01:25:00Z">
            <w:rPr>
              <w:b/>
              <w:sz w:val="24"/>
            </w:rPr>
          </w:rPrChange>
        </w:rPr>
        <w:t>Abstract</w:t>
      </w:r>
    </w:p>
    <w:p w14:paraId="7B522D87" w14:textId="77777777" w:rsidR="0073212B" w:rsidRDefault="002B7AEB">
      <w:pPr>
        <w:rPr>
          <w:rPrChange w:id="69" w:author="SHM-EM Authors" w:date="2026-09-05T09:25:00Z" w16du:dateUtc="2026-09-05T01:25:00Z">
            <w:rPr>
              <w:lang w:val="en-US"/>
            </w:rPr>
          </w:rPrChange>
        </w:rPr>
        <w:pPrChange w:id="70" w:author="SHM-EM Authors" w:date="2026-09-05T09:25:00Z" w16du:dateUtc="2026-09-05T01:25:00Z">
          <w:pPr>
            <w:spacing w:after="120"/>
            <w:jc w:val="both"/>
          </w:pPr>
        </w:pPrChange>
      </w:pPr>
      <w:r>
        <w:t>Engineering</w:t>
      </w:r>
      <w:del w:id="71" w:author="SHM-EM Authors" w:date="2026-09-05T09:25:00Z" w16du:dateUtc="2026-09-05T01:25:00Z">
        <w:r>
          <w:rPr>
            <w:rFonts w:eastAsia="Noto Serif CJK SC" w:hint="eastAsia"/>
            <w:sz w:val="20"/>
          </w:rPr>
          <w:delText xml:space="preserve"> </w:delText>
        </w:r>
      </w:del>
      <w:ins w:id="72" w:author="SHM-EM Authors" w:date="2026-09-05T09:25:00Z" w16du:dateUtc="2026-09-05T01:25:00Z">
        <w:r>
          <w:t>-</w:t>
        </w:r>
      </w:ins>
      <w:r>
        <w:t xml:space="preserve">monitoring software </w:t>
      </w:r>
      <w:del w:id="73" w:author="SHM-EM Authors" w:date="2026-09-05T09:25:00Z" w16du:dateUtc="2026-09-05T01:25:00Z">
        <w:r>
          <w:rPr>
            <w:rFonts w:eastAsia="Noto Serif CJK SC" w:hint="eastAsia"/>
            <w:sz w:val="20"/>
          </w:rPr>
          <w:delText>typically treats</w:delText>
        </w:r>
      </w:del>
      <w:ins w:id="74" w:author="SHM-EM Authors" w:date="2026-09-05T09:25:00Z" w16du:dateUtc="2026-09-05T01:25:00Z">
        <w:r>
          <w:t>often separates</w:t>
        </w:r>
      </w:ins>
      <w:r>
        <w:t xml:space="preserve"> data acquisition, time-series forecasting, and event response</w:t>
      </w:r>
      <w:del w:id="75" w:author="SHM-EM Authors" w:date="2026-09-05T09:25:00Z" w16du:dateUtc="2026-09-05T01:25:00Z">
        <w:r>
          <w:rPr>
            <w:rFonts w:eastAsia="Noto Serif CJK SC" w:hint="eastAsia"/>
            <w:sz w:val="20"/>
          </w:rPr>
          <w:delText xml:space="preserve"> as separate modules.</w:delText>
        </w:r>
      </w:del>
      <w:ins w:id="76" w:author="SHM-EM Authors" w:date="2026-09-05T09:25:00Z" w16du:dateUtc="2026-09-05T01:25:00Z">
        <w:r>
          <w:t>.</w:t>
        </w:r>
      </w:ins>
      <w:r>
        <w:t xml:space="preserve"> This separation </w:t>
      </w:r>
      <w:del w:id="77" w:author="SHM-EM Authors" w:date="2026-09-05T09:25:00Z" w16du:dateUtc="2026-09-05T01:25:00Z">
        <w:r>
          <w:rPr>
            <w:rFonts w:eastAsia="Noto Serif CJK SC" w:hint="eastAsia"/>
            <w:sz w:val="20"/>
          </w:rPr>
          <w:delText>ties</w:delText>
        </w:r>
      </w:del>
      <w:ins w:id="78" w:author="SHM-EM Authors" w:date="2026-09-05T09:25:00Z" w16du:dateUtc="2026-09-05T01:25:00Z">
        <w:r>
          <w:t>binds</w:t>
        </w:r>
      </w:ins>
      <w:r>
        <w:t xml:space="preserve"> model inputs to project-specific schemas, </w:t>
      </w:r>
      <w:del w:id="79" w:author="SHM-EM Authors" w:date="2026-09-05T09:25:00Z" w16du:dateUtc="2026-09-05T01:25:00Z">
        <w:r>
          <w:rPr>
            <w:rFonts w:eastAsia="Noto Serif CJK SC" w:hint="eastAsia"/>
            <w:sz w:val="20"/>
          </w:rPr>
          <w:delText xml:space="preserve">prevents forecasts from sharing a common </w:delText>
        </w:r>
      </w:del>
      <w:ins w:id="80" w:author="SHM-EM Authors" w:date="2026-09-05T09:25:00Z" w16du:dateUtc="2026-09-05T01:25:00Z">
        <w:r>
          <w:t xml:space="preserve">obscures temporal and </w:t>
        </w:r>
      </w:ins>
      <w:r>
        <w:t xml:space="preserve">engineering </w:t>
      </w:r>
      <w:del w:id="81" w:author="SHM-EM Authors" w:date="2026-09-05T09:25:00Z" w16du:dateUtc="2026-09-05T01:25:00Z">
        <w:r>
          <w:rPr>
            <w:rFonts w:eastAsia="Noto Serif CJK SC" w:hint="eastAsia"/>
            <w:sz w:val="20"/>
          </w:rPr>
          <w:delText>and temporal frame</w:delText>
        </w:r>
      </w:del>
      <w:ins w:id="82" w:author="SHM-EM Authors" w:date="2026-09-05T09:25:00Z" w16du:dateUtc="2026-09-05T01:25:00Z">
        <w:r>
          <w:t>semantics across forecasts</w:t>
        </w:r>
      </w:ins>
      <w:r>
        <w:t xml:space="preserve">, and makes it difficult to </w:t>
      </w:r>
      <w:del w:id="83" w:author="SHM-EM Authors" w:date="2026-09-05T09:25:00Z" w16du:dateUtc="2026-09-05T01:25:00Z">
        <w:r>
          <w:rPr>
            <w:rFonts w:eastAsia="Noto Serif CJK SC" w:hint="eastAsia"/>
            <w:sz w:val="20"/>
          </w:rPr>
          <w:delText>incorporate</w:delText>
        </w:r>
      </w:del>
      <w:ins w:id="84" w:author="SHM-EM Authors" w:date="2026-09-05T09:25:00Z" w16du:dateUtc="2026-09-05T01:25:00Z">
        <w:r>
          <w:t>admit</w:t>
        </w:r>
      </w:ins>
      <w:r>
        <w:t xml:space="preserve"> predictions safely into formal event workflows. </w:t>
      </w:r>
      <w:del w:id="85" w:author="SHM-EM Authors" w:date="2026-09-05T09:25:00Z" w16du:dateUtc="2026-09-05T01:25:00Z">
        <w:r>
          <w:rPr>
            <w:rFonts w:eastAsia="Noto Serif CJK SC" w:hint="eastAsia"/>
            <w:sz w:val="20"/>
          </w:rPr>
          <w:delText xml:space="preserve">This paper presents </w:delText>
        </w:r>
      </w:del>
      <w:r>
        <w:t>SHM-EM</w:t>
      </w:r>
      <w:del w:id="86" w:author="SHM-EM Authors" w:date="2026-09-05T09:25:00Z" w16du:dateUtc="2026-09-05T01:25:00Z">
        <w:r>
          <w:rPr>
            <w:rFonts w:eastAsia="Noto Serif CJK SC" w:hint="eastAsia"/>
            <w:sz w:val="20"/>
          </w:rPr>
          <w:delText>,</w:delText>
        </w:r>
      </w:del>
      <w:ins w:id="87" w:author="SHM-EM Authors" w:date="2026-09-05T09:25:00Z" w16du:dateUtc="2026-09-05T01:25:00Z">
        <w:r>
          <w:t xml:space="preserve"> is</w:t>
        </w:r>
      </w:ins>
      <w:r>
        <w:t xml:space="preserve"> an open-source framework that treats persisted forecasts as contextualized </w:t>
      </w:r>
      <w:ins w:id="88" w:author="SHM-EM Authors" w:date="2026-09-05T09:25:00Z" w16du:dateUtc="2026-09-05T01:25:00Z">
        <w:r>
          <w:t xml:space="preserve">and auditable </w:t>
        </w:r>
      </w:ins>
      <w:r>
        <w:t xml:space="preserve">inputs to </w:t>
      </w:r>
      <w:ins w:id="89" w:author="SHM-EM Authors" w:date="2026-09-05T09:25:00Z" w16du:dateUtc="2026-09-05T01:25:00Z">
        <w:r>
          <w:t>engineering-</w:t>
        </w:r>
      </w:ins>
      <w:r>
        <w:t xml:space="preserve">event management. </w:t>
      </w:r>
      <w:del w:id="90" w:author="SHM-EM Authors" w:date="2026-09-05T09:25:00Z" w16du:dateUtc="2026-09-05T01:25:00Z">
        <w:r>
          <w:rPr>
            <w:rFonts w:eastAsia="Noto Serif CJK SC" w:hint="eastAsia"/>
            <w:sz w:val="20"/>
          </w:rPr>
          <w:delText xml:space="preserve">A </w:delText>
        </w:r>
      </w:del>
      <w:ins w:id="91" w:author="SHM-EM Authors" w:date="2026-09-05T09:25:00Z" w16du:dateUtc="2026-09-05T01:25:00Z">
        <w:r>
          <w:t xml:space="preserve">It contributes three software mechanisms: a </w:t>
        </w:r>
      </w:ins>
      <w:r>
        <w:t xml:space="preserve">versioned </w:t>
      </w:r>
      <w:ins w:id="92" w:author="SHM-EM Authors" w:date="2026-09-05T09:25:00Z" w16du:dateUtc="2026-09-05T01:25:00Z">
        <w:r>
          <w:t xml:space="preserve">engineering-semantic </w:t>
        </w:r>
      </w:ins>
      <w:r>
        <w:t>data-model contract</w:t>
      </w:r>
      <w:del w:id="93" w:author="SHM-EM Authors" w:date="2026-09-05T09:25:00Z" w16du:dateUtc="2026-09-05T01:25:00Z">
        <w:r>
          <w:rPr>
            <w:rFonts w:eastAsia="Noto Serif CJK SC" w:hint="eastAsia"/>
            <w:sz w:val="20"/>
          </w:rPr>
          <w:delText xml:space="preserve"> defines how engineering objects and source fields map to ordered model inputs and prediction targets. Forecasts from multiple models are </w:delText>
        </w:r>
      </w:del>
      <w:ins w:id="94" w:author="SHM-EM Authors" w:date="2026-09-05T09:25:00Z" w16du:dateUtc="2026-09-05T01:25:00Z">
        <w:r>
          <w:t xml:space="preserve">; a </w:t>
        </w:r>
      </w:ins>
      <w:r>
        <w:t xml:space="preserve">synchronized </w:t>
      </w:r>
      <w:del w:id="95" w:author="SHM-EM Authors" w:date="2026-09-05T09:25:00Z" w16du:dateUtc="2026-09-05T01:25:00Z">
        <w:r>
          <w:rPr>
            <w:rFonts w:eastAsia="Noto Serif CJK SC" w:hint="eastAsia"/>
            <w:sz w:val="20"/>
          </w:rPr>
          <w:delText>and summarized as a software-level project future state. After validation, users may evaluate a rule without creating formal records or execute it through an independent eligibility gate</w:delText>
        </w:r>
      </w:del>
      <w:ins w:id="96" w:author="SHM-EM Authors" w:date="2026-09-05T09:25:00Z" w16du:dateUtc="2026-09-05T01:25:00Z">
        <w:r>
          <w:t>Project Future State</w:t>
        </w:r>
      </w:ins>
      <w:r>
        <w:t xml:space="preserve"> that </w:t>
      </w:r>
      <w:del w:id="97" w:author="SHM-EM Authors" w:date="2026-09-05T09:25:00Z" w16du:dateUtc="2026-09-05T01:25:00Z">
        <w:r>
          <w:rPr>
            <w:rFonts w:eastAsia="Noto Serif CJK SC" w:hint="eastAsia"/>
            <w:sz w:val="20"/>
          </w:rPr>
          <w:delText xml:space="preserve">creates events, responses, and provenance only when all checks pass. A </w:delText>
        </w:r>
      </w:del>
      <w:ins w:id="98" w:author="SHM-EM Authors" w:date="2026-09-05T09:25:00Z" w16du:dateUtc="2026-09-05T01:25:00Z">
        <w:r>
          <w:t xml:space="preserve">aggregates multi-target forecasts on one project timeline; and a controlled forecast-to-event transition that separates audited candidate evaluation without formal business side effects from gated Execute. The revised validation uses a </w:t>
        </w:r>
      </w:ins>
      <w:r>
        <w:t xml:space="preserve">de-identified excavation </w:t>
      </w:r>
      <w:ins w:id="99" w:author="SHM-EM Authors" w:date="2026-09-05T09:25:00Z" w16du:dateUtc="2026-09-05T01:25:00Z">
        <w:r>
          <w:t xml:space="preserve">reference </w:t>
        </w:r>
      </w:ins>
      <w:r>
        <w:t>case</w:t>
      </w:r>
      <w:del w:id="100" w:author="SHM-EM Authors" w:date="2026-09-05T09:25:00Z" w16du:dateUtc="2026-09-05T01:25:00Z">
        <w:r>
          <w:rPr>
            <w:rFonts w:eastAsia="Noto Serif CJK SC" w:hint="eastAsia"/>
            <w:sz w:val="20"/>
          </w:rPr>
          <w:delText xml:space="preserve"> demonstrates rolling multi-target forecasting and end-to-end reproduction. The repository includes the public sample,</w:delText>
        </w:r>
      </w:del>
      <w:ins w:id="101" w:author="SHM-EM Authors" w:date="2026-09-05T09:25:00Z" w16du:dateUtc="2026-09-05T01:25:00Z">
        <w:r>
          <w:t>, a synthetic bridge configuration used solely as a software-reuse fixture, a 15-case validation matrix comprising one positive control, 12 failure-path cases, and two input-availability controls, repeated runtime measurements, and a concrete event provenance trace. The reference workflow integrates six fixed-version point-forecast</w:t>
        </w:r>
      </w:ins>
      <w:r>
        <w:t xml:space="preserve"> model bundles, </w:t>
      </w:r>
      <w:del w:id="102" w:author="SHM-EM Authors" w:date="2026-09-05T09:25:00Z" w16du:dateUtc="2026-09-05T01:25:00Z">
        <w:r>
          <w:rPr>
            <w:rFonts w:eastAsia="Noto Serif CJK SC" w:hint="eastAsia"/>
            <w:sz w:val="20"/>
          </w:rPr>
          <w:delText>database scripts, tests,</w:delText>
        </w:r>
      </w:del>
      <w:ins w:id="103" w:author="SHM-EM Authors" w:date="2026-09-05T09:25:00Z" w16du:dateUtc="2026-09-05T01:25:00Z">
        <w:r>
          <w:t>124 target channels, 40 future steps, and 4,960 persisted forecast rows. A Docker/Linux execution reproduced the logical end-to-end workflow, although its normalized prediction-output hash differed from the exact Windows reference</w:t>
        </w:r>
      </w:ins>
      <w:r>
        <w:t xml:space="preserve"> and </w:t>
      </w:r>
      <w:del w:id="104" w:author="SHM-EM Authors" w:date="2026-09-05T09:25:00Z" w16du:dateUtc="2026-09-05T01:25:00Z">
        <w:r>
          <w:rPr>
            <w:rFonts w:eastAsia="Noto Serif CJK SC" w:hint="eastAsia"/>
            <w:sz w:val="20"/>
          </w:rPr>
          <w:delText>reproduction tools.</w:delText>
        </w:r>
      </w:del>
      <w:ins w:id="105" w:author="SHM-EM Authors" w:date="2026-09-05T09:25:00Z" w16du:dateUtc="2026-09-05T01:25:00Z">
        <w:r>
          <w:t>no numerical tolerance was applied.</w:t>
        </w:r>
      </w:ins>
      <w:r>
        <w:t xml:space="preserve"> SHM-EM </w:t>
      </w:r>
      <w:del w:id="106" w:author="SHM-EM Authors" w:date="2026-09-05T09:25:00Z" w16du:dateUtc="2026-09-05T01:25:00Z">
        <w:r>
          <w:rPr>
            <w:rFonts w:eastAsia="Noto Serif CJK SC" w:hint="eastAsia"/>
            <w:sz w:val="20"/>
          </w:rPr>
          <w:delText>presents</w:delText>
        </w:r>
      </w:del>
      <w:ins w:id="107" w:author="SHM-EM Authors" w:date="2026-09-05T09:25:00Z" w16du:dateUtc="2026-09-05T01:25:00Z">
        <w:r>
          <w:t>provides</w:t>
        </w:r>
      </w:ins>
      <w:r>
        <w:t xml:space="preserve"> an auditable software workflow rather than a new forecasting algorithm</w:t>
      </w:r>
      <w:ins w:id="108" w:author="SHM-EM Authors" w:date="2026-09-05T09:25:00Z" w16du:dateUtc="2026-09-05T01:25:00Z">
        <w:r>
          <w:t xml:space="preserve"> or a claim of predictive generalization</w:t>
        </w:r>
      </w:ins>
      <w:r>
        <w:t>.</w:t>
      </w:r>
    </w:p>
    <w:p w14:paraId="7ECB741F" w14:textId="77777777" w:rsidR="001F2CBA" w:rsidRDefault="002B7AEB">
      <w:pPr>
        <w:keepNext/>
        <w:spacing w:before="200" w:line="240" w:lineRule="auto"/>
        <w:rPr>
          <w:del w:id="109" w:author="SHM-EM Authors" w:date="2026-09-05T09:25:00Z" w16du:dateUtc="2026-09-05T01:25:00Z"/>
          <w:rFonts w:eastAsia="Noto Serif CJK SC"/>
          <w:sz w:val="20"/>
        </w:rPr>
      </w:pPr>
      <w:r>
        <w:rPr>
          <w:b/>
          <w:rPrChange w:id="110" w:author="SHM-EM Authors" w:date="2026-09-05T09:25:00Z" w16du:dateUtc="2026-09-05T01:25:00Z">
            <w:rPr>
              <w:b/>
              <w:sz w:val="24"/>
            </w:rPr>
          </w:rPrChange>
        </w:rPr>
        <w:t>Keywords</w:t>
      </w:r>
    </w:p>
    <w:p w14:paraId="1AA98ACF" w14:textId="77777777" w:rsidR="0073212B" w:rsidRDefault="002B7AEB">
      <w:pPr>
        <w:pPrChange w:id="111" w:author="SHM-EM Authors" w:date="2026-09-05T09:25:00Z" w16du:dateUtc="2026-09-05T01:25:00Z">
          <w:pPr>
            <w:spacing w:after="160"/>
            <w:jc w:val="both"/>
          </w:pPr>
        </w:pPrChange>
      </w:pPr>
      <w:ins w:id="112" w:author="SHM-EM Authors" w:date="2026-09-05T09:25:00Z" w16du:dateUtc="2026-09-05T01:25:00Z">
        <w:r>
          <w:rPr>
            <w:b/>
          </w:rPr>
          <w:t>:</w:t>
        </w:r>
        <w:r>
          <w:t xml:space="preserve"> </w:t>
        </w:r>
      </w:ins>
      <w:r>
        <w:t>engineering monitoring; structural health monitoring; time-series forecasting; event management</w:t>
      </w:r>
      <w:ins w:id="113" w:author="SHM-EM Authors" w:date="2026-09-05T09:25:00Z" w16du:dateUtc="2026-09-05T01:25:00Z">
        <w:r>
          <w:t>; provenance; reproducible research software</w:t>
        </w:r>
      </w:ins>
    </w:p>
    <w:p w14:paraId="5F7E53EC" w14:textId="77777777" w:rsidR="001F2CBA" w:rsidRDefault="002B7AEB">
      <w:pPr>
        <w:rPr>
          <w:del w:id="114" w:author="SHM-EM Authors" w:date="2026-09-05T09:25:00Z" w16du:dateUtc="2026-09-05T01:25:00Z"/>
        </w:rPr>
      </w:pPr>
      <w:del w:id="115" w:author="SHM-EM Authors" w:date="2026-09-05T09:25:00Z" w16du:dateUtc="2026-09-05T01:25:00Z">
        <w:r>
          <w:br w:type="page"/>
        </w:r>
      </w:del>
    </w:p>
    <w:p w14:paraId="753ED6ED" w14:textId="77777777" w:rsidR="0073212B" w:rsidRDefault="002B7AEB">
      <w:pPr>
        <w:pStyle w:val="2"/>
        <w:pPrChange w:id="116" w:author="SHM-EM Authors" w:date="2026-09-05T09:25:00Z" w16du:dateUtc="2026-09-05T01:25:00Z">
          <w:pPr>
            <w:keepNext/>
            <w:spacing w:before="200" w:line="240" w:lineRule="auto"/>
          </w:pPr>
        </w:pPrChange>
      </w:pPr>
      <w:r>
        <w:rPr>
          <w:b w:val="0"/>
          <w:rPrChange w:id="117" w:author="SHM-EM Authors" w:date="2026-09-05T09:25:00Z" w16du:dateUtc="2026-09-05T01:25:00Z">
            <w:rPr>
              <w:b/>
              <w:sz w:val="24"/>
            </w:rPr>
          </w:rPrChange>
        </w:rPr>
        <w:t>Metadata</w:t>
      </w:r>
    </w:p>
    <w:tbl>
      <w:tblPr>
        <w:tblStyle w:val="af"/>
        <w:tblW w:w="0" w:type="auto"/>
        <w:jc w:val="center"/>
        <w:tblLook w:val="04A0" w:firstRow="1" w:lastRow="0" w:firstColumn="1" w:lastColumn="0" w:noHBand="0" w:noVBand="1"/>
        <w:tblPrChange w:id="118" w:author="SHM-EM Authors" w:date="2026-09-05T09:25:00Z" w16du:dateUtc="2026-09-05T01:25:00Z">
          <w:tblPr>
            <w:tblW w:w="0" w:type="auto"/>
            <w:jc w:val="center"/>
            <w:tblBorders>
              <w:top w:val="single" w:sz="6" w:space="0" w:color="8FA9BC"/>
              <w:left w:val="single" w:sz="6" w:space="0" w:color="8FA9BC"/>
              <w:bottom w:val="single" w:sz="6" w:space="0" w:color="8FA9BC"/>
              <w:right w:val="single" w:sz="6" w:space="0" w:color="8FA9BC"/>
              <w:insideH w:val="single" w:sz="6" w:space="0" w:color="8FA9BC"/>
              <w:insideV w:val="single" w:sz="6" w:space="0" w:color="8FA9BC"/>
            </w:tblBorders>
            <w:tblLook w:val="04A0" w:firstRow="1" w:lastRow="0" w:firstColumn="1" w:lastColumn="0" w:noHBand="0" w:noVBand="1"/>
          </w:tblPr>
        </w:tblPrChange>
      </w:tblPr>
      <w:tblGrid>
        <w:gridCol w:w="1181"/>
        <w:gridCol w:w="2142"/>
        <w:gridCol w:w="6027"/>
        <w:tblGridChange w:id="119">
          <w:tblGrid>
            <w:gridCol w:w="3"/>
            <w:gridCol w:w="624"/>
            <w:gridCol w:w="554"/>
            <w:gridCol w:w="2142"/>
            <w:gridCol w:w="139"/>
            <w:gridCol w:w="5669"/>
            <w:gridCol w:w="219"/>
          </w:tblGrid>
        </w:tblGridChange>
      </w:tblGrid>
      <w:tr w:rsidR="0073212B" w14:paraId="3B56607D" w14:textId="77777777">
        <w:trPr>
          <w:tblHeader/>
          <w:jc w:val="center"/>
          <w:trPrChange w:id="120" w:author="SHM-EM Authors" w:date="2026-09-05T09:25:00Z" w16du:dateUtc="2026-09-05T01:25:00Z">
            <w:trPr>
              <w:gridBefore w:val="1"/>
              <w:gridAfter w:val="0"/>
              <w:tblHeader/>
              <w:jc w:val="center"/>
            </w:trPr>
          </w:trPrChange>
        </w:trPr>
        <w:tc>
          <w:tcPr>
            <w:tcW w:w="3120" w:type="dxa"/>
            <w:shd w:val="clear" w:color="auto" w:fill="EAF2FB"/>
            <w:tcMar>
              <w:top w:w="80" w:type="dxa"/>
              <w:left w:w="90" w:type="dxa"/>
              <w:bottom w:w="80" w:type="dxa"/>
              <w:right w:w="90" w:type="dxa"/>
            </w:tcMar>
            <w:vAlign w:val="center"/>
            <w:tcPrChange w:id="121" w:author="SHM-EM Authors" w:date="2026-09-05T09:25:00Z" w16du:dateUtc="2026-09-05T01:25:00Z">
              <w:tcPr>
                <w:tcW w:w="624" w:type="dxa"/>
                <w:shd w:val="clear" w:color="auto" w:fill="D9EAF7"/>
                <w:tcMar>
                  <w:top w:w="60" w:type="dxa"/>
                  <w:left w:w="80" w:type="dxa"/>
                  <w:bottom w:w="60" w:type="dxa"/>
                  <w:right w:w="80" w:type="dxa"/>
                </w:tcMar>
                <w:vAlign w:val="center"/>
              </w:tcPr>
            </w:tcPrChange>
          </w:tcPr>
          <w:p w14:paraId="06C836FD" w14:textId="77777777" w:rsidR="0073212B" w:rsidRDefault="002B7AEB">
            <w:pPr>
              <w:spacing w:after="0" w:line="240" w:lineRule="auto"/>
              <w:jc w:val="center"/>
              <w:pPrChange w:id="122" w:author="SHM-EM Authors" w:date="2026-09-05T09:25:00Z" w16du:dateUtc="2026-09-05T01:25:00Z">
                <w:pPr>
                  <w:spacing w:after="0" w:line="252" w:lineRule="auto"/>
                </w:pPr>
              </w:pPrChange>
            </w:pPr>
            <w:r>
              <w:rPr>
                <w:b/>
                <w:sz w:val="17"/>
                <w:rPrChange w:id="123" w:author="SHM-EM Authors" w:date="2026-09-05T09:25:00Z" w16du:dateUtc="2026-09-05T01:25:00Z">
                  <w:rPr>
                    <w:sz w:val="16"/>
                  </w:rPr>
                </w:rPrChange>
              </w:rPr>
              <w:t>Nr</w:t>
            </w:r>
          </w:p>
        </w:tc>
        <w:tc>
          <w:tcPr>
            <w:tcW w:w="3120" w:type="dxa"/>
            <w:shd w:val="clear" w:color="auto" w:fill="EAF2FB"/>
            <w:tcMar>
              <w:top w:w="80" w:type="dxa"/>
              <w:left w:w="90" w:type="dxa"/>
              <w:bottom w:w="80" w:type="dxa"/>
              <w:right w:w="90" w:type="dxa"/>
            </w:tcMar>
            <w:vAlign w:val="center"/>
            <w:tcPrChange w:id="124" w:author="SHM-EM Authors" w:date="2026-09-05T09:25:00Z" w16du:dateUtc="2026-09-05T01:25:00Z">
              <w:tcPr>
                <w:tcW w:w="2835" w:type="dxa"/>
                <w:gridSpan w:val="3"/>
                <w:shd w:val="clear" w:color="auto" w:fill="D9EAF7"/>
                <w:tcMar>
                  <w:top w:w="60" w:type="dxa"/>
                  <w:left w:w="80" w:type="dxa"/>
                  <w:bottom w:w="60" w:type="dxa"/>
                  <w:right w:w="80" w:type="dxa"/>
                </w:tcMar>
                <w:vAlign w:val="center"/>
              </w:tcPr>
            </w:tcPrChange>
          </w:tcPr>
          <w:p w14:paraId="49F2492C" w14:textId="77777777" w:rsidR="0073212B" w:rsidRDefault="002B7AEB">
            <w:pPr>
              <w:spacing w:after="0" w:line="240" w:lineRule="auto"/>
              <w:jc w:val="center"/>
              <w:pPrChange w:id="125" w:author="SHM-EM Authors" w:date="2026-09-05T09:25:00Z" w16du:dateUtc="2026-09-05T01:25:00Z">
                <w:pPr>
                  <w:spacing w:after="0" w:line="252" w:lineRule="auto"/>
                </w:pPr>
              </w:pPrChange>
            </w:pPr>
            <w:r>
              <w:rPr>
                <w:b/>
                <w:sz w:val="17"/>
                <w:rPrChange w:id="126" w:author="SHM-EM Authors" w:date="2026-09-05T09:25:00Z" w16du:dateUtc="2026-09-05T01:25:00Z">
                  <w:rPr>
                    <w:sz w:val="16"/>
                  </w:rPr>
                </w:rPrChange>
              </w:rPr>
              <w:t>Code metadata description</w:t>
            </w:r>
          </w:p>
        </w:tc>
        <w:tc>
          <w:tcPr>
            <w:tcW w:w="3120" w:type="dxa"/>
            <w:shd w:val="clear" w:color="auto" w:fill="EAF2FB"/>
            <w:tcMar>
              <w:top w:w="80" w:type="dxa"/>
              <w:left w:w="90" w:type="dxa"/>
              <w:bottom w:w="80" w:type="dxa"/>
              <w:right w:w="90" w:type="dxa"/>
            </w:tcMar>
            <w:vAlign w:val="center"/>
            <w:tcPrChange w:id="127" w:author="SHM-EM Authors" w:date="2026-09-05T09:25:00Z" w16du:dateUtc="2026-09-05T01:25:00Z">
              <w:tcPr>
                <w:tcW w:w="5669" w:type="dxa"/>
                <w:shd w:val="clear" w:color="auto" w:fill="D9EAF7"/>
                <w:tcMar>
                  <w:top w:w="60" w:type="dxa"/>
                  <w:left w:w="80" w:type="dxa"/>
                  <w:bottom w:w="60" w:type="dxa"/>
                  <w:right w:w="80" w:type="dxa"/>
                </w:tcMar>
                <w:vAlign w:val="center"/>
              </w:tcPr>
            </w:tcPrChange>
          </w:tcPr>
          <w:p w14:paraId="6EEDFED7" w14:textId="77777777" w:rsidR="0073212B" w:rsidRDefault="002B7AEB">
            <w:pPr>
              <w:spacing w:after="0" w:line="240" w:lineRule="auto"/>
              <w:jc w:val="center"/>
              <w:pPrChange w:id="128" w:author="SHM-EM Authors" w:date="2026-09-05T09:25:00Z" w16du:dateUtc="2026-09-05T01:25:00Z">
                <w:pPr>
                  <w:spacing w:after="0" w:line="252" w:lineRule="auto"/>
                </w:pPr>
              </w:pPrChange>
            </w:pPr>
            <w:r>
              <w:rPr>
                <w:b/>
                <w:sz w:val="17"/>
                <w:rPrChange w:id="129" w:author="SHM-EM Authors" w:date="2026-09-05T09:25:00Z" w16du:dateUtc="2026-09-05T01:25:00Z">
                  <w:rPr>
                    <w:sz w:val="16"/>
                  </w:rPr>
                </w:rPrChange>
              </w:rPr>
              <w:t>Metadata</w:t>
            </w:r>
          </w:p>
        </w:tc>
      </w:tr>
      <w:tr w:rsidR="0073212B" w14:paraId="6D60B189" w14:textId="77777777">
        <w:trPr>
          <w:jc w:val="center"/>
          <w:trPrChange w:id="130"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131" w:author="SHM-EM Authors" w:date="2026-09-05T09:25:00Z" w16du:dateUtc="2026-09-05T01:25:00Z">
              <w:tcPr>
                <w:tcW w:w="624" w:type="dxa"/>
                <w:tcMar>
                  <w:top w:w="60" w:type="dxa"/>
                  <w:left w:w="80" w:type="dxa"/>
                  <w:bottom w:w="60" w:type="dxa"/>
                  <w:right w:w="80" w:type="dxa"/>
                </w:tcMar>
                <w:vAlign w:val="center"/>
              </w:tcPr>
            </w:tcPrChange>
          </w:tcPr>
          <w:p w14:paraId="7BC061EA" w14:textId="77777777" w:rsidR="0073212B" w:rsidRDefault="002B7AEB">
            <w:pPr>
              <w:spacing w:after="0" w:line="240" w:lineRule="auto"/>
              <w:jc w:val="left"/>
              <w:pPrChange w:id="132" w:author="SHM-EM Authors" w:date="2026-09-05T09:25:00Z" w16du:dateUtc="2026-09-05T01:25:00Z">
                <w:pPr>
                  <w:spacing w:after="0" w:line="252" w:lineRule="auto"/>
                </w:pPr>
              </w:pPrChange>
            </w:pPr>
            <w:r>
              <w:rPr>
                <w:sz w:val="17"/>
                <w:rPrChange w:id="133" w:author="SHM-EM Authors" w:date="2026-09-05T09:25:00Z" w16du:dateUtc="2026-09-05T01:25:00Z">
                  <w:rPr>
                    <w:b/>
                    <w:sz w:val="16"/>
                  </w:rPr>
                </w:rPrChange>
              </w:rPr>
              <w:t>C1</w:t>
            </w:r>
          </w:p>
        </w:tc>
        <w:tc>
          <w:tcPr>
            <w:tcW w:w="3120" w:type="dxa"/>
            <w:tcMar>
              <w:top w:w="80" w:type="dxa"/>
              <w:left w:w="90" w:type="dxa"/>
              <w:bottom w:w="80" w:type="dxa"/>
              <w:right w:w="90" w:type="dxa"/>
            </w:tcMar>
            <w:vAlign w:val="center"/>
            <w:tcPrChange w:id="134" w:author="SHM-EM Authors" w:date="2026-09-05T09:25:00Z" w16du:dateUtc="2026-09-05T01:25:00Z">
              <w:tcPr>
                <w:tcW w:w="2835" w:type="dxa"/>
                <w:gridSpan w:val="3"/>
                <w:tcMar>
                  <w:top w:w="60" w:type="dxa"/>
                  <w:left w:w="80" w:type="dxa"/>
                  <w:bottom w:w="60" w:type="dxa"/>
                  <w:right w:w="80" w:type="dxa"/>
                </w:tcMar>
                <w:vAlign w:val="center"/>
              </w:tcPr>
            </w:tcPrChange>
          </w:tcPr>
          <w:p w14:paraId="1E794B4A" w14:textId="77777777" w:rsidR="0073212B" w:rsidRDefault="002B7AEB">
            <w:pPr>
              <w:spacing w:after="0" w:line="240" w:lineRule="auto"/>
              <w:jc w:val="left"/>
              <w:pPrChange w:id="135" w:author="SHM-EM Authors" w:date="2026-09-05T09:25:00Z" w16du:dateUtc="2026-09-05T01:25:00Z">
                <w:pPr>
                  <w:spacing w:after="0" w:line="252" w:lineRule="auto"/>
                </w:pPr>
              </w:pPrChange>
            </w:pPr>
            <w:r>
              <w:rPr>
                <w:sz w:val="17"/>
                <w:rPrChange w:id="136" w:author="SHM-EM Authors" w:date="2026-09-05T09:25:00Z" w16du:dateUtc="2026-09-05T01:25:00Z">
                  <w:rPr>
                    <w:sz w:val="16"/>
                  </w:rPr>
                </w:rPrChange>
              </w:rPr>
              <w:t>Current code version</w:t>
            </w:r>
          </w:p>
        </w:tc>
        <w:tc>
          <w:tcPr>
            <w:tcW w:w="3120" w:type="dxa"/>
            <w:tcMar>
              <w:top w:w="80" w:type="dxa"/>
              <w:left w:w="90" w:type="dxa"/>
              <w:bottom w:w="80" w:type="dxa"/>
              <w:right w:w="90" w:type="dxa"/>
            </w:tcMar>
            <w:vAlign w:val="center"/>
            <w:tcPrChange w:id="137" w:author="SHM-EM Authors" w:date="2026-09-05T09:25:00Z" w16du:dateUtc="2026-09-05T01:25:00Z">
              <w:tcPr>
                <w:tcW w:w="5669" w:type="dxa"/>
                <w:tcMar>
                  <w:top w:w="60" w:type="dxa"/>
                  <w:left w:w="80" w:type="dxa"/>
                  <w:bottom w:w="60" w:type="dxa"/>
                  <w:right w:w="80" w:type="dxa"/>
                </w:tcMar>
                <w:vAlign w:val="center"/>
              </w:tcPr>
            </w:tcPrChange>
          </w:tcPr>
          <w:p w14:paraId="2E4A2456" w14:textId="77777777" w:rsidR="0073212B" w:rsidRDefault="002B7AEB">
            <w:pPr>
              <w:spacing w:after="0" w:line="240" w:lineRule="auto"/>
              <w:jc w:val="left"/>
              <w:pPrChange w:id="138" w:author="SHM-EM Authors" w:date="2026-09-05T09:25:00Z" w16du:dateUtc="2026-09-05T01:25:00Z">
                <w:pPr>
                  <w:spacing w:after="0" w:line="252" w:lineRule="auto"/>
                </w:pPr>
              </w:pPrChange>
            </w:pPr>
            <w:r>
              <w:rPr>
                <w:sz w:val="17"/>
                <w:rPrChange w:id="139" w:author="SHM-EM Authors" w:date="2026-09-05T09:25:00Z" w16du:dateUtc="2026-09-05T01:25:00Z">
                  <w:rPr>
                    <w:sz w:val="16"/>
                  </w:rPr>
                </w:rPrChange>
              </w:rPr>
              <w:t>v1.0.</w:t>
            </w:r>
            <w:del w:id="140" w:author="SHM-EM Authors" w:date="2026-09-05T09:25:00Z" w16du:dateUtc="2026-09-05T01:25:00Z">
              <w:r>
                <w:rPr>
                  <w:rFonts w:cs="Times New Roman"/>
                  <w:sz w:val="16"/>
                </w:rPr>
                <w:delText>0</w:delText>
              </w:r>
            </w:del>
            <w:ins w:id="141" w:author="SHM-EM Authors" w:date="2026-09-05T09:25:00Z" w16du:dateUtc="2026-09-05T01:25:00Z">
              <w:r>
                <w:rPr>
                  <w:sz w:val="17"/>
                </w:rPr>
                <w:t>1</w:t>
              </w:r>
            </w:ins>
          </w:p>
        </w:tc>
      </w:tr>
      <w:tr w:rsidR="0073212B" w14:paraId="0D62AF64" w14:textId="77777777">
        <w:trPr>
          <w:jc w:val="center"/>
          <w:trPrChange w:id="142"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143" w:author="SHM-EM Authors" w:date="2026-09-05T09:25:00Z" w16du:dateUtc="2026-09-05T01:25:00Z">
              <w:tcPr>
                <w:tcW w:w="624" w:type="dxa"/>
                <w:tcMar>
                  <w:top w:w="60" w:type="dxa"/>
                  <w:left w:w="80" w:type="dxa"/>
                  <w:bottom w:w="60" w:type="dxa"/>
                  <w:right w:w="80" w:type="dxa"/>
                </w:tcMar>
                <w:vAlign w:val="center"/>
              </w:tcPr>
            </w:tcPrChange>
          </w:tcPr>
          <w:p w14:paraId="3187BAC0" w14:textId="77777777" w:rsidR="0073212B" w:rsidRDefault="002B7AEB">
            <w:pPr>
              <w:spacing w:after="0" w:line="240" w:lineRule="auto"/>
              <w:jc w:val="left"/>
              <w:pPrChange w:id="144" w:author="SHM-EM Authors" w:date="2026-09-05T09:25:00Z" w16du:dateUtc="2026-09-05T01:25:00Z">
                <w:pPr>
                  <w:spacing w:after="0" w:line="252" w:lineRule="auto"/>
                </w:pPr>
              </w:pPrChange>
            </w:pPr>
            <w:r>
              <w:rPr>
                <w:sz w:val="17"/>
                <w:rPrChange w:id="145" w:author="SHM-EM Authors" w:date="2026-09-05T09:25:00Z" w16du:dateUtc="2026-09-05T01:25:00Z">
                  <w:rPr>
                    <w:b/>
                    <w:sz w:val="16"/>
                  </w:rPr>
                </w:rPrChange>
              </w:rPr>
              <w:t>C2</w:t>
            </w:r>
          </w:p>
        </w:tc>
        <w:tc>
          <w:tcPr>
            <w:tcW w:w="3120" w:type="dxa"/>
            <w:tcMar>
              <w:top w:w="80" w:type="dxa"/>
              <w:left w:w="90" w:type="dxa"/>
              <w:bottom w:w="80" w:type="dxa"/>
              <w:right w:w="90" w:type="dxa"/>
            </w:tcMar>
            <w:vAlign w:val="center"/>
            <w:tcPrChange w:id="146" w:author="SHM-EM Authors" w:date="2026-09-05T09:25:00Z" w16du:dateUtc="2026-09-05T01:25:00Z">
              <w:tcPr>
                <w:tcW w:w="2835" w:type="dxa"/>
                <w:gridSpan w:val="3"/>
                <w:tcMar>
                  <w:top w:w="60" w:type="dxa"/>
                  <w:left w:w="80" w:type="dxa"/>
                  <w:bottom w:w="60" w:type="dxa"/>
                  <w:right w:w="80" w:type="dxa"/>
                </w:tcMar>
                <w:vAlign w:val="center"/>
              </w:tcPr>
            </w:tcPrChange>
          </w:tcPr>
          <w:p w14:paraId="3F141378" w14:textId="77777777" w:rsidR="0073212B" w:rsidRDefault="002B7AEB">
            <w:pPr>
              <w:spacing w:after="0" w:line="240" w:lineRule="auto"/>
              <w:jc w:val="left"/>
              <w:pPrChange w:id="147" w:author="SHM-EM Authors" w:date="2026-09-05T09:25:00Z" w16du:dateUtc="2026-09-05T01:25:00Z">
                <w:pPr>
                  <w:spacing w:after="0" w:line="252" w:lineRule="auto"/>
                </w:pPr>
              </w:pPrChange>
            </w:pPr>
            <w:r>
              <w:rPr>
                <w:sz w:val="17"/>
                <w:rPrChange w:id="148" w:author="SHM-EM Authors" w:date="2026-09-05T09:25:00Z" w16du:dateUtc="2026-09-05T01:25:00Z">
                  <w:rPr>
                    <w:sz w:val="16"/>
                  </w:rPr>
                </w:rPrChange>
              </w:rPr>
              <w:t>Permanent link to code/repository used for this code version</w:t>
            </w:r>
          </w:p>
        </w:tc>
        <w:tc>
          <w:tcPr>
            <w:tcW w:w="3120" w:type="dxa"/>
            <w:tcMar>
              <w:top w:w="80" w:type="dxa"/>
              <w:left w:w="90" w:type="dxa"/>
              <w:bottom w:w="80" w:type="dxa"/>
              <w:right w:w="90" w:type="dxa"/>
            </w:tcMar>
            <w:vAlign w:val="center"/>
            <w:tcPrChange w:id="149" w:author="SHM-EM Authors" w:date="2026-09-05T09:25:00Z" w16du:dateUtc="2026-09-05T01:25:00Z">
              <w:tcPr>
                <w:tcW w:w="5669" w:type="dxa"/>
                <w:tcMar>
                  <w:top w:w="60" w:type="dxa"/>
                  <w:left w:w="80" w:type="dxa"/>
                  <w:bottom w:w="60" w:type="dxa"/>
                  <w:right w:w="80" w:type="dxa"/>
                </w:tcMar>
                <w:vAlign w:val="center"/>
              </w:tcPr>
            </w:tcPrChange>
          </w:tcPr>
          <w:p w14:paraId="003BB385" w14:textId="77777777" w:rsidR="0073212B" w:rsidRDefault="002B7AEB">
            <w:pPr>
              <w:spacing w:after="0" w:line="240" w:lineRule="auto"/>
              <w:jc w:val="left"/>
              <w:pPrChange w:id="150" w:author="SHM-EM Authors" w:date="2026-09-05T09:25:00Z" w16du:dateUtc="2026-09-05T01:25:00Z">
                <w:pPr>
                  <w:spacing w:after="0" w:line="252" w:lineRule="auto"/>
                </w:pPr>
              </w:pPrChange>
            </w:pPr>
            <w:del w:id="151" w:author="SHM-EM Authors" w:date="2026-09-05T09:25:00Z" w16du:dateUtc="2026-09-05T01:25:00Z">
              <w:r>
                <w:rPr>
                  <w:rFonts w:hint="eastAsia"/>
                  <w:sz w:val="16"/>
                </w:rPr>
                <w:delText>https://github.com/lja666/SHM-EM/releases/tag/v1.0.0 (fixed commit: 1d2ab45e516ef4167c6c4c4265da5b533b2eab78)</w:delText>
              </w:r>
            </w:del>
            <w:ins w:id="152" w:author="SHM-EM Authors" w:date="2026-09-05T09:25:00Z" w16du:dateUtc="2026-09-05T01:25:00Z">
              <w:r>
                <w:fldChar w:fldCharType="begin"/>
              </w:r>
              <w:r>
                <w:instrText>HYPERLINK "https://github.com/lja666/SHM-EM/releases/tag/v1.0.1" \h</w:instrText>
              </w:r>
              <w:r>
                <w:fldChar w:fldCharType="separate"/>
              </w:r>
              <w:r>
                <w:rPr>
                  <w:color w:val="1769E8"/>
                  <w:u w:val="single"/>
                </w:rPr>
                <w:t>https://github.com/lja666/SHM-EM/releases/tag/v1.0.1</w:t>
              </w:r>
              <w:r>
                <w:fldChar w:fldCharType="end"/>
              </w:r>
              <w:r>
                <w:rPr>
                  <w:sz w:val="17"/>
                </w:rPr>
                <w:t xml:space="preserve"> (fixed commit: </w:t>
              </w:r>
              <w:r>
                <w:rPr>
                  <w:sz w:val="17"/>
                </w:rPr>
                <w:t>d7cba1419145e6c75fe69ad63172af5f5abe5028</w:t>
              </w:r>
              <w:r>
                <w:rPr>
                  <w:sz w:val="17"/>
                </w:rPr>
                <w:t>)</w:t>
              </w:r>
            </w:ins>
          </w:p>
        </w:tc>
      </w:tr>
      <w:tr w:rsidR="0073212B" w14:paraId="27325A7B" w14:textId="77777777">
        <w:trPr>
          <w:jc w:val="center"/>
          <w:trPrChange w:id="153"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154" w:author="SHM-EM Authors" w:date="2026-09-05T09:25:00Z" w16du:dateUtc="2026-09-05T01:25:00Z">
              <w:tcPr>
                <w:tcW w:w="624" w:type="dxa"/>
                <w:tcMar>
                  <w:top w:w="60" w:type="dxa"/>
                  <w:left w:w="80" w:type="dxa"/>
                  <w:bottom w:w="60" w:type="dxa"/>
                  <w:right w:w="80" w:type="dxa"/>
                </w:tcMar>
                <w:vAlign w:val="center"/>
              </w:tcPr>
            </w:tcPrChange>
          </w:tcPr>
          <w:p w14:paraId="1DEF3A0B" w14:textId="77777777" w:rsidR="0073212B" w:rsidRDefault="002B7AEB">
            <w:pPr>
              <w:spacing w:after="0" w:line="240" w:lineRule="auto"/>
              <w:jc w:val="left"/>
              <w:pPrChange w:id="155" w:author="SHM-EM Authors" w:date="2026-09-05T09:25:00Z" w16du:dateUtc="2026-09-05T01:25:00Z">
                <w:pPr>
                  <w:spacing w:after="0" w:line="252" w:lineRule="auto"/>
                </w:pPr>
              </w:pPrChange>
            </w:pPr>
            <w:r>
              <w:rPr>
                <w:sz w:val="17"/>
                <w:rPrChange w:id="156" w:author="SHM-EM Authors" w:date="2026-09-05T09:25:00Z" w16du:dateUtc="2026-09-05T01:25:00Z">
                  <w:rPr>
                    <w:b/>
                    <w:sz w:val="16"/>
                  </w:rPr>
                </w:rPrChange>
              </w:rPr>
              <w:t>C3</w:t>
            </w:r>
          </w:p>
        </w:tc>
        <w:tc>
          <w:tcPr>
            <w:tcW w:w="3120" w:type="dxa"/>
            <w:tcMar>
              <w:top w:w="80" w:type="dxa"/>
              <w:left w:w="90" w:type="dxa"/>
              <w:bottom w:w="80" w:type="dxa"/>
              <w:right w:w="90" w:type="dxa"/>
            </w:tcMar>
            <w:vAlign w:val="center"/>
            <w:tcPrChange w:id="157" w:author="SHM-EM Authors" w:date="2026-09-05T09:25:00Z" w16du:dateUtc="2026-09-05T01:25:00Z">
              <w:tcPr>
                <w:tcW w:w="2835" w:type="dxa"/>
                <w:gridSpan w:val="3"/>
                <w:tcMar>
                  <w:top w:w="60" w:type="dxa"/>
                  <w:left w:w="80" w:type="dxa"/>
                  <w:bottom w:w="60" w:type="dxa"/>
                  <w:right w:w="80" w:type="dxa"/>
                </w:tcMar>
                <w:vAlign w:val="center"/>
              </w:tcPr>
            </w:tcPrChange>
          </w:tcPr>
          <w:p w14:paraId="7D926801" w14:textId="77777777" w:rsidR="0073212B" w:rsidRDefault="002B7AEB">
            <w:pPr>
              <w:spacing w:after="0" w:line="240" w:lineRule="auto"/>
              <w:jc w:val="left"/>
              <w:pPrChange w:id="158" w:author="SHM-EM Authors" w:date="2026-09-05T09:25:00Z" w16du:dateUtc="2026-09-05T01:25:00Z">
                <w:pPr>
                  <w:spacing w:after="0" w:line="252" w:lineRule="auto"/>
                </w:pPr>
              </w:pPrChange>
            </w:pPr>
            <w:r>
              <w:rPr>
                <w:sz w:val="17"/>
                <w:rPrChange w:id="159" w:author="SHM-EM Authors" w:date="2026-09-05T09:25:00Z" w16du:dateUtc="2026-09-05T01:25:00Z">
                  <w:rPr>
                    <w:sz w:val="16"/>
                  </w:rPr>
                </w:rPrChange>
              </w:rPr>
              <w:t>Legal code license</w:t>
            </w:r>
          </w:p>
        </w:tc>
        <w:tc>
          <w:tcPr>
            <w:tcW w:w="3120" w:type="dxa"/>
            <w:tcMar>
              <w:top w:w="80" w:type="dxa"/>
              <w:left w:w="90" w:type="dxa"/>
              <w:bottom w:w="80" w:type="dxa"/>
              <w:right w:w="90" w:type="dxa"/>
            </w:tcMar>
            <w:vAlign w:val="center"/>
            <w:tcPrChange w:id="160" w:author="SHM-EM Authors" w:date="2026-09-05T09:25:00Z" w16du:dateUtc="2026-09-05T01:25:00Z">
              <w:tcPr>
                <w:tcW w:w="5669" w:type="dxa"/>
                <w:tcMar>
                  <w:top w:w="60" w:type="dxa"/>
                  <w:left w:w="80" w:type="dxa"/>
                  <w:bottom w:w="60" w:type="dxa"/>
                  <w:right w:w="80" w:type="dxa"/>
                </w:tcMar>
                <w:vAlign w:val="center"/>
              </w:tcPr>
            </w:tcPrChange>
          </w:tcPr>
          <w:p w14:paraId="74ACE0A0" w14:textId="77777777" w:rsidR="0073212B" w:rsidRDefault="002B7AEB">
            <w:pPr>
              <w:spacing w:after="0" w:line="240" w:lineRule="auto"/>
              <w:jc w:val="left"/>
              <w:pPrChange w:id="161" w:author="SHM-EM Authors" w:date="2026-09-05T09:25:00Z" w16du:dateUtc="2026-09-05T01:25:00Z">
                <w:pPr>
                  <w:spacing w:after="0" w:line="252" w:lineRule="auto"/>
                </w:pPr>
              </w:pPrChange>
            </w:pPr>
            <w:r>
              <w:rPr>
                <w:sz w:val="17"/>
                <w:rPrChange w:id="162" w:author="SHM-EM Authors" w:date="2026-09-05T09:25:00Z" w16du:dateUtc="2026-09-05T01:25:00Z">
                  <w:rPr>
                    <w:sz w:val="16"/>
                  </w:rPr>
                </w:rPrChange>
              </w:rPr>
              <w:t>MIT License</w:t>
            </w:r>
          </w:p>
        </w:tc>
      </w:tr>
      <w:tr w:rsidR="0073212B" w14:paraId="47D5D837" w14:textId="77777777">
        <w:trPr>
          <w:jc w:val="center"/>
          <w:trPrChange w:id="163"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164" w:author="SHM-EM Authors" w:date="2026-09-05T09:25:00Z" w16du:dateUtc="2026-09-05T01:25:00Z">
              <w:tcPr>
                <w:tcW w:w="624" w:type="dxa"/>
                <w:tcMar>
                  <w:top w:w="60" w:type="dxa"/>
                  <w:left w:w="80" w:type="dxa"/>
                  <w:bottom w:w="60" w:type="dxa"/>
                  <w:right w:w="80" w:type="dxa"/>
                </w:tcMar>
                <w:vAlign w:val="center"/>
              </w:tcPr>
            </w:tcPrChange>
          </w:tcPr>
          <w:p w14:paraId="51C5DA01" w14:textId="77777777" w:rsidR="0073212B" w:rsidRDefault="002B7AEB">
            <w:pPr>
              <w:spacing w:after="0" w:line="240" w:lineRule="auto"/>
              <w:jc w:val="left"/>
              <w:pPrChange w:id="165" w:author="SHM-EM Authors" w:date="2026-09-05T09:25:00Z" w16du:dateUtc="2026-09-05T01:25:00Z">
                <w:pPr>
                  <w:spacing w:after="0" w:line="252" w:lineRule="auto"/>
                </w:pPr>
              </w:pPrChange>
            </w:pPr>
            <w:r>
              <w:rPr>
                <w:sz w:val="17"/>
                <w:rPrChange w:id="166" w:author="SHM-EM Authors" w:date="2026-09-05T09:25:00Z" w16du:dateUtc="2026-09-05T01:25:00Z">
                  <w:rPr>
                    <w:b/>
                    <w:sz w:val="16"/>
                  </w:rPr>
                </w:rPrChange>
              </w:rPr>
              <w:t>C4</w:t>
            </w:r>
          </w:p>
        </w:tc>
        <w:tc>
          <w:tcPr>
            <w:tcW w:w="3120" w:type="dxa"/>
            <w:tcMar>
              <w:top w:w="80" w:type="dxa"/>
              <w:left w:w="90" w:type="dxa"/>
              <w:bottom w:w="80" w:type="dxa"/>
              <w:right w:w="90" w:type="dxa"/>
            </w:tcMar>
            <w:vAlign w:val="center"/>
            <w:tcPrChange w:id="167" w:author="SHM-EM Authors" w:date="2026-09-05T09:25:00Z" w16du:dateUtc="2026-09-05T01:25:00Z">
              <w:tcPr>
                <w:tcW w:w="2835" w:type="dxa"/>
                <w:gridSpan w:val="3"/>
                <w:tcMar>
                  <w:top w:w="60" w:type="dxa"/>
                  <w:left w:w="80" w:type="dxa"/>
                  <w:bottom w:w="60" w:type="dxa"/>
                  <w:right w:w="80" w:type="dxa"/>
                </w:tcMar>
                <w:vAlign w:val="center"/>
              </w:tcPr>
            </w:tcPrChange>
          </w:tcPr>
          <w:p w14:paraId="2E49307B" w14:textId="77777777" w:rsidR="0073212B" w:rsidRDefault="002B7AEB">
            <w:pPr>
              <w:spacing w:after="0" w:line="240" w:lineRule="auto"/>
              <w:jc w:val="left"/>
              <w:pPrChange w:id="168" w:author="SHM-EM Authors" w:date="2026-09-05T09:25:00Z" w16du:dateUtc="2026-09-05T01:25:00Z">
                <w:pPr>
                  <w:spacing w:after="0" w:line="252" w:lineRule="auto"/>
                </w:pPr>
              </w:pPrChange>
            </w:pPr>
            <w:r>
              <w:rPr>
                <w:sz w:val="17"/>
                <w:rPrChange w:id="169" w:author="SHM-EM Authors" w:date="2026-09-05T09:25:00Z" w16du:dateUtc="2026-09-05T01:25:00Z">
                  <w:rPr>
                    <w:sz w:val="16"/>
                  </w:rPr>
                </w:rPrChange>
              </w:rPr>
              <w:t>Code versioning system</w:t>
            </w:r>
            <w:del w:id="170" w:author="SHM-EM Authors" w:date="2026-09-05T09:25:00Z" w16du:dateUtc="2026-09-05T01:25:00Z">
              <w:r>
                <w:rPr>
                  <w:rFonts w:eastAsia="Noto Serif CJK SC"/>
                  <w:sz w:val="16"/>
                </w:rPr>
                <w:delText xml:space="preserve"> used</w:delText>
              </w:r>
            </w:del>
          </w:p>
        </w:tc>
        <w:tc>
          <w:tcPr>
            <w:tcW w:w="3120" w:type="dxa"/>
            <w:tcMar>
              <w:top w:w="80" w:type="dxa"/>
              <w:left w:w="90" w:type="dxa"/>
              <w:bottom w:w="80" w:type="dxa"/>
              <w:right w:w="90" w:type="dxa"/>
            </w:tcMar>
            <w:vAlign w:val="center"/>
            <w:tcPrChange w:id="171" w:author="SHM-EM Authors" w:date="2026-09-05T09:25:00Z" w16du:dateUtc="2026-09-05T01:25:00Z">
              <w:tcPr>
                <w:tcW w:w="5669" w:type="dxa"/>
                <w:tcMar>
                  <w:top w:w="60" w:type="dxa"/>
                  <w:left w:w="80" w:type="dxa"/>
                  <w:bottom w:w="60" w:type="dxa"/>
                  <w:right w:w="80" w:type="dxa"/>
                </w:tcMar>
                <w:vAlign w:val="center"/>
              </w:tcPr>
            </w:tcPrChange>
          </w:tcPr>
          <w:p w14:paraId="48D5A989" w14:textId="77777777" w:rsidR="0073212B" w:rsidRDefault="002B7AEB">
            <w:pPr>
              <w:spacing w:after="0" w:line="240" w:lineRule="auto"/>
              <w:jc w:val="left"/>
              <w:pPrChange w:id="172" w:author="SHM-EM Authors" w:date="2026-09-05T09:25:00Z" w16du:dateUtc="2026-09-05T01:25:00Z">
                <w:pPr>
                  <w:spacing w:after="0" w:line="252" w:lineRule="auto"/>
                </w:pPr>
              </w:pPrChange>
            </w:pPr>
            <w:r>
              <w:rPr>
                <w:sz w:val="17"/>
                <w:rPrChange w:id="173" w:author="SHM-EM Authors" w:date="2026-09-05T09:25:00Z" w16du:dateUtc="2026-09-05T01:25:00Z">
                  <w:rPr>
                    <w:sz w:val="16"/>
                    <w:lang w:val="en-US"/>
                  </w:rPr>
                </w:rPrChange>
              </w:rPr>
              <w:t>Git</w:t>
            </w:r>
          </w:p>
        </w:tc>
      </w:tr>
      <w:tr w:rsidR="0073212B" w14:paraId="1FE9EBC6" w14:textId="77777777">
        <w:trPr>
          <w:jc w:val="center"/>
          <w:trPrChange w:id="174"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175" w:author="SHM-EM Authors" w:date="2026-09-05T09:25:00Z" w16du:dateUtc="2026-09-05T01:25:00Z">
              <w:tcPr>
                <w:tcW w:w="624" w:type="dxa"/>
                <w:tcMar>
                  <w:top w:w="60" w:type="dxa"/>
                  <w:left w:w="80" w:type="dxa"/>
                  <w:bottom w:w="60" w:type="dxa"/>
                  <w:right w:w="80" w:type="dxa"/>
                </w:tcMar>
                <w:vAlign w:val="center"/>
              </w:tcPr>
            </w:tcPrChange>
          </w:tcPr>
          <w:p w14:paraId="71D4A1F3" w14:textId="77777777" w:rsidR="0073212B" w:rsidRDefault="002B7AEB">
            <w:pPr>
              <w:spacing w:after="0" w:line="240" w:lineRule="auto"/>
              <w:jc w:val="left"/>
              <w:pPrChange w:id="176" w:author="SHM-EM Authors" w:date="2026-09-05T09:25:00Z" w16du:dateUtc="2026-09-05T01:25:00Z">
                <w:pPr>
                  <w:spacing w:after="0" w:line="252" w:lineRule="auto"/>
                </w:pPr>
              </w:pPrChange>
            </w:pPr>
            <w:r>
              <w:rPr>
                <w:sz w:val="17"/>
                <w:rPrChange w:id="177" w:author="SHM-EM Authors" w:date="2026-09-05T09:25:00Z" w16du:dateUtc="2026-09-05T01:25:00Z">
                  <w:rPr>
                    <w:b/>
                    <w:sz w:val="16"/>
                  </w:rPr>
                </w:rPrChange>
              </w:rPr>
              <w:t>C5</w:t>
            </w:r>
          </w:p>
        </w:tc>
        <w:tc>
          <w:tcPr>
            <w:tcW w:w="3120" w:type="dxa"/>
            <w:tcMar>
              <w:top w:w="80" w:type="dxa"/>
              <w:left w:w="90" w:type="dxa"/>
              <w:bottom w:w="80" w:type="dxa"/>
              <w:right w:w="90" w:type="dxa"/>
            </w:tcMar>
            <w:vAlign w:val="center"/>
            <w:tcPrChange w:id="178" w:author="SHM-EM Authors" w:date="2026-09-05T09:25:00Z" w16du:dateUtc="2026-09-05T01:25:00Z">
              <w:tcPr>
                <w:tcW w:w="2835" w:type="dxa"/>
                <w:gridSpan w:val="3"/>
                <w:tcMar>
                  <w:top w:w="60" w:type="dxa"/>
                  <w:left w:w="80" w:type="dxa"/>
                  <w:bottom w:w="60" w:type="dxa"/>
                  <w:right w:w="80" w:type="dxa"/>
                </w:tcMar>
                <w:vAlign w:val="center"/>
              </w:tcPr>
            </w:tcPrChange>
          </w:tcPr>
          <w:p w14:paraId="0555DDAB" w14:textId="77777777" w:rsidR="0073212B" w:rsidRDefault="002B7AEB">
            <w:pPr>
              <w:spacing w:after="0" w:line="240" w:lineRule="auto"/>
              <w:jc w:val="left"/>
              <w:pPrChange w:id="179" w:author="SHM-EM Authors" w:date="2026-09-05T09:25:00Z" w16du:dateUtc="2026-09-05T01:25:00Z">
                <w:pPr>
                  <w:spacing w:after="0" w:line="252" w:lineRule="auto"/>
                </w:pPr>
              </w:pPrChange>
            </w:pPr>
            <w:del w:id="180" w:author="SHM-EM Authors" w:date="2026-09-05T09:25:00Z" w16du:dateUtc="2026-09-05T01:25:00Z">
              <w:r>
                <w:rPr>
                  <w:rFonts w:eastAsia="Noto Serif CJK SC"/>
                  <w:sz w:val="16"/>
                </w:rPr>
                <w:delText>Software code languages</w:delText>
              </w:r>
            </w:del>
            <w:ins w:id="181" w:author="SHM-EM Authors" w:date="2026-09-05T09:25:00Z" w16du:dateUtc="2026-09-05T01:25:00Z">
              <w:r>
                <w:rPr>
                  <w:sz w:val="17"/>
                </w:rPr>
                <w:t>Languages</w:t>
              </w:r>
            </w:ins>
            <w:r>
              <w:rPr>
                <w:sz w:val="17"/>
                <w:rPrChange w:id="182" w:author="SHM-EM Authors" w:date="2026-09-05T09:25:00Z" w16du:dateUtc="2026-09-05T01:25:00Z">
                  <w:rPr>
                    <w:sz w:val="16"/>
                  </w:rPr>
                </w:rPrChange>
              </w:rPr>
              <w:t>, tools</w:t>
            </w:r>
            <w:ins w:id="183" w:author="SHM-EM Authors" w:date="2026-09-05T09:25:00Z" w16du:dateUtc="2026-09-05T01:25:00Z">
              <w:r>
                <w:rPr>
                  <w:sz w:val="17"/>
                </w:rPr>
                <w:t>,</w:t>
              </w:r>
            </w:ins>
            <w:r>
              <w:rPr>
                <w:sz w:val="17"/>
                <w:rPrChange w:id="184" w:author="SHM-EM Authors" w:date="2026-09-05T09:25:00Z" w16du:dateUtc="2026-09-05T01:25:00Z">
                  <w:rPr>
                    <w:sz w:val="16"/>
                  </w:rPr>
                </w:rPrChange>
              </w:rPr>
              <w:t xml:space="preserve"> and services</w:t>
            </w:r>
            <w:del w:id="185" w:author="SHM-EM Authors" w:date="2026-09-05T09:25:00Z" w16du:dateUtc="2026-09-05T01:25:00Z">
              <w:r>
                <w:rPr>
                  <w:rFonts w:eastAsia="Noto Serif CJK SC"/>
                  <w:sz w:val="16"/>
                </w:rPr>
                <w:delText xml:space="preserve"> used</w:delText>
              </w:r>
            </w:del>
          </w:p>
        </w:tc>
        <w:tc>
          <w:tcPr>
            <w:tcW w:w="3120" w:type="dxa"/>
            <w:tcMar>
              <w:top w:w="80" w:type="dxa"/>
              <w:left w:w="90" w:type="dxa"/>
              <w:bottom w:w="80" w:type="dxa"/>
              <w:right w:w="90" w:type="dxa"/>
            </w:tcMar>
            <w:vAlign w:val="center"/>
            <w:tcPrChange w:id="186" w:author="SHM-EM Authors" w:date="2026-09-05T09:25:00Z" w16du:dateUtc="2026-09-05T01:25:00Z">
              <w:tcPr>
                <w:tcW w:w="5669" w:type="dxa"/>
                <w:tcMar>
                  <w:top w:w="60" w:type="dxa"/>
                  <w:left w:w="80" w:type="dxa"/>
                  <w:bottom w:w="60" w:type="dxa"/>
                  <w:right w:w="80" w:type="dxa"/>
                </w:tcMar>
                <w:vAlign w:val="center"/>
              </w:tcPr>
            </w:tcPrChange>
          </w:tcPr>
          <w:p w14:paraId="4A259C4C" w14:textId="77777777" w:rsidR="0073212B" w:rsidRDefault="002B7AEB">
            <w:pPr>
              <w:spacing w:after="0" w:line="240" w:lineRule="auto"/>
              <w:jc w:val="left"/>
              <w:pPrChange w:id="187" w:author="SHM-EM Authors" w:date="2026-09-05T09:25:00Z" w16du:dateUtc="2026-09-05T01:25:00Z">
                <w:pPr>
                  <w:spacing w:after="0" w:line="252" w:lineRule="auto"/>
                </w:pPr>
              </w:pPrChange>
            </w:pPr>
            <w:r>
              <w:rPr>
                <w:sz w:val="17"/>
                <w:rPrChange w:id="188" w:author="SHM-EM Authors" w:date="2026-09-05T09:25:00Z" w16du:dateUtc="2026-09-05T01:25:00Z">
                  <w:rPr>
                    <w:sz w:val="16"/>
                  </w:rPr>
                </w:rPrChange>
              </w:rPr>
              <w:t>Java 8; SQL; TypeScript; Python 3.10; Vue 3; Spring Boot 2.6.13; MyBatis 2.2.2; MySQL 8.4; PyTorch 2.11</w:t>
            </w:r>
            <w:ins w:id="189" w:author="SHM-EM Authors" w:date="2026-09-05T09:25:00Z" w16du:dateUtc="2026-09-05T01:25:00Z">
              <w:r>
                <w:rPr>
                  <w:sz w:val="17"/>
                </w:rPr>
                <w:t>.0</w:t>
              </w:r>
            </w:ins>
            <w:r>
              <w:rPr>
                <w:sz w:val="17"/>
                <w:rPrChange w:id="190" w:author="SHM-EM Authors" w:date="2026-09-05T09:25:00Z" w16du:dateUtc="2026-09-05T01:25:00Z">
                  <w:rPr>
                    <w:sz w:val="16"/>
                  </w:rPr>
                </w:rPrChange>
              </w:rPr>
              <w:t xml:space="preserve">; Vite; ECharts; PowerShell 7; </w:t>
            </w:r>
            <w:ins w:id="191" w:author="SHM-EM Authors" w:date="2026-09-05T09:25:00Z" w16du:dateUtc="2026-09-05T01:25:00Z">
              <w:r>
                <w:rPr>
                  <w:sz w:val="17"/>
                </w:rPr>
                <w:t xml:space="preserve">Docker Compose; </w:t>
              </w:r>
            </w:ins>
            <w:r>
              <w:rPr>
                <w:sz w:val="17"/>
                <w:rPrChange w:id="192" w:author="SHM-EM Authors" w:date="2026-09-05T09:25:00Z" w16du:dateUtc="2026-09-05T01:25:00Z">
                  <w:rPr>
                    <w:sz w:val="16"/>
                  </w:rPr>
                </w:rPrChange>
              </w:rPr>
              <w:t>OpenAPI</w:t>
            </w:r>
          </w:p>
        </w:tc>
      </w:tr>
      <w:tr w:rsidR="0073212B" w14:paraId="48933F06" w14:textId="77777777">
        <w:trPr>
          <w:jc w:val="center"/>
          <w:trPrChange w:id="193"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194" w:author="SHM-EM Authors" w:date="2026-09-05T09:25:00Z" w16du:dateUtc="2026-09-05T01:25:00Z">
              <w:tcPr>
                <w:tcW w:w="624" w:type="dxa"/>
                <w:tcMar>
                  <w:top w:w="60" w:type="dxa"/>
                  <w:left w:w="80" w:type="dxa"/>
                  <w:bottom w:w="60" w:type="dxa"/>
                  <w:right w:w="80" w:type="dxa"/>
                </w:tcMar>
                <w:vAlign w:val="center"/>
              </w:tcPr>
            </w:tcPrChange>
          </w:tcPr>
          <w:p w14:paraId="6C06CE70" w14:textId="77777777" w:rsidR="0073212B" w:rsidRDefault="002B7AEB">
            <w:pPr>
              <w:spacing w:after="0" w:line="240" w:lineRule="auto"/>
              <w:jc w:val="left"/>
              <w:pPrChange w:id="195" w:author="SHM-EM Authors" w:date="2026-09-05T09:25:00Z" w16du:dateUtc="2026-09-05T01:25:00Z">
                <w:pPr>
                  <w:spacing w:after="0" w:line="252" w:lineRule="auto"/>
                </w:pPr>
              </w:pPrChange>
            </w:pPr>
            <w:r>
              <w:rPr>
                <w:sz w:val="17"/>
                <w:rPrChange w:id="196" w:author="SHM-EM Authors" w:date="2026-09-05T09:25:00Z" w16du:dateUtc="2026-09-05T01:25:00Z">
                  <w:rPr>
                    <w:b/>
                    <w:sz w:val="16"/>
                  </w:rPr>
                </w:rPrChange>
              </w:rPr>
              <w:t>C6</w:t>
            </w:r>
          </w:p>
        </w:tc>
        <w:tc>
          <w:tcPr>
            <w:tcW w:w="3120" w:type="dxa"/>
            <w:tcMar>
              <w:top w:w="80" w:type="dxa"/>
              <w:left w:w="90" w:type="dxa"/>
              <w:bottom w:w="80" w:type="dxa"/>
              <w:right w:w="90" w:type="dxa"/>
            </w:tcMar>
            <w:vAlign w:val="center"/>
            <w:tcPrChange w:id="197" w:author="SHM-EM Authors" w:date="2026-09-05T09:25:00Z" w16du:dateUtc="2026-09-05T01:25:00Z">
              <w:tcPr>
                <w:tcW w:w="2835" w:type="dxa"/>
                <w:gridSpan w:val="3"/>
                <w:tcMar>
                  <w:top w:w="60" w:type="dxa"/>
                  <w:left w:w="80" w:type="dxa"/>
                  <w:bottom w:w="60" w:type="dxa"/>
                  <w:right w:w="80" w:type="dxa"/>
                </w:tcMar>
                <w:vAlign w:val="center"/>
              </w:tcPr>
            </w:tcPrChange>
          </w:tcPr>
          <w:p w14:paraId="5C2A91C7" w14:textId="77777777" w:rsidR="0073212B" w:rsidRDefault="002B7AEB">
            <w:pPr>
              <w:spacing w:after="0" w:line="240" w:lineRule="auto"/>
              <w:jc w:val="left"/>
              <w:pPrChange w:id="198" w:author="SHM-EM Authors" w:date="2026-09-05T09:25:00Z" w16du:dateUtc="2026-09-05T01:25:00Z">
                <w:pPr>
                  <w:spacing w:after="0" w:line="252" w:lineRule="auto"/>
                </w:pPr>
              </w:pPrChange>
            </w:pPr>
            <w:r>
              <w:rPr>
                <w:sz w:val="17"/>
                <w:rPrChange w:id="199" w:author="SHM-EM Authors" w:date="2026-09-05T09:25:00Z" w16du:dateUtc="2026-09-05T01:25:00Z">
                  <w:rPr>
                    <w:sz w:val="16"/>
                  </w:rPr>
                </w:rPrChange>
              </w:rPr>
              <w:t>Compilation requirements, operating environments</w:t>
            </w:r>
            <w:ins w:id="200" w:author="SHM-EM Authors" w:date="2026-09-05T09:25:00Z" w16du:dateUtc="2026-09-05T01:25:00Z">
              <w:r>
                <w:rPr>
                  <w:sz w:val="17"/>
                </w:rPr>
                <w:t>,</w:t>
              </w:r>
            </w:ins>
            <w:r>
              <w:rPr>
                <w:sz w:val="17"/>
                <w:rPrChange w:id="201" w:author="SHM-EM Authors" w:date="2026-09-05T09:25:00Z" w16du:dateUtc="2026-09-05T01:25:00Z">
                  <w:rPr>
                    <w:sz w:val="16"/>
                  </w:rPr>
                </w:rPrChange>
              </w:rPr>
              <w:t xml:space="preserve"> and dependencies</w:t>
            </w:r>
          </w:p>
        </w:tc>
        <w:tc>
          <w:tcPr>
            <w:tcW w:w="3120" w:type="dxa"/>
            <w:tcMar>
              <w:top w:w="80" w:type="dxa"/>
              <w:left w:w="90" w:type="dxa"/>
              <w:bottom w:w="80" w:type="dxa"/>
              <w:right w:w="90" w:type="dxa"/>
            </w:tcMar>
            <w:vAlign w:val="center"/>
            <w:tcPrChange w:id="202" w:author="SHM-EM Authors" w:date="2026-09-05T09:25:00Z" w16du:dateUtc="2026-09-05T01:25:00Z">
              <w:tcPr>
                <w:tcW w:w="5669" w:type="dxa"/>
                <w:tcMar>
                  <w:top w:w="60" w:type="dxa"/>
                  <w:left w:w="80" w:type="dxa"/>
                  <w:bottom w:w="60" w:type="dxa"/>
                  <w:right w:w="80" w:type="dxa"/>
                </w:tcMar>
                <w:vAlign w:val="center"/>
              </w:tcPr>
            </w:tcPrChange>
          </w:tcPr>
          <w:p w14:paraId="68275921" w14:textId="77777777" w:rsidR="0073212B" w:rsidRDefault="002B7AEB">
            <w:pPr>
              <w:spacing w:after="0" w:line="240" w:lineRule="auto"/>
              <w:jc w:val="left"/>
              <w:pPrChange w:id="203" w:author="SHM-EM Authors" w:date="2026-09-05T09:25:00Z" w16du:dateUtc="2026-09-05T01:25:00Z">
                <w:pPr>
                  <w:spacing w:after="0" w:line="252" w:lineRule="auto"/>
                </w:pPr>
              </w:pPrChange>
            </w:pPr>
            <w:r>
              <w:rPr>
                <w:sz w:val="17"/>
                <w:rPrChange w:id="204" w:author="SHM-EM Authors" w:date="2026-09-05T09:25:00Z" w16du:dateUtc="2026-09-05T01:25:00Z">
                  <w:rPr>
                    <w:sz w:val="16"/>
                  </w:rPr>
                </w:rPrChange>
              </w:rPr>
              <w:t>Back end: Java 8</w:t>
            </w:r>
            <w:del w:id="205" w:author="SHM-EM Authors" w:date="2026-09-05T09:25:00Z" w16du:dateUtc="2026-09-05T01:25:00Z">
              <w:r>
                <w:rPr>
                  <w:rFonts w:eastAsia="Noto Serif CJK SC" w:hint="eastAsia"/>
                  <w:sz w:val="16"/>
                </w:rPr>
                <w:delText>,</w:delText>
              </w:r>
            </w:del>
            <w:ins w:id="206" w:author="SHM-EM Authors" w:date="2026-09-05T09:25:00Z" w16du:dateUtc="2026-09-05T01:25:00Z">
              <w:r>
                <w:rPr>
                  <w:sz w:val="17"/>
                </w:rPr>
                <w:t xml:space="preserve"> and</w:t>
              </w:r>
            </w:ins>
            <w:r>
              <w:rPr>
                <w:sz w:val="17"/>
                <w:rPrChange w:id="207" w:author="SHM-EM Authors" w:date="2026-09-05T09:25:00Z" w16du:dateUtc="2026-09-05T01:25:00Z">
                  <w:rPr>
                    <w:sz w:val="16"/>
                  </w:rPr>
                </w:rPrChange>
              </w:rPr>
              <w:t xml:space="preserve"> Maven 3.8</w:t>
            </w:r>
            <w:del w:id="208" w:author="SHM-EM Authors" w:date="2026-09-05T09:25:00Z" w16du:dateUtc="2026-09-05T01:25:00Z">
              <w:r>
                <w:rPr>
                  <w:rFonts w:eastAsia="Noto Serif CJK SC" w:hint="eastAsia"/>
                  <w:sz w:val="16"/>
                </w:rPr>
                <w:delText>+,</w:delText>
              </w:r>
            </w:del>
            <w:ins w:id="209" w:author="SHM-EM Authors" w:date="2026-09-05T09:25:00Z" w16du:dateUtc="2026-09-05T01:25:00Z">
              <w:r>
                <w:rPr>
                  <w:sz w:val="17"/>
                </w:rPr>
                <w:t>+; database:</w:t>
              </w:r>
            </w:ins>
            <w:r>
              <w:rPr>
                <w:sz w:val="17"/>
                <w:rPrChange w:id="210" w:author="SHM-EM Authors" w:date="2026-09-05T09:25:00Z" w16du:dateUtc="2026-09-05T01:25:00Z">
                  <w:rPr>
                    <w:sz w:val="16"/>
                  </w:rPr>
                </w:rPrChange>
              </w:rPr>
              <w:t xml:space="preserve"> MySQL 8.0+; front end: Node.js 20+ and npm; forecasting runtime: Python 3.10 with locked dependencies. </w:t>
            </w:r>
            <w:del w:id="211" w:author="SHM-EM Authors" w:date="2026-09-05T09:25:00Z" w16du:dateUtc="2026-09-05T01:25:00Z">
              <w:r>
                <w:rPr>
                  <w:rFonts w:eastAsia="Noto Serif CJK SC" w:hint="eastAsia"/>
                  <w:sz w:val="16"/>
                </w:rPr>
                <w:delText>The public v1.0.0 reproduction workflow was validated on Windows 10/11 with PowerShell 7.</w:delText>
              </w:r>
            </w:del>
            <w:ins w:id="212" w:author="SHM-EM Authors" w:date="2026-09-05T09:25:00Z" w16du:dateUtc="2026-09-05T01:25:00Z">
              <w:r>
                <w:rPr>
                  <w:sz w:val="17"/>
                </w:rPr>
                <w:t>Windows 10/11 with PowerShell 7 is the exact-output reference. The exercised Docker Compose Linux path reproduces component checks and the logical six-model-to-provenance workflow, but not a bitwise-identical normalized prediction-output hash.</w:t>
              </w:r>
            </w:ins>
          </w:p>
        </w:tc>
      </w:tr>
      <w:tr w:rsidR="0073212B" w14:paraId="665A717B" w14:textId="77777777">
        <w:trPr>
          <w:jc w:val="center"/>
          <w:trPrChange w:id="213"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214" w:author="SHM-EM Authors" w:date="2026-09-05T09:25:00Z" w16du:dateUtc="2026-09-05T01:25:00Z">
              <w:tcPr>
                <w:tcW w:w="624" w:type="dxa"/>
                <w:tcMar>
                  <w:top w:w="60" w:type="dxa"/>
                  <w:left w:w="80" w:type="dxa"/>
                  <w:bottom w:w="60" w:type="dxa"/>
                  <w:right w:w="80" w:type="dxa"/>
                </w:tcMar>
                <w:vAlign w:val="center"/>
              </w:tcPr>
            </w:tcPrChange>
          </w:tcPr>
          <w:p w14:paraId="53E5A291" w14:textId="77777777" w:rsidR="0073212B" w:rsidRDefault="002B7AEB">
            <w:pPr>
              <w:spacing w:after="0" w:line="240" w:lineRule="auto"/>
              <w:jc w:val="left"/>
              <w:pPrChange w:id="215" w:author="SHM-EM Authors" w:date="2026-09-05T09:25:00Z" w16du:dateUtc="2026-09-05T01:25:00Z">
                <w:pPr>
                  <w:spacing w:after="0" w:line="252" w:lineRule="auto"/>
                </w:pPr>
              </w:pPrChange>
            </w:pPr>
            <w:r>
              <w:rPr>
                <w:sz w:val="17"/>
                <w:rPrChange w:id="216" w:author="SHM-EM Authors" w:date="2026-09-05T09:25:00Z" w16du:dateUtc="2026-09-05T01:25:00Z">
                  <w:rPr>
                    <w:b/>
                    <w:sz w:val="16"/>
                  </w:rPr>
                </w:rPrChange>
              </w:rPr>
              <w:t>C7</w:t>
            </w:r>
          </w:p>
        </w:tc>
        <w:tc>
          <w:tcPr>
            <w:tcW w:w="3120" w:type="dxa"/>
            <w:tcMar>
              <w:top w:w="80" w:type="dxa"/>
              <w:left w:w="90" w:type="dxa"/>
              <w:bottom w:w="80" w:type="dxa"/>
              <w:right w:w="90" w:type="dxa"/>
            </w:tcMar>
            <w:vAlign w:val="center"/>
            <w:tcPrChange w:id="217" w:author="SHM-EM Authors" w:date="2026-09-05T09:25:00Z" w16du:dateUtc="2026-09-05T01:25:00Z">
              <w:tcPr>
                <w:tcW w:w="2835" w:type="dxa"/>
                <w:gridSpan w:val="3"/>
                <w:tcMar>
                  <w:top w:w="60" w:type="dxa"/>
                  <w:left w:w="80" w:type="dxa"/>
                  <w:bottom w:w="60" w:type="dxa"/>
                  <w:right w:w="80" w:type="dxa"/>
                </w:tcMar>
                <w:vAlign w:val="center"/>
              </w:tcPr>
            </w:tcPrChange>
          </w:tcPr>
          <w:p w14:paraId="2B9A8944" w14:textId="77777777" w:rsidR="0073212B" w:rsidRDefault="002B7AEB">
            <w:pPr>
              <w:spacing w:after="0" w:line="240" w:lineRule="auto"/>
              <w:jc w:val="left"/>
              <w:pPrChange w:id="218" w:author="SHM-EM Authors" w:date="2026-09-05T09:25:00Z" w16du:dateUtc="2026-09-05T01:25:00Z">
                <w:pPr>
                  <w:spacing w:after="0" w:line="252" w:lineRule="auto"/>
                </w:pPr>
              </w:pPrChange>
            </w:pPr>
            <w:del w:id="219" w:author="SHM-EM Authors" w:date="2026-09-05T09:25:00Z" w16du:dateUtc="2026-09-05T01:25:00Z">
              <w:r>
                <w:rPr>
                  <w:rFonts w:eastAsia="Noto Serif CJK SC"/>
                  <w:sz w:val="16"/>
                </w:rPr>
                <w:delText>If available, link to developer</w:delText>
              </w:r>
            </w:del>
            <w:ins w:id="220" w:author="SHM-EM Authors" w:date="2026-09-05T09:25:00Z" w16du:dateUtc="2026-09-05T01:25:00Z">
              <w:r>
                <w:rPr>
                  <w:sz w:val="17"/>
                </w:rPr>
                <w:t>Developer</w:t>
              </w:r>
            </w:ins>
            <w:r>
              <w:rPr>
                <w:sz w:val="17"/>
                <w:rPrChange w:id="221" w:author="SHM-EM Authors" w:date="2026-09-05T09:25:00Z" w16du:dateUtc="2026-09-05T01:25:00Z">
                  <w:rPr>
                    <w:sz w:val="16"/>
                  </w:rPr>
                </w:rPrChange>
              </w:rPr>
              <w:t xml:space="preserve"> documentation/manual</w:t>
            </w:r>
          </w:p>
        </w:tc>
        <w:tc>
          <w:tcPr>
            <w:tcW w:w="3120" w:type="dxa"/>
            <w:tcMar>
              <w:top w:w="80" w:type="dxa"/>
              <w:left w:w="90" w:type="dxa"/>
              <w:bottom w:w="80" w:type="dxa"/>
              <w:right w:w="90" w:type="dxa"/>
            </w:tcMar>
            <w:vAlign w:val="center"/>
            <w:tcPrChange w:id="222" w:author="SHM-EM Authors" w:date="2026-09-05T09:25:00Z" w16du:dateUtc="2026-09-05T01:25:00Z">
              <w:tcPr>
                <w:tcW w:w="5669" w:type="dxa"/>
                <w:tcMar>
                  <w:top w:w="60" w:type="dxa"/>
                  <w:left w:w="80" w:type="dxa"/>
                  <w:bottom w:w="60" w:type="dxa"/>
                  <w:right w:w="80" w:type="dxa"/>
                </w:tcMar>
                <w:vAlign w:val="center"/>
              </w:tcPr>
            </w:tcPrChange>
          </w:tcPr>
          <w:p w14:paraId="6290C174" w14:textId="77777777" w:rsidR="0073212B" w:rsidRDefault="002B7AEB">
            <w:pPr>
              <w:spacing w:after="0" w:line="240" w:lineRule="auto"/>
              <w:jc w:val="left"/>
              <w:pPrChange w:id="223" w:author="SHM-EM Authors" w:date="2026-09-05T09:25:00Z" w16du:dateUtc="2026-09-05T01:25:00Z">
                <w:pPr>
                  <w:spacing w:after="0" w:line="252" w:lineRule="auto"/>
                </w:pPr>
              </w:pPrChange>
            </w:pPr>
            <w:del w:id="224" w:author="SHM-EM Authors" w:date="2026-09-05T09:25:00Z" w16du:dateUtc="2026-09-05T01:25:00Z">
              <w:r>
                <w:rPr>
                  <w:rFonts w:hint="eastAsia"/>
                  <w:sz w:val="16"/>
                </w:rPr>
                <w:delText>https://github.com/lja666/SHM-EM/tree/v1.0.0/docs</w:delText>
              </w:r>
            </w:del>
            <w:ins w:id="225" w:author="SHM-EM Authors" w:date="2026-09-05T09:25:00Z" w16du:dateUtc="2026-09-05T01:25:00Z">
              <w:r>
                <w:fldChar w:fldCharType="begin"/>
              </w:r>
              <w:r>
                <w:instrText>HYPERLINK "https://github.com/lja666/SHM-EM/tree/v1.0.1/docs" \h</w:instrText>
              </w:r>
              <w:r>
                <w:fldChar w:fldCharType="separate"/>
              </w:r>
              <w:r>
                <w:rPr>
                  <w:color w:val="1769E8"/>
                  <w:u w:val="single"/>
                </w:rPr>
                <w:t>https://github.com/lja666/SHM-EM/tree/v1.0.1/docs</w:t>
              </w:r>
              <w:r>
                <w:fldChar w:fldCharType="end"/>
              </w:r>
            </w:ins>
            <w:r>
              <w:rPr>
                <w:sz w:val="17"/>
                <w:rPrChange w:id="226" w:author="SHM-EM Authors" w:date="2026-09-05T09:25:00Z" w16du:dateUtc="2026-09-05T01:25:00Z">
                  <w:rPr>
                    <w:sz w:val="16"/>
                  </w:rPr>
                </w:rPrChange>
              </w:rPr>
              <w:t xml:space="preserve"> (README, installation, reproduction, models, database, API, </w:t>
            </w:r>
            <w:ins w:id="227" w:author="SHM-EM Authors" w:date="2026-09-05T09:25:00Z" w16du:dateUtc="2026-09-05T01:25:00Z">
              <w:r>
                <w:rPr>
                  <w:sz w:val="17"/>
                </w:rPr>
                <w:t xml:space="preserve">security, </w:t>
              </w:r>
            </w:ins>
            <w:r>
              <w:rPr>
                <w:sz w:val="17"/>
                <w:rPrChange w:id="228" w:author="SHM-EM Authors" w:date="2026-09-05T09:25:00Z" w16du:dateUtc="2026-09-05T01:25:00Z">
                  <w:rPr>
                    <w:sz w:val="16"/>
                  </w:rPr>
                </w:rPrChange>
              </w:rPr>
              <w:t>and data-availability documentation</w:t>
            </w:r>
            <w:del w:id="229" w:author="SHM-EM Authors" w:date="2026-09-05T09:25:00Z" w16du:dateUtc="2026-09-05T01:25:00Z">
              <w:r>
                <w:rPr>
                  <w:rFonts w:hint="eastAsia"/>
                  <w:sz w:val="16"/>
                </w:rPr>
                <w:delText>).</w:delText>
              </w:r>
            </w:del>
            <w:ins w:id="230" w:author="SHM-EM Authors" w:date="2026-09-05T09:25:00Z" w16du:dateUtc="2026-09-05T01:25:00Z">
              <w:r>
                <w:rPr>
                  <w:sz w:val="17"/>
                </w:rPr>
                <w:t>)</w:t>
              </w:r>
            </w:ins>
          </w:p>
        </w:tc>
      </w:tr>
      <w:tr w:rsidR="0073212B" w14:paraId="26370A47" w14:textId="77777777">
        <w:trPr>
          <w:jc w:val="center"/>
          <w:trPrChange w:id="231" w:author="SHM-EM Authors" w:date="2026-09-05T09:25:00Z" w16du:dateUtc="2026-09-05T01:25:00Z">
            <w:trPr>
              <w:gridBefore w:val="1"/>
              <w:gridAfter w:val="0"/>
              <w:jc w:val="center"/>
            </w:trPr>
          </w:trPrChange>
        </w:trPr>
        <w:tc>
          <w:tcPr>
            <w:tcW w:w="3120" w:type="dxa"/>
            <w:tcMar>
              <w:top w:w="80" w:type="dxa"/>
              <w:left w:w="90" w:type="dxa"/>
              <w:bottom w:w="80" w:type="dxa"/>
              <w:right w:w="90" w:type="dxa"/>
            </w:tcMar>
            <w:vAlign w:val="center"/>
            <w:tcPrChange w:id="232" w:author="SHM-EM Authors" w:date="2026-09-05T09:25:00Z" w16du:dateUtc="2026-09-05T01:25:00Z">
              <w:tcPr>
                <w:tcW w:w="624" w:type="dxa"/>
                <w:tcMar>
                  <w:top w:w="60" w:type="dxa"/>
                  <w:left w:w="80" w:type="dxa"/>
                  <w:bottom w:w="60" w:type="dxa"/>
                  <w:right w:w="80" w:type="dxa"/>
                </w:tcMar>
                <w:vAlign w:val="center"/>
              </w:tcPr>
            </w:tcPrChange>
          </w:tcPr>
          <w:p w14:paraId="36C05C91" w14:textId="77777777" w:rsidR="0073212B" w:rsidRDefault="002B7AEB">
            <w:pPr>
              <w:spacing w:after="0" w:line="240" w:lineRule="auto"/>
              <w:jc w:val="left"/>
              <w:pPrChange w:id="233" w:author="SHM-EM Authors" w:date="2026-09-05T09:25:00Z" w16du:dateUtc="2026-09-05T01:25:00Z">
                <w:pPr>
                  <w:spacing w:after="0" w:line="252" w:lineRule="auto"/>
                </w:pPr>
              </w:pPrChange>
            </w:pPr>
            <w:r>
              <w:rPr>
                <w:sz w:val="17"/>
                <w:rPrChange w:id="234" w:author="SHM-EM Authors" w:date="2026-09-05T09:25:00Z" w16du:dateUtc="2026-09-05T01:25:00Z">
                  <w:rPr>
                    <w:b/>
                    <w:sz w:val="16"/>
                  </w:rPr>
                </w:rPrChange>
              </w:rPr>
              <w:t>C8</w:t>
            </w:r>
          </w:p>
        </w:tc>
        <w:tc>
          <w:tcPr>
            <w:tcW w:w="3120" w:type="dxa"/>
            <w:tcMar>
              <w:top w:w="80" w:type="dxa"/>
              <w:left w:w="90" w:type="dxa"/>
              <w:bottom w:w="80" w:type="dxa"/>
              <w:right w:w="90" w:type="dxa"/>
            </w:tcMar>
            <w:vAlign w:val="center"/>
            <w:tcPrChange w:id="235" w:author="SHM-EM Authors" w:date="2026-09-05T09:25:00Z" w16du:dateUtc="2026-09-05T01:25:00Z">
              <w:tcPr>
                <w:tcW w:w="2835" w:type="dxa"/>
                <w:gridSpan w:val="3"/>
                <w:tcMar>
                  <w:top w:w="60" w:type="dxa"/>
                  <w:left w:w="80" w:type="dxa"/>
                  <w:bottom w:w="60" w:type="dxa"/>
                  <w:right w:w="80" w:type="dxa"/>
                </w:tcMar>
                <w:vAlign w:val="center"/>
              </w:tcPr>
            </w:tcPrChange>
          </w:tcPr>
          <w:p w14:paraId="0CABFB33" w14:textId="77777777" w:rsidR="0073212B" w:rsidRDefault="002B7AEB">
            <w:pPr>
              <w:spacing w:after="0" w:line="240" w:lineRule="auto"/>
              <w:jc w:val="left"/>
              <w:pPrChange w:id="236" w:author="SHM-EM Authors" w:date="2026-09-05T09:25:00Z" w16du:dateUtc="2026-09-05T01:25:00Z">
                <w:pPr>
                  <w:spacing w:after="0" w:line="252" w:lineRule="auto"/>
                </w:pPr>
              </w:pPrChange>
            </w:pPr>
            <w:r>
              <w:rPr>
                <w:sz w:val="17"/>
                <w:rPrChange w:id="237" w:author="SHM-EM Authors" w:date="2026-09-05T09:25:00Z" w16du:dateUtc="2026-09-05T01:25:00Z">
                  <w:rPr>
                    <w:sz w:val="16"/>
                  </w:rPr>
                </w:rPrChange>
              </w:rPr>
              <w:t>Support email</w:t>
            </w:r>
            <w:del w:id="238" w:author="SHM-EM Authors" w:date="2026-09-05T09:25:00Z" w16du:dateUtc="2026-09-05T01:25:00Z">
              <w:r>
                <w:rPr>
                  <w:rFonts w:eastAsia="Noto Serif CJK SC"/>
                  <w:sz w:val="16"/>
                </w:rPr>
                <w:delText xml:space="preserve"> for questions</w:delText>
              </w:r>
            </w:del>
          </w:p>
        </w:tc>
        <w:tc>
          <w:tcPr>
            <w:tcW w:w="3120" w:type="dxa"/>
            <w:tcMar>
              <w:top w:w="80" w:type="dxa"/>
              <w:left w:w="90" w:type="dxa"/>
              <w:bottom w:w="80" w:type="dxa"/>
              <w:right w:w="90" w:type="dxa"/>
            </w:tcMar>
            <w:vAlign w:val="center"/>
            <w:tcPrChange w:id="239" w:author="SHM-EM Authors" w:date="2026-09-05T09:25:00Z" w16du:dateUtc="2026-09-05T01:25:00Z">
              <w:tcPr>
                <w:tcW w:w="5669" w:type="dxa"/>
                <w:tcMar>
                  <w:top w:w="60" w:type="dxa"/>
                  <w:left w:w="80" w:type="dxa"/>
                  <w:bottom w:w="60" w:type="dxa"/>
                  <w:right w:w="80" w:type="dxa"/>
                </w:tcMar>
                <w:vAlign w:val="center"/>
              </w:tcPr>
            </w:tcPrChange>
          </w:tcPr>
          <w:p w14:paraId="3CD082CF" w14:textId="77777777" w:rsidR="0073212B" w:rsidRDefault="002B7AEB">
            <w:pPr>
              <w:spacing w:after="0" w:line="240" w:lineRule="auto"/>
              <w:jc w:val="left"/>
              <w:rPr>
                <w:rPrChange w:id="240" w:author="SHM-EM Authors" w:date="2026-09-05T09:25:00Z" w16du:dateUtc="2026-09-05T01:25:00Z">
                  <w:rPr>
                    <w:lang w:val="en-US"/>
                  </w:rPr>
                </w:rPrChange>
              </w:rPr>
              <w:pPrChange w:id="241" w:author="SHM-EM Authors" w:date="2026-09-05T09:25:00Z" w16du:dateUtc="2026-09-05T01:25:00Z">
                <w:pPr>
                  <w:spacing w:after="0" w:line="252" w:lineRule="auto"/>
                </w:pPr>
              </w:pPrChange>
            </w:pPr>
            <w:r>
              <w:rPr>
                <w:sz w:val="17"/>
                <w:rPrChange w:id="242" w:author="SHM-EM Authors" w:date="2026-09-05T09:25:00Z" w16du:dateUtc="2026-09-05T01:25:00Z">
                  <w:rPr>
                    <w:sz w:val="16"/>
                    <w:lang w:val="en-US"/>
                  </w:rPr>
                </w:rPrChange>
              </w:rPr>
              <w:t>nlfdzlja@163.com</w:t>
            </w:r>
          </w:p>
        </w:tc>
      </w:tr>
    </w:tbl>
    <w:p w14:paraId="28921FC9" w14:textId="77777777" w:rsidR="0073212B" w:rsidRDefault="0073212B">
      <w:pPr>
        <w:spacing w:after="0"/>
      </w:pPr>
    </w:p>
    <w:p w14:paraId="08DA1B45" w14:textId="77777777" w:rsidR="0073212B" w:rsidRDefault="002B7AEB">
      <w:pPr>
        <w:pStyle w:val="1"/>
        <w:pPrChange w:id="243" w:author="SHM-EM Authors" w:date="2026-09-05T09:25:00Z" w16du:dateUtc="2026-09-05T01:25:00Z">
          <w:pPr>
            <w:keepNext/>
            <w:spacing w:before="200" w:line="240" w:lineRule="auto"/>
          </w:pPr>
        </w:pPrChange>
      </w:pPr>
      <w:r>
        <w:rPr>
          <w:b w:val="0"/>
          <w:rPrChange w:id="244" w:author="SHM-EM Authors" w:date="2026-09-05T09:25:00Z" w16du:dateUtc="2026-09-05T01:25:00Z">
            <w:rPr>
              <w:b/>
              <w:sz w:val="24"/>
            </w:rPr>
          </w:rPrChange>
        </w:rPr>
        <w:t>1. Motivation and significance</w:t>
      </w:r>
    </w:p>
    <w:p w14:paraId="3254D0DA" w14:textId="77777777" w:rsidR="0073212B" w:rsidRDefault="002B7AEB">
      <w:pPr>
        <w:pPrChange w:id="245" w:author="SHM-EM Authors" w:date="2026-09-05T09:25:00Z" w16du:dateUtc="2026-09-05T01:25:00Z">
          <w:pPr>
            <w:ind w:firstLine="420"/>
            <w:jc w:val="both"/>
          </w:pPr>
        </w:pPrChange>
      </w:pPr>
      <w:r>
        <w:t xml:space="preserve">The </w:t>
      </w:r>
      <w:del w:id="246" w:author="SHM-EM Authors" w:date="2026-09-05T09:25:00Z" w16du:dateUtc="2026-09-05T01:25:00Z">
        <w:r>
          <w:rPr>
            <w:rFonts w:eastAsia="Noto Serif CJK SC" w:hint="eastAsia"/>
            <w:sz w:val="20"/>
          </w:rPr>
          <w:delText>main</w:delText>
        </w:r>
      </w:del>
      <w:ins w:id="247" w:author="SHM-EM Authors" w:date="2026-09-05T09:25:00Z" w16du:dateUtc="2026-09-05T01:25:00Z">
        <w:r>
          <w:t>principal</w:t>
        </w:r>
      </w:ins>
      <w:r>
        <w:t xml:space="preserve"> software challenge </w:t>
      </w:r>
      <w:ins w:id="248" w:author="SHM-EM Authors" w:date="2026-09-05T09:25:00Z" w16du:dateUtc="2026-09-05T01:25:00Z">
        <w:r>
          <w:t xml:space="preserve">in engineering monitoring </w:t>
        </w:r>
      </w:ins>
      <w:r>
        <w:t>is fragmentation rather than a lack of sensors or forecasting methods. Structural</w:t>
      </w:r>
      <w:del w:id="249" w:author="SHM-EM Authors" w:date="2026-09-05T09:25:00Z" w16du:dateUtc="2026-09-05T01:25:00Z">
        <w:r>
          <w:rPr>
            <w:rFonts w:eastAsia="Noto Serif CJK SC" w:hint="eastAsia"/>
            <w:sz w:val="20"/>
          </w:rPr>
          <w:delText xml:space="preserve"> </w:delText>
        </w:r>
      </w:del>
      <w:ins w:id="250" w:author="SHM-EM Authors" w:date="2026-09-05T09:25:00Z" w16du:dateUtc="2026-09-05T01:25:00Z">
        <w:r>
          <w:t>-</w:t>
        </w:r>
      </w:ins>
      <w:r>
        <w:t>health</w:t>
      </w:r>
      <w:del w:id="251" w:author="SHM-EM Authors" w:date="2026-09-05T09:25:00Z" w16du:dateUtc="2026-09-05T01:25:00Z">
        <w:r>
          <w:rPr>
            <w:rFonts w:eastAsia="Noto Serif CJK SC" w:hint="eastAsia"/>
            <w:sz w:val="20"/>
          </w:rPr>
          <w:delText xml:space="preserve"> </w:delText>
        </w:r>
      </w:del>
      <w:ins w:id="252" w:author="SHM-EM Authors" w:date="2026-09-05T09:25:00Z" w16du:dateUtc="2026-09-05T01:25:00Z">
        <w:r>
          <w:t>-</w:t>
        </w:r>
      </w:ins>
      <w:r>
        <w:t xml:space="preserve">monitoring </w:t>
      </w:r>
      <w:del w:id="253" w:author="SHM-EM Authors" w:date="2026-09-05T09:25:00Z" w16du:dateUtc="2026-09-05T01:25:00Z">
        <w:r>
          <w:rPr>
            <w:rFonts w:eastAsia="Noto Serif CJK SC" w:hint="eastAsia"/>
            <w:sz w:val="20"/>
          </w:rPr>
          <w:delText>now combines</w:delText>
        </w:r>
      </w:del>
      <w:ins w:id="254" w:author="SHM-EM Authors" w:date="2026-09-05T09:25:00Z" w16du:dateUtc="2026-09-05T01:25:00Z">
        <w:r>
          <w:t>deployments combine</w:t>
        </w:r>
      </w:ins>
      <w:r>
        <w:t xml:space="preserve"> displacement, settlement, strain, pressure, vibration, and environmental measurements [1]. Networked acquisition </w:t>
      </w:r>
      <w:del w:id="255" w:author="SHM-EM Authors" w:date="2026-09-05T09:25:00Z" w16du:dateUtc="2026-09-05T01:25:00Z">
        <w:r>
          <w:rPr>
            <w:rFonts w:eastAsia="Noto Serif CJK SC" w:hint="eastAsia"/>
            <w:sz w:val="20"/>
          </w:rPr>
          <w:delText xml:space="preserve">also </w:delText>
        </w:r>
      </w:del>
      <w:r>
        <w:t xml:space="preserve">allows </w:t>
      </w:r>
      <w:del w:id="256" w:author="SHM-EM Authors" w:date="2026-09-05T09:25:00Z" w16du:dateUtc="2026-09-05T01:25:00Z">
        <w:r>
          <w:rPr>
            <w:rFonts w:eastAsia="Noto Serif CJK SC" w:hint="eastAsia"/>
            <w:sz w:val="20"/>
          </w:rPr>
          <w:delText>one</w:delText>
        </w:r>
      </w:del>
      <w:ins w:id="257" w:author="SHM-EM Authors" w:date="2026-09-05T09:25:00Z" w16du:dateUtc="2026-09-05T01:25:00Z">
        <w:r>
          <w:t>a</w:t>
        </w:r>
      </w:ins>
      <w:r>
        <w:t xml:space="preserve"> project to use devices with different sampling and communication characteristics [2,3], while machine learning supports anomaly and damage detection [4-6]. </w:t>
      </w:r>
      <w:del w:id="258" w:author="SHM-EM Authors" w:date="2026-09-05T09:25:00Z" w16du:dateUtc="2026-09-05T01:25:00Z">
        <w:r>
          <w:rPr>
            <w:rFonts w:eastAsia="Noto Serif CJK SC" w:hint="eastAsia"/>
            <w:sz w:val="20"/>
          </w:rPr>
          <w:delText>However, monitoring platforms</w:delText>
        </w:r>
      </w:del>
      <w:ins w:id="259" w:author="SHM-EM Authors" w:date="2026-09-05T09:25:00Z" w16du:dateUtc="2026-09-05T01:25:00Z">
        <w:r>
          <w:t>Monitoring applications nevertheless</w:t>
        </w:r>
      </w:ins>
      <w:r>
        <w:t xml:space="preserve"> remain tied to vendor tables, field names, units, and point identifiers, whereas model scripts </w:t>
      </w:r>
      <w:del w:id="260" w:author="SHM-EM Authors" w:date="2026-09-05T09:25:00Z" w16du:dateUtc="2026-09-05T01:25:00Z">
        <w:r>
          <w:rPr>
            <w:rFonts w:eastAsia="Noto Serif CJK SC" w:hint="eastAsia"/>
            <w:sz w:val="20"/>
          </w:rPr>
          <w:delText>often</w:delText>
        </w:r>
      </w:del>
      <w:ins w:id="261" w:author="SHM-EM Authors" w:date="2026-09-05T09:25:00Z" w16du:dateUtc="2026-09-05T01:25:00Z">
        <w:r>
          <w:t>frequently</w:t>
        </w:r>
      </w:ins>
      <w:r>
        <w:t xml:space="preserve"> assume fixed columns and implicit ordering. These dependencies </w:t>
      </w:r>
      <w:del w:id="262" w:author="SHM-EM Authors" w:date="2026-09-05T09:25:00Z" w16du:dateUtc="2026-09-05T01:25:00Z">
        <w:r>
          <w:rPr>
            <w:rFonts w:eastAsia="Noto Serif CJK SC" w:hint="eastAsia"/>
            <w:sz w:val="20"/>
          </w:rPr>
          <w:delText>hinder</w:delText>
        </w:r>
      </w:del>
      <w:ins w:id="263" w:author="SHM-EM Authors" w:date="2026-09-05T09:25:00Z" w16du:dateUtc="2026-09-05T01:25:00Z">
        <w:r>
          <w:t>impede</w:t>
        </w:r>
      </w:ins>
      <w:r>
        <w:t xml:space="preserve"> model integration, interpretation, verification, and reuse</w:t>
      </w:r>
      <w:del w:id="264" w:author="SHM-EM Authors" w:date="2026-09-05T09:25:00Z" w16du:dateUtc="2026-09-05T01:25:00Z">
        <w:r>
          <w:rPr>
            <w:rFonts w:eastAsia="Noto Serif CJK SC" w:hint="eastAsia"/>
            <w:sz w:val="20"/>
          </w:rPr>
          <w:delText xml:space="preserve"> across projects</w:delText>
        </w:r>
      </w:del>
      <w:r>
        <w:t>.</w:t>
      </w:r>
    </w:p>
    <w:p w14:paraId="7ADD0A2B" w14:textId="77777777" w:rsidR="0073212B" w:rsidRDefault="002B7AEB">
      <w:pPr>
        <w:pPrChange w:id="265" w:author="SHM-EM Authors" w:date="2026-09-05T09:25:00Z" w16du:dateUtc="2026-09-05T01:25:00Z">
          <w:pPr>
            <w:ind w:firstLine="420"/>
            <w:jc w:val="both"/>
          </w:pPr>
        </w:pPrChange>
      </w:pPr>
      <w:r>
        <w:t xml:space="preserve">Existing standards </w:t>
      </w:r>
      <w:del w:id="266" w:author="SHM-EM Authors" w:date="2026-09-05T09:25:00Z" w16du:dateUtc="2026-09-05T01:25:00Z">
        <w:r>
          <w:rPr>
            <w:rFonts w:hint="eastAsia"/>
          </w:rPr>
          <w:delText>solve only part</w:delText>
        </w:r>
      </w:del>
      <w:ins w:id="267" w:author="SHM-EM Authors" w:date="2026-09-05T09:25:00Z" w16du:dateUtc="2026-09-05T01:25:00Z">
        <w:r>
          <w:t>and software address important but different parts</w:t>
        </w:r>
      </w:ins>
      <w:r>
        <w:t xml:space="preserve"> of this problem. Sensor Web Enablement and the OGC SensorThings API </w:t>
      </w:r>
      <w:del w:id="268" w:author="SHM-EM Authors" w:date="2026-09-05T09:25:00Z" w16du:dateUtc="2026-09-05T01:25:00Z">
        <w:r>
          <w:rPr>
            <w:rFonts w:hint="eastAsia"/>
          </w:rPr>
          <w:delText>standardize</w:delText>
        </w:r>
      </w:del>
      <w:ins w:id="269" w:author="SHM-EM Authors" w:date="2026-09-05T09:25:00Z" w16du:dateUtc="2026-09-05T01:25:00Z">
        <w:r>
          <w:t>provide standardized</w:t>
        </w:r>
      </w:ins>
      <w:r>
        <w:t xml:space="preserve"> sensor</w:t>
      </w:r>
      <w:del w:id="270" w:author="SHM-EM Authors" w:date="2026-09-05T09:25:00Z" w16du:dateUtc="2026-09-05T01:25:00Z">
        <w:r>
          <w:rPr>
            <w:rFonts w:hint="eastAsia"/>
          </w:rPr>
          <w:delText xml:space="preserve"> and</w:delText>
        </w:r>
      </w:del>
      <w:ins w:id="271" w:author="SHM-EM Authors" w:date="2026-09-05T09:25:00Z" w16du:dateUtc="2026-09-05T01:25:00Z">
        <w:r>
          <w:t>,</w:t>
        </w:r>
      </w:ins>
      <w:r>
        <w:t xml:space="preserve"> observation</w:t>
      </w:r>
      <w:ins w:id="272" w:author="SHM-EM Authors" w:date="2026-09-05T09:25:00Z" w16du:dateUtc="2026-09-05T01:25:00Z">
        <w:r>
          <w:t>, and Web-query</w:t>
        </w:r>
      </w:ins>
      <w:r>
        <w:t xml:space="preserve"> concepts </w:t>
      </w:r>
      <w:del w:id="273" w:author="SHM-EM Authors" w:date="2026-09-05T09:25:00Z" w16du:dateUtc="2026-09-05T01:25:00Z">
        <w:r>
          <w:rPr>
            <w:rFonts w:hint="eastAsia"/>
          </w:rPr>
          <w:delText xml:space="preserve">and queries </w:delText>
        </w:r>
      </w:del>
      <w:r>
        <w:t>[7,8</w:t>
      </w:r>
      <w:del w:id="274" w:author="SHM-EM Authors" w:date="2026-09-05T09:25:00Z" w16du:dateUtc="2026-09-05T01:25:00Z">
        <w:r>
          <w:rPr>
            <w:rFonts w:hint="eastAsia"/>
          </w:rPr>
          <w:delText>], while</w:delText>
        </w:r>
      </w:del>
      <w:ins w:id="275" w:author="SHM-EM Authors" w:date="2026-09-05T09:25:00Z" w16du:dateUtc="2026-09-05T01:25:00Z">
        <w:r>
          <w:t>]. Generic</w:t>
        </w:r>
      </w:ins>
      <w:r>
        <w:t xml:space="preserve"> complex-event</w:t>
      </w:r>
      <w:del w:id="276" w:author="SHM-EM Authors" w:date="2026-09-05T09:25:00Z" w16du:dateUtc="2026-09-05T01:25:00Z">
        <w:r>
          <w:rPr>
            <w:rFonts w:hint="eastAsia"/>
          </w:rPr>
          <w:delText>-</w:delText>
        </w:r>
      </w:del>
      <w:ins w:id="277" w:author="SHM-EM Authors" w:date="2026-09-05T09:25:00Z" w16du:dateUtc="2026-09-05T01:25:00Z">
        <w:r>
          <w:t xml:space="preserve"> </w:t>
        </w:r>
      </w:ins>
      <w:r>
        <w:t xml:space="preserve">processing </w:t>
      </w:r>
      <w:del w:id="278" w:author="SHM-EM Authors" w:date="2026-09-05T09:25:00Z" w16du:dateUtc="2026-09-05T01:25:00Z">
        <w:r>
          <w:rPr>
            <w:rFonts w:hint="eastAsia"/>
          </w:rPr>
          <w:delText>research supports aggregation, condition matching</w:delText>
        </w:r>
      </w:del>
      <w:ins w:id="279" w:author="SHM-EM Authors" w:date="2026-09-05T09:25:00Z" w16du:dateUtc="2026-09-05T01:25:00Z">
        <w:r>
          <w:t>(CEP) provides established stream, window, rule</w:t>
        </w:r>
      </w:ins>
      <w:r>
        <w:t>, and event</w:t>
      </w:r>
      <w:del w:id="280" w:author="SHM-EM Authors" w:date="2026-09-05T09:25:00Z" w16du:dateUtc="2026-09-05T01:25:00Z">
        <w:r>
          <w:rPr>
            <w:rFonts w:hint="eastAsia"/>
          </w:rPr>
          <w:delText xml:space="preserve"> </w:delText>
        </w:r>
      </w:del>
      <w:ins w:id="281" w:author="SHM-EM Authors" w:date="2026-09-05T09:25:00Z" w16du:dateUtc="2026-09-05T01:25:00Z">
        <w:r>
          <w:t>-</w:t>
        </w:r>
      </w:ins>
      <w:r>
        <w:t xml:space="preserve">generation </w:t>
      </w:r>
      <w:ins w:id="282" w:author="SHM-EM Authors" w:date="2026-09-05T09:25:00Z" w16du:dateUtc="2026-09-05T01:25:00Z">
        <w:r>
          <w:t xml:space="preserve">paradigms </w:t>
        </w:r>
      </w:ins>
      <w:r>
        <w:t xml:space="preserve">[9]. </w:t>
      </w:r>
      <w:del w:id="283" w:author="SHM-EM Authors" w:date="2026-09-05T09:25:00Z" w16du:dateUtc="2026-09-05T01:25:00Z">
        <w:r>
          <w:rPr>
            <w:rFonts w:hint="eastAsia"/>
          </w:rPr>
          <w:delText>They do</w:delText>
        </w:r>
      </w:del>
      <w:ins w:id="284" w:author="SHM-EM Authors" w:date="2026-09-05T09:25:00Z" w16du:dateUtc="2026-09-05T01:25:00Z">
        <w:r>
          <w:t>SHM-EM does</w:t>
        </w:r>
      </w:ins>
      <w:r>
        <w:t xml:space="preserve"> not </w:t>
      </w:r>
      <w:del w:id="285" w:author="SHM-EM Authors" w:date="2026-09-05T09:25:00Z" w16du:dateUtc="2026-09-05T01:25:00Z">
        <w:r>
          <w:rPr>
            <w:rFonts w:hint="eastAsia"/>
          </w:rPr>
          <w:delText>define model-specific input contracts, a shared future frame for forecasts from multiple models, or the boundary between forecast analysis</w:delText>
        </w:r>
      </w:del>
      <w:ins w:id="286" w:author="SHM-EM Authors" w:date="2026-09-05T09:25:00Z" w16du:dateUtc="2026-09-05T01:25:00Z">
        <w:r>
          <w:t>claim that generic CEP is unable to implement additional controls,</w:t>
        </w:r>
      </w:ins>
      <w:r>
        <w:t xml:space="preserve"> and </w:t>
      </w:r>
      <w:del w:id="287" w:author="SHM-EM Authors" w:date="2026-09-05T09:25:00Z" w16du:dateUtc="2026-09-05T01:25:00Z">
        <w:r>
          <w:rPr>
            <w:rFonts w:hint="eastAsia"/>
          </w:rPr>
          <w:delText>formal engineering events.</w:delText>
        </w:r>
      </w:del>
      <w:ins w:id="288" w:author="SHM-EM Authors" w:date="2026-09-05T09:25:00Z" w16du:dateUtc="2026-09-05T01:25:00Z">
        <w:r>
          <w:t>its current release makes no SensorThings conformance or compatibility claim.</w:t>
        </w:r>
      </w:ins>
      <w:r>
        <w:t xml:space="preserve"> A </w:t>
      </w:r>
      <w:del w:id="289" w:author="SHM-EM Authors" w:date="2026-09-05T09:25:00Z" w16du:dateUtc="2026-09-05T01:25:00Z">
        <w:r>
          <w:rPr>
            <w:rFonts w:hint="eastAsia"/>
          </w:rPr>
          <w:delText>forecast-aware workflow must therefore preserve engineering semantics when constructing model inputs, align heterogeneous forecasts, and admit them to event workflows only after validation and explicit rule evaluation</w:delText>
        </w:r>
      </w:del>
      <w:ins w:id="290" w:author="SHM-EM Authors" w:date="2026-09-05T09:25:00Z" w16du:dateUtc="2026-09-05T01:25:00Z">
        <w:r>
          <w:t>future adapter could map SensorThings observations into the SHM-EM registry, but that adapter is not implemented in v1.0.1</w:t>
        </w:r>
      </w:ins>
      <w:r>
        <w:t>.</w:t>
      </w:r>
    </w:p>
    <w:p w14:paraId="0CDBFEB2" w14:textId="77777777" w:rsidR="0073212B" w:rsidRDefault="002B7AEB">
      <w:pPr>
        <w:rPr>
          <w:ins w:id="291" w:author="SHM-EM Authors" w:date="2026-09-05T09:25:00Z" w16du:dateUtc="2026-09-05T01:25:00Z"/>
        </w:rPr>
      </w:pPr>
      <w:r>
        <w:t xml:space="preserve">Related research software </w:t>
      </w:r>
      <w:del w:id="292" w:author="SHM-EM Authors" w:date="2026-09-05T09:25:00Z" w16du:dateUtc="2026-09-05T01:25:00Z">
        <w:r>
          <w:rPr>
            <w:rFonts w:hint="eastAsia"/>
          </w:rPr>
          <w:delText>addresses</w:delText>
        </w:r>
      </w:del>
      <w:ins w:id="293" w:author="SHM-EM Authors" w:date="2026-09-05T09:25:00Z" w16du:dateUtc="2026-09-05T01:25:00Z">
        <w:r>
          <w:t>is likewise</w:t>
        </w:r>
      </w:ins>
      <w:r>
        <w:t xml:space="preserve"> complementary</w:t>
      </w:r>
      <w:del w:id="294" w:author="SHM-EM Authors" w:date="2026-09-05T09:25:00Z" w16du:dateUtc="2026-09-05T01:25:00Z">
        <w:r>
          <w:rPr>
            <w:rFonts w:hint="eastAsia"/>
          </w:rPr>
          <w:delText xml:space="preserve"> concerns</w:delText>
        </w:r>
      </w:del>
      <w:r>
        <w:t>. GMFAgent organizes knowledge, data, and tools for ground-motion</w:t>
      </w:r>
      <w:del w:id="295" w:author="SHM-EM Authors" w:date="2026-09-05T09:25:00Z" w16du:dateUtc="2026-09-05T01:25:00Z">
        <w:r>
          <w:rPr>
            <w:rFonts w:hint="eastAsia"/>
          </w:rPr>
          <w:delText xml:space="preserve"> </w:delText>
        </w:r>
      </w:del>
      <w:ins w:id="296" w:author="SHM-EM Authors" w:date="2026-09-05T09:25:00Z" w16du:dateUtc="2026-09-05T01:25:00Z">
        <w:r>
          <w:t>-</w:t>
        </w:r>
      </w:ins>
      <w:r>
        <w:t>field estimation [10</w:t>
      </w:r>
      <w:del w:id="297" w:author="SHM-EM Authors" w:date="2026-09-05T09:25:00Z" w16du:dateUtc="2026-09-05T01:25:00Z">
        <w:r>
          <w:rPr>
            <w:rFonts w:hint="eastAsia"/>
          </w:rPr>
          <w:delText>], whereas</w:delText>
        </w:r>
      </w:del>
      <w:ins w:id="298" w:author="SHM-EM Authors" w:date="2026-09-05T09:25:00Z" w16du:dateUtc="2026-09-05T01:25:00Z">
        <w:r>
          <w:t>].</w:t>
        </w:r>
      </w:ins>
      <w:r>
        <w:t xml:space="preserve"> Predictive-SHM </w:t>
      </w:r>
      <w:del w:id="299" w:author="SHM-EM Authors" w:date="2026-09-05T09:25:00Z" w16du:dateUtc="2026-09-05T01:25:00Z">
        <w:r>
          <w:rPr>
            <w:rFonts w:hint="eastAsia"/>
          </w:rPr>
          <w:delText>supports</w:delText>
        </w:r>
      </w:del>
      <w:ins w:id="300" w:author="SHM-EM Authors" w:date="2026-09-05T09:25:00Z" w16du:dateUtc="2026-09-05T01:25:00Z">
        <w:r>
          <w:t>provides</w:t>
        </w:r>
      </w:ins>
      <w:r>
        <w:t xml:space="preserve"> multi-</w:t>
      </w:r>
      <w:del w:id="301" w:author="SHM-EM Authors" w:date="2026-09-05T09:25:00Z" w16du:dateUtc="2026-09-05T01:25:00Z">
        <w:r>
          <w:rPr>
            <w:rFonts w:hint="eastAsia"/>
          </w:rPr>
          <w:delText>sensor</w:delText>
        </w:r>
      </w:del>
      <w:ins w:id="302" w:author="SHM-EM Authors" w:date="2026-09-05T09:25:00Z" w16du:dateUtc="2026-09-05T01:25:00Z">
        <w:r>
          <w:t>source</w:t>
        </w:r>
      </w:ins>
      <w:r>
        <w:t xml:space="preserve"> ingestion</w:t>
      </w:r>
      <w:del w:id="303" w:author="SHM-EM Authors" w:date="2026-09-05T09:25:00Z" w16du:dateUtc="2026-09-05T01:25:00Z">
        <w:r>
          <w:rPr>
            <w:rFonts w:hint="eastAsia"/>
          </w:rPr>
          <w:delText xml:space="preserve"> and replaceable</w:delText>
        </w:r>
      </w:del>
      <w:ins w:id="304" w:author="SHM-EM Authors" w:date="2026-09-05T09:25:00Z" w16du:dateUtc="2026-09-05T01:25:00Z">
        <w:r>
          <w:t>, a unified logical data model, metadata-driven sensor and model registration, model adapters, pluggable</w:t>
        </w:r>
      </w:ins>
      <w:r>
        <w:t xml:space="preserve"> forecasting</w:t>
      </w:r>
      <w:del w:id="305" w:author="SHM-EM Authors" w:date="2026-09-05T09:25:00Z" w16du:dateUtc="2026-09-05T01:25:00Z">
        <w:r>
          <w:rPr>
            <w:rFonts w:hint="eastAsia"/>
          </w:rPr>
          <w:delText xml:space="preserve"> models</w:delText>
        </w:r>
      </w:del>
      <w:ins w:id="306" w:author="SHM-EM Authors" w:date="2026-09-05T09:25:00Z" w16du:dateUtc="2026-09-05T01:25:00Z">
        <w:r>
          <w:t>, standardized timestamped forecasts, visualization, and residual- or threshold-oriented alerts</w:t>
        </w:r>
      </w:ins>
      <w:r>
        <w:t xml:space="preserve"> [11]. </w:t>
      </w:r>
      <w:del w:id="307" w:author="SHM-EM Authors" w:date="2026-09-05T09:25:00Z" w16du:dateUtc="2026-09-05T01:25:00Z">
        <w:r>
          <w:rPr>
            <w:rFonts w:hint="eastAsia"/>
          </w:rPr>
          <w:delText>SHM-EM focuses on</w:delText>
        </w:r>
      </w:del>
      <w:ins w:id="308" w:author="SHM-EM Authors" w:date="2026-09-05T09:25:00Z" w16du:dateUtc="2026-09-05T01:25:00Z">
        <w:r>
          <w:t>SHM-EM is not a replacement for Predictive-SHM; it formalizes</w:t>
        </w:r>
      </w:ins>
      <w:r>
        <w:t xml:space="preserve"> the </w:t>
      </w:r>
      <w:del w:id="309" w:author="SHM-EM Authors" w:date="2026-09-05T09:25:00Z" w16du:dateUtc="2026-09-05T01:25:00Z">
        <w:r>
          <w:rPr>
            <w:rFonts w:hint="eastAsia"/>
          </w:rPr>
          <w:delText>remaining workflow boundary:</w:delText>
        </w:r>
      </w:del>
      <w:ins w:id="310" w:author="SHM-EM Authors" w:date="2026-09-05T09:25:00Z" w16du:dateUtc="2026-09-05T01:25:00Z">
        <w:r>
          <w:t>downstream software boundary through which persisted forecasts become auditable inputs to formal engineering-event workflows. In particular,</w:t>
        </w:r>
      </w:ins>
      <w:r>
        <w:t xml:space="preserve"> the </w:t>
      </w:r>
      <w:del w:id="311" w:author="SHM-EM Authors" w:date="2026-09-05T09:25:00Z" w16du:dateUtc="2026-09-05T01:25:00Z">
        <w:r>
          <w:rPr>
            <w:rFonts w:hint="eastAsia"/>
          </w:rPr>
          <w:delText>contract between observations and model inputs,</w:delText>
        </w:r>
      </w:del>
      <w:ins w:id="312" w:author="SHM-EM Authors" w:date="2026-09-05T09:25:00Z" w16du:dateUtc="2026-09-05T01:25:00Z">
        <w:r>
          <w:t>Predictive-SHM primary source does not explicitly report a common multi-model prediction origin or a project-level synchronized future timeline.</w:t>
        </w:r>
      </w:ins>
    </w:p>
    <w:p w14:paraId="6EC6BBDE" w14:textId="77777777" w:rsidR="0073212B" w:rsidRDefault="002B7AEB">
      <w:pPr>
        <w:rPr>
          <w:ins w:id="313" w:author="SHM-EM Authors" w:date="2026-09-05T09:25:00Z" w16du:dateUtc="2026-09-05T01:25:00Z"/>
        </w:rPr>
      </w:pPr>
      <w:ins w:id="314" w:author="SHM-EM Authors" w:date="2026-09-05T09:25:00Z" w16du:dateUtc="2026-09-05T01:25:00Z">
        <w:r>
          <w:t xml:space="preserve">Table 1 compares documented software responsibilities rather than ranking products. Third-party entries use </w:t>
        </w:r>
        <w:r>
          <w:rPr>
            <w:i/>
          </w:rPr>
          <w:t>Yes</w:t>
        </w:r>
        <w:r>
          <w:t xml:space="preserve">, </w:t>
        </w:r>
        <w:r>
          <w:rPr>
            <w:i/>
          </w:rPr>
          <w:t>Partial</w:t>
        </w:r>
        <w:r>
          <w:t xml:space="preserve">, </w:t>
        </w:r>
        <w:r>
          <w:rPr>
            <w:i/>
          </w:rPr>
          <w:t>Not reported</w:t>
        </w:r>
        <w:r>
          <w:t xml:space="preserve">, or </w:t>
        </w:r>
        <w:r>
          <w:rPr>
            <w:i/>
          </w:rPr>
          <w:t>Not applicable</w:t>
        </w:r>
        <w:r>
          <w:t xml:space="preserve">; </w:t>
        </w:r>
        <w:r>
          <w:rPr>
            <w:i/>
          </w:rPr>
          <w:t>Not reported</w:t>
        </w:r>
        <w:r>
          <w:t xml:space="preserve"> means that</w:t>
        </w:r>
      </w:ins>
      <w:r>
        <w:t xml:space="preserve"> the </w:t>
      </w:r>
      <w:del w:id="315" w:author="SHM-EM Authors" w:date="2026-09-05T09:25:00Z" w16du:dateUtc="2026-09-05T01:25:00Z">
        <w:r>
          <w:rPr>
            <w:rFonts w:hint="eastAsia"/>
          </w:rPr>
          <w:delText>temporal alignment of multiple forecasts, and</w:delText>
        </w:r>
      </w:del>
      <w:ins w:id="316" w:author="SHM-EM Authors" w:date="2026-09-05T09:25:00Z" w16du:dateUtc="2026-09-05T01:25:00Z">
        <w:r>
          <w:t>cited primary source did not explicitly document</w:t>
        </w:r>
      </w:ins>
      <w:r>
        <w:t xml:space="preserve"> the </w:t>
      </w:r>
      <w:del w:id="317" w:author="SHM-EM Authors" w:date="2026-09-05T09:25:00Z" w16du:dateUtc="2026-09-05T01:25:00Z">
        <w:r>
          <w:rPr>
            <w:rFonts w:hint="eastAsia"/>
          </w:rPr>
          <w:delText>controlled creation of formal event records.</w:delText>
        </w:r>
      </w:del>
      <w:ins w:id="318" w:author="SHM-EM Authors" w:date="2026-09-05T09:25:00Z" w16du:dateUtc="2026-09-05T01:25:00Z">
        <w:r>
          <w:t>capability, not that the software cannot provide it.</w:t>
        </w:r>
      </w:ins>
    </w:p>
    <w:p w14:paraId="59221F3F" w14:textId="77777777" w:rsidR="0073212B" w:rsidRDefault="002B7AEB">
      <w:pPr>
        <w:pStyle w:val="FigureCaption"/>
        <w:keepNext/>
        <w:rPr>
          <w:ins w:id="319" w:author="SHM-EM Authors" w:date="2026-09-05T09:25:00Z" w16du:dateUtc="2026-09-05T01:25:00Z"/>
        </w:rPr>
      </w:pPr>
      <w:ins w:id="320" w:author="SHM-EM Authors" w:date="2026-09-05T09:25:00Z" w16du:dateUtc="2026-09-05T01:25:00Z">
        <w:r>
          <w:t>Table 1. Source-grounded responsibility comparison.</w:t>
        </w:r>
      </w:ins>
    </w:p>
    <w:tbl>
      <w:tblPr>
        <w:tblStyle w:val="af"/>
        <w:tblW w:w="0" w:type="auto"/>
        <w:jc w:val="center"/>
        <w:tblLook w:val="04A0" w:firstRow="1" w:lastRow="0" w:firstColumn="1" w:lastColumn="0" w:noHBand="0" w:noVBand="1"/>
      </w:tblPr>
      <w:tblGrid>
        <w:gridCol w:w="1871"/>
        <w:gridCol w:w="1870"/>
        <w:gridCol w:w="1870"/>
        <w:gridCol w:w="1870"/>
        <w:gridCol w:w="1869"/>
      </w:tblGrid>
      <w:tr w:rsidR="0073212B" w14:paraId="1B42CE10" w14:textId="77777777">
        <w:trPr>
          <w:tblHeader/>
          <w:jc w:val="center"/>
          <w:ins w:id="321" w:author="SHM-EM Authors" w:date="2026-09-05T09:25:00Z" w16du:dateUtc="2026-09-05T01:25:00Z"/>
        </w:trPr>
        <w:tc>
          <w:tcPr>
            <w:tcW w:w="1872" w:type="dxa"/>
            <w:shd w:val="clear" w:color="auto" w:fill="EAF2FB"/>
            <w:tcMar>
              <w:top w:w="80" w:type="dxa"/>
              <w:left w:w="90" w:type="dxa"/>
              <w:bottom w:w="80" w:type="dxa"/>
              <w:right w:w="90" w:type="dxa"/>
            </w:tcMar>
            <w:vAlign w:val="center"/>
          </w:tcPr>
          <w:p w14:paraId="0D15876F" w14:textId="77777777" w:rsidR="0073212B" w:rsidRDefault="002B7AEB">
            <w:pPr>
              <w:spacing w:after="0" w:line="240" w:lineRule="auto"/>
              <w:jc w:val="center"/>
              <w:rPr>
                <w:ins w:id="322" w:author="SHM-EM Authors" w:date="2026-09-05T09:25:00Z" w16du:dateUtc="2026-09-05T01:25:00Z"/>
              </w:rPr>
            </w:pPr>
            <w:ins w:id="323" w:author="SHM-EM Authors" w:date="2026-09-05T09:25:00Z" w16du:dateUtc="2026-09-05T01:25:00Z">
              <w:r>
                <w:rPr>
                  <w:b/>
                  <w:sz w:val="17"/>
                </w:rPr>
                <w:t>Capability</w:t>
              </w:r>
            </w:ins>
          </w:p>
        </w:tc>
        <w:tc>
          <w:tcPr>
            <w:tcW w:w="1872" w:type="dxa"/>
            <w:shd w:val="clear" w:color="auto" w:fill="EAF2FB"/>
            <w:tcMar>
              <w:top w:w="80" w:type="dxa"/>
              <w:left w:w="90" w:type="dxa"/>
              <w:bottom w:w="80" w:type="dxa"/>
              <w:right w:w="90" w:type="dxa"/>
            </w:tcMar>
            <w:vAlign w:val="center"/>
          </w:tcPr>
          <w:p w14:paraId="0DF9751C" w14:textId="77777777" w:rsidR="0073212B" w:rsidRDefault="002B7AEB">
            <w:pPr>
              <w:spacing w:after="0" w:line="240" w:lineRule="auto"/>
              <w:jc w:val="center"/>
              <w:rPr>
                <w:ins w:id="324" w:author="SHM-EM Authors" w:date="2026-09-05T09:25:00Z" w16du:dateUtc="2026-09-05T01:25:00Z"/>
              </w:rPr>
            </w:pPr>
            <w:ins w:id="325" w:author="SHM-EM Authors" w:date="2026-09-05T09:25:00Z" w16du:dateUtc="2026-09-05T01:25:00Z">
              <w:r>
                <w:rPr>
                  <w:b/>
                  <w:sz w:val="17"/>
                </w:rPr>
                <w:t>OGC SensorThings</w:t>
              </w:r>
            </w:ins>
          </w:p>
        </w:tc>
        <w:tc>
          <w:tcPr>
            <w:tcW w:w="1872" w:type="dxa"/>
            <w:shd w:val="clear" w:color="auto" w:fill="EAF2FB"/>
            <w:tcMar>
              <w:top w:w="80" w:type="dxa"/>
              <w:left w:w="90" w:type="dxa"/>
              <w:bottom w:w="80" w:type="dxa"/>
              <w:right w:w="90" w:type="dxa"/>
            </w:tcMar>
            <w:vAlign w:val="center"/>
          </w:tcPr>
          <w:p w14:paraId="360E6719" w14:textId="77777777" w:rsidR="0073212B" w:rsidRDefault="002B7AEB">
            <w:pPr>
              <w:spacing w:after="0" w:line="240" w:lineRule="auto"/>
              <w:jc w:val="center"/>
              <w:rPr>
                <w:ins w:id="326" w:author="SHM-EM Authors" w:date="2026-09-05T09:25:00Z" w16du:dateUtc="2026-09-05T01:25:00Z"/>
              </w:rPr>
            </w:pPr>
            <w:ins w:id="327" w:author="SHM-EM Authors" w:date="2026-09-05T09:25:00Z" w16du:dateUtc="2026-09-05T01:25:00Z">
              <w:r>
                <w:rPr>
                  <w:b/>
                  <w:sz w:val="17"/>
                </w:rPr>
                <w:t>Generic CEP</w:t>
              </w:r>
            </w:ins>
          </w:p>
        </w:tc>
        <w:tc>
          <w:tcPr>
            <w:tcW w:w="1872" w:type="dxa"/>
            <w:shd w:val="clear" w:color="auto" w:fill="EAF2FB"/>
            <w:tcMar>
              <w:top w:w="80" w:type="dxa"/>
              <w:left w:w="90" w:type="dxa"/>
              <w:bottom w:w="80" w:type="dxa"/>
              <w:right w:w="90" w:type="dxa"/>
            </w:tcMar>
            <w:vAlign w:val="center"/>
          </w:tcPr>
          <w:p w14:paraId="6195FF33" w14:textId="77777777" w:rsidR="0073212B" w:rsidRDefault="002B7AEB">
            <w:pPr>
              <w:spacing w:after="0" w:line="240" w:lineRule="auto"/>
              <w:jc w:val="center"/>
              <w:rPr>
                <w:ins w:id="328" w:author="SHM-EM Authors" w:date="2026-09-05T09:25:00Z" w16du:dateUtc="2026-09-05T01:25:00Z"/>
              </w:rPr>
            </w:pPr>
            <w:ins w:id="329" w:author="SHM-EM Authors" w:date="2026-09-05T09:25:00Z" w16du:dateUtc="2026-09-05T01:25:00Z">
              <w:r>
                <w:rPr>
                  <w:b/>
                  <w:sz w:val="17"/>
                </w:rPr>
                <w:t>Predictive-SHM</w:t>
              </w:r>
            </w:ins>
          </w:p>
        </w:tc>
        <w:tc>
          <w:tcPr>
            <w:tcW w:w="1872" w:type="dxa"/>
            <w:shd w:val="clear" w:color="auto" w:fill="EAF2FB"/>
            <w:tcMar>
              <w:top w:w="80" w:type="dxa"/>
              <w:left w:w="90" w:type="dxa"/>
              <w:bottom w:w="80" w:type="dxa"/>
              <w:right w:w="90" w:type="dxa"/>
            </w:tcMar>
            <w:vAlign w:val="center"/>
          </w:tcPr>
          <w:p w14:paraId="526C2E8E" w14:textId="77777777" w:rsidR="0073212B" w:rsidRDefault="002B7AEB">
            <w:pPr>
              <w:spacing w:after="0" w:line="240" w:lineRule="auto"/>
              <w:jc w:val="center"/>
              <w:rPr>
                <w:ins w:id="330" w:author="SHM-EM Authors" w:date="2026-09-05T09:25:00Z" w16du:dateUtc="2026-09-05T01:25:00Z"/>
              </w:rPr>
            </w:pPr>
            <w:ins w:id="331" w:author="SHM-EM Authors" w:date="2026-09-05T09:25:00Z" w16du:dateUtc="2026-09-05T01:25:00Z">
              <w:r>
                <w:rPr>
                  <w:b/>
                  <w:sz w:val="17"/>
                </w:rPr>
                <w:t>SHM-EM</w:t>
              </w:r>
            </w:ins>
          </w:p>
        </w:tc>
      </w:tr>
      <w:tr w:rsidR="0073212B" w14:paraId="52E1CE95" w14:textId="77777777">
        <w:trPr>
          <w:jc w:val="center"/>
          <w:ins w:id="332" w:author="SHM-EM Authors" w:date="2026-09-05T09:25:00Z" w16du:dateUtc="2026-09-05T01:25:00Z"/>
        </w:trPr>
        <w:tc>
          <w:tcPr>
            <w:tcW w:w="1872" w:type="dxa"/>
            <w:tcMar>
              <w:top w:w="80" w:type="dxa"/>
              <w:left w:w="90" w:type="dxa"/>
              <w:bottom w:w="80" w:type="dxa"/>
              <w:right w:w="90" w:type="dxa"/>
            </w:tcMar>
            <w:vAlign w:val="center"/>
          </w:tcPr>
          <w:p w14:paraId="6CE7F26F" w14:textId="77777777" w:rsidR="0073212B" w:rsidRDefault="002B7AEB">
            <w:pPr>
              <w:spacing w:after="0" w:line="240" w:lineRule="auto"/>
              <w:jc w:val="left"/>
              <w:rPr>
                <w:ins w:id="333" w:author="SHM-EM Authors" w:date="2026-09-05T09:25:00Z" w16du:dateUtc="2026-09-05T01:25:00Z"/>
              </w:rPr>
            </w:pPr>
            <w:ins w:id="334" w:author="SHM-EM Authors" w:date="2026-09-05T09:25:00Z" w16du:dateUtc="2026-09-05T01:25:00Z">
              <w:r>
                <w:rPr>
                  <w:sz w:val="17"/>
                </w:rPr>
                <w:t>Heterogeneous observation access</w:t>
              </w:r>
            </w:ins>
          </w:p>
        </w:tc>
        <w:tc>
          <w:tcPr>
            <w:tcW w:w="1872" w:type="dxa"/>
            <w:tcMar>
              <w:top w:w="80" w:type="dxa"/>
              <w:left w:w="90" w:type="dxa"/>
              <w:bottom w:w="80" w:type="dxa"/>
              <w:right w:w="90" w:type="dxa"/>
            </w:tcMar>
            <w:vAlign w:val="center"/>
          </w:tcPr>
          <w:p w14:paraId="194C7620" w14:textId="77777777" w:rsidR="0073212B" w:rsidRDefault="002B7AEB">
            <w:pPr>
              <w:spacing w:after="0" w:line="240" w:lineRule="auto"/>
              <w:jc w:val="left"/>
              <w:rPr>
                <w:ins w:id="335" w:author="SHM-EM Authors" w:date="2026-09-05T09:25:00Z" w16du:dateUtc="2026-09-05T01:25:00Z"/>
              </w:rPr>
            </w:pPr>
            <w:ins w:id="336"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255C6F63" w14:textId="77777777" w:rsidR="0073212B" w:rsidRDefault="002B7AEB">
            <w:pPr>
              <w:spacing w:after="0" w:line="240" w:lineRule="auto"/>
              <w:jc w:val="left"/>
              <w:rPr>
                <w:ins w:id="337" w:author="SHM-EM Authors" w:date="2026-09-05T09:25:00Z" w16du:dateUtc="2026-09-05T01:25:00Z"/>
              </w:rPr>
            </w:pPr>
            <w:ins w:id="338" w:author="SHM-EM Authors" w:date="2026-09-05T09:25:00Z" w16du:dateUtc="2026-09-05T01:25:00Z">
              <w:r>
                <w:rPr>
                  <w:sz w:val="17"/>
                </w:rPr>
                <w:t>Partial</w:t>
              </w:r>
            </w:ins>
          </w:p>
        </w:tc>
        <w:tc>
          <w:tcPr>
            <w:tcW w:w="1872" w:type="dxa"/>
            <w:tcMar>
              <w:top w:w="80" w:type="dxa"/>
              <w:left w:w="90" w:type="dxa"/>
              <w:bottom w:w="80" w:type="dxa"/>
              <w:right w:w="90" w:type="dxa"/>
            </w:tcMar>
            <w:vAlign w:val="center"/>
          </w:tcPr>
          <w:p w14:paraId="6629E08F" w14:textId="77777777" w:rsidR="0073212B" w:rsidRDefault="002B7AEB">
            <w:pPr>
              <w:spacing w:after="0" w:line="240" w:lineRule="auto"/>
              <w:jc w:val="left"/>
              <w:rPr>
                <w:ins w:id="339" w:author="SHM-EM Authors" w:date="2026-09-05T09:25:00Z" w16du:dateUtc="2026-09-05T01:25:00Z"/>
              </w:rPr>
            </w:pPr>
            <w:ins w:id="340"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6F98C59B" w14:textId="77777777" w:rsidR="0073212B" w:rsidRDefault="002B7AEB">
            <w:pPr>
              <w:spacing w:after="0" w:line="240" w:lineRule="auto"/>
              <w:jc w:val="left"/>
              <w:rPr>
                <w:ins w:id="341" w:author="SHM-EM Authors" w:date="2026-09-05T09:25:00Z" w16du:dateUtc="2026-09-05T01:25:00Z"/>
              </w:rPr>
            </w:pPr>
            <w:ins w:id="342" w:author="SHM-EM Authors" w:date="2026-09-05T09:25:00Z" w16du:dateUtc="2026-09-05T01:25:00Z">
              <w:r>
                <w:rPr>
                  <w:sz w:val="17"/>
                </w:rPr>
                <w:t>Yes</w:t>
              </w:r>
            </w:ins>
          </w:p>
        </w:tc>
      </w:tr>
      <w:tr w:rsidR="0073212B" w14:paraId="0E9C1E60" w14:textId="77777777">
        <w:trPr>
          <w:jc w:val="center"/>
          <w:ins w:id="343" w:author="SHM-EM Authors" w:date="2026-09-05T09:25:00Z" w16du:dateUtc="2026-09-05T01:25:00Z"/>
        </w:trPr>
        <w:tc>
          <w:tcPr>
            <w:tcW w:w="1872" w:type="dxa"/>
            <w:tcMar>
              <w:top w:w="80" w:type="dxa"/>
              <w:left w:w="90" w:type="dxa"/>
              <w:bottom w:w="80" w:type="dxa"/>
              <w:right w:w="90" w:type="dxa"/>
            </w:tcMar>
            <w:vAlign w:val="center"/>
          </w:tcPr>
          <w:p w14:paraId="3BBF0CF6" w14:textId="77777777" w:rsidR="0073212B" w:rsidRDefault="002B7AEB">
            <w:pPr>
              <w:spacing w:after="0" w:line="240" w:lineRule="auto"/>
              <w:jc w:val="left"/>
              <w:rPr>
                <w:ins w:id="344" w:author="SHM-EM Authors" w:date="2026-09-05T09:25:00Z" w16du:dateUtc="2026-09-05T01:25:00Z"/>
              </w:rPr>
            </w:pPr>
            <w:ins w:id="345" w:author="SHM-EM Authors" w:date="2026-09-05T09:25:00Z" w16du:dateUtc="2026-09-05T01:25:00Z">
              <w:r>
                <w:rPr>
                  <w:sz w:val="17"/>
                </w:rPr>
                <w:t>Standardized observation semantics</w:t>
              </w:r>
            </w:ins>
          </w:p>
        </w:tc>
        <w:tc>
          <w:tcPr>
            <w:tcW w:w="1872" w:type="dxa"/>
            <w:tcMar>
              <w:top w:w="80" w:type="dxa"/>
              <w:left w:w="90" w:type="dxa"/>
              <w:bottom w:w="80" w:type="dxa"/>
              <w:right w:w="90" w:type="dxa"/>
            </w:tcMar>
            <w:vAlign w:val="center"/>
          </w:tcPr>
          <w:p w14:paraId="2B610340" w14:textId="77777777" w:rsidR="0073212B" w:rsidRDefault="002B7AEB">
            <w:pPr>
              <w:spacing w:after="0" w:line="240" w:lineRule="auto"/>
              <w:jc w:val="left"/>
              <w:rPr>
                <w:ins w:id="346" w:author="SHM-EM Authors" w:date="2026-09-05T09:25:00Z" w16du:dateUtc="2026-09-05T01:25:00Z"/>
              </w:rPr>
            </w:pPr>
            <w:ins w:id="347"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43C66579" w14:textId="77777777" w:rsidR="0073212B" w:rsidRDefault="002B7AEB">
            <w:pPr>
              <w:spacing w:after="0" w:line="240" w:lineRule="auto"/>
              <w:jc w:val="left"/>
              <w:rPr>
                <w:ins w:id="348" w:author="SHM-EM Authors" w:date="2026-09-05T09:25:00Z" w16du:dateUtc="2026-09-05T01:25:00Z"/>
              </w:rPr>
            </w:pPr>
            <w:ins w:id="349"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2D2FA7C7" w14:textId="77777777" w:rsidR="0073212B" w:rsidRDefault="002B7AEB">
            <w:pPr>
              <w:spacing w:after="0" w:line="240" w:lineRule="auto"/>
              <w:jc w:val="left"/>
              <w:rPr>
                <w:ins w:id="350" w:author="SHM-EM Authors" w:date="2026-09-05T09:25:00Z" w16du:dateUtc="2026-09-05T01:25:00Z"/>
              </w:rPr>
            </w:pPr>
            <w:ins w:id="351"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18444873" w14:textId="77777777" w:rsidR="0073212B" w:rsidRDefault="002B7AEB">
            <w:pPr>
              <w:spacing w:after="0" w:line="240" w:lineRule="auto"/>
              <w:jc w:val="left"/>
              <w:rPr>
                <w:ins w:id="352" w:author="SHM-EM Authors" w:date="2026-09-05T09:25:00Z" w16du:dateUtc="2026-09-05T01:25:00Z"/>
              </w:rPr>
            </w:pPr>
            <w:ins w:id="353" w:author="SHM-EM Authors" w:date="2026-09-05T09:25:00Z" w16du:dateUtc="2026-09-05T01:25:00Z">
              <w:r>
                <w:rPr>
                  <w:sz w:val="17"/>
                </w:rPr>
                <w:t>Partial</w:t>
              </w:r>
            </w:ins>
          </w:p>
        </w:tc>
      </w:tr>
      <w:tr w:rsidR="0073212B" w14:paraId="796E77E1" w14:textId="77777777">
        <w:trPr>
          <w:jc w:val="center"/>
          <w:ins w:id="354" w:author="SHM-EM Authors" w:date="2026-09-05T09:25:00Z" w16du:dateUtc="2026-09-05T01:25:00Z"/>
        </w:trPr>
        <w:tc>
          <w:tcPr>
            <w:tcW w:w="1872" w:type="dxa"/>
            <w:tcMar>
              <w:top w:w="80" w:type="dxa"/>
              <w:left w:w="90" w:type="dxa"/>
              <w:bottom w:w="80" w:type="dxa"/>
              <w:right w:w="90" w:type="dxa"/>
            </w:tcMar>
            <w:vAlign w:val="center"/>
          </w:tcPr>
          <w:p w14:paraId="1645FE01" w14:textId="77777777" w:rsidR="0073212B" w:rsidRDefault="002B7AEB">
            <w:pPr>
              <w:spacing w:after="0" w:line="240" w:lineRule="auto"/>
              <w:jc w:val="left"/>
              <w:rPr>
                <w:ins w:id="355" w:author="SHM-EM Authors" w:date="2026-09-05T09:25:00Z" w16du:dateUtc="2026-09-05T01:25:00Z"/>
              </w:rPr>
            </w:pPr>
            <w:ins w:id="356" w:author="SHM-EM Authors" w:date="2026-09-05T09:25:00Z" w16du:dateUtc="2026-09-05T01:25:00Z">
              <w:r>
                <w:rPr>
                  <w:sz w:val="17"/>
                </w:rPr>
                <w:t>Internal observation-to-model mapping</w:t>
              </w:r>
            </w:ins>
          </w:p>
        </w:tc>
        <w:tc>
          <w:tcPr>
            <w:tcW w:w="1872" w:type="dxa"/>
            <w:tcMar>
              <w:top w:w="80" w:type="dxa"/>
              <w:left w:w="90" w:type="dxa"/>
              <w:bottom w:w="80" w:type="dxa"/>
              <w:right w:w="90" w:type="dxa"/>
            </w:tcMar>
            <w:vAlign w:val="center"/>
          </w:tcPr>
          <w:p w14:paraId="162E1786" w14:textId="77777777" w:rsidR="0073212B" w:rsidRDefault="002B7AEB">
            <w:pPr>
              <w:spacing w:after="0" w:line="240" w:lineRule="auto"/>
              <w:jc w:val="left"/>
              <w:rPr>
                <w:ins w:id="357" w:author="SHM-EM Authors" w:date="2026-09-05T09:25:00Z" w16du:dateUtc="2026-09-05T01:25:00Z"/>
              </w:rPr>
            </w:pPr>
            <w:ins w:id="358"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01493B23" w14:textId="77777777" w:rsidR="0073212B" w:rsidRDefault="002B7AEB">
            <w:pPr>
              <w:spacing w:after="0" w:line="240" w:lineRule="auto"/>
              <w:jc w:val="left"/>
              <w:rPr>
                <w:ins w:id="359" w:author="SHM-EM Authors" w:date="2026-09-05T09:25:00Z" w16du:dateUtc="2026-09-05T01:25:00Z"/>
              </w:rPr>
            </w:pPr>
            <w:ins w:id="360"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716E5DD1" w14:textId="77777777" w:rsidR="0073212B" w:rsidRDefault="002B7AEB">
            <w:pPr>
              <w:spacing w:after="0" w:line="240" w:lineRule="auto"/>
              <w:jc w:val="left"/>
              <w:rPr>
                <w:ins w:id="361" w:author="SHM-EM Authors" w:date="2026-09-05T09:25:00Z" w16du:dateUtc="2026-09-05T01:25:00Z"/>
              </w:rPr>
            </w:pPr>
            <w:ins w:id="362"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32120C4B" w14:textId="77777777" w:rsidR="0073212B" w:rsidRDefault="002B7AEB">
            <w:pPr>
              <w:spacing w:after="0" w:line="240" w:lineRule="auto"/>
              <w:jc w:val="left"/>
              <w:rPr>
                <w:ins w:id="363" w:author="SHM-EM Authors" w:date="2026-09-05T09:25:00Z" w16du:dateUtc="2026-09-05T01:25:00Z"/>
              </w:rPr>
            </w:pPr>
            <w:ins w:id="364" w:author="SHM-EM Authors" w:date="2026-09-05T09:25:00Z" w16du:dateUtc="2026-09-05T01:25:00Z">
              <w:r>
                <w:rPr>
                  <w:sz w:val="17"/>
                </w:rPr>
                <w:t>Yes</w:t>
              </w:r>
            </w:ins>
          </w:p>
        </w:tc>
      </w:tr>
      <w:tr w:rsidR="0073212B" w14:paraId="69FDDE04" w14:textId="77777777">
        <w:trPr>
          <w:jc w:val="center"/>
          <w:ins w:id="365" w:author="SHM-EM Authors" w:date="2026-09-05T09:25:00Z" w16du:dateUtc="2026-09-05T01:25:00Z"/>
        </w:trPr>
        <w:tc>
          <w:tcPr>
            <w:tcW w:w="1872" w:type="dxa"/>
            <w:tcMar>
              <w:top w:w="80" w:type="dxa"/>
              <w:left w:w="90" w:type="dxa"/>
              <w:bottom w:w="80" w:type="dxa"/>
              <w:right w:w="90" w:type="dxa"/>
            </w:tcMar>
            <w:vAlign w:val="center"/>
          </w:tcPr>
          <w:p w14:paraId="1DF9DC64" w14:textId="77777777" w:rsidR="0073212B" w:rsidRDefault="002B7AEB">
            <w:pPr>
              <w:spacing w:after="0" w:line="240" w:lineRule="auto"/>
              <w:jc w:val="left"/>
              <w:rPr>
                <w:ins w:id="366" w:author="SHM-EM Authors" w:date="2026-09-05T09:25:00Z" w16du:dateUtc="2026-09-05T01:25:00Z"/>
              </w:rPr>
            </w:pPr>
            <w:ins w:id="367" w:author="SHM-EM Authors" w:date="2026-09-05T09:25:00Z" w16du:dateUtc="2026-09-05T01:25:00Z">
              <w:r>
                <w:rPr>
                  <w:sz w:val="17"/>
                </w:rPr>
                <w:t>Model-specific ordered input contract</w:t>
              </w:r>
            </w:ins>
          </w:p>
        </w:tc>
        <w:tc>
          <w:tcPr>
            <w:tcW w:w="1872" w:type="dxa"/>
            <w:tcMar>
              <w:top w:w="80" w:type="dxa"/>
              <w:left w:w="90" w:type="dxa"/>
              <w:bottom w:w="80" w:type="dxa"/>
              <w:right w:w="90" w:type="dxa"/>
            </w:tcMar>
            <w:vAlign w:val="center"/>
          </w:tcPr>
          <w:p w14:paraId="1588A04D" w14:textId="77777777" w:rsidR="0073212B" w:rsidRDefault="002B7AEB">
            <w:pPr>
              <w:spacing w:after="0" w:line="240" w:lineRule="auto"/>
              <w:jc w:val="left"/>
              <w:rPr>
                <w:ins w:id="368" w:author="SHM-EM Authors" w:date="2026-09-05T09:25:00Z" w16du:dateUtc="2026-09-05T01:25:00Z"/>
              </w:rPr>
            </w:pPr>
            <w:ins w:id="369"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357A77C0" w14:textId="77777777" w:rsidR="0073212B" w:rsidRDefault="002B7AEB">
            <w:pPr>
              <w:spacing w:after="0" w:line="240" w:lineRule="auto"/>
              <w:jc w:val="left"/>
              <w:rPr>
                <w:ins w:id="370" w:author="SHM-EM Authors" w:date="2026-09-05T09:25:00Z" w16du:dateUtc="2026-09-05T01:25:00Z"/>
              </w:rPr>
            </w:pPr>
            <w:ins w:id="371"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3650C90F" w14:textId="77777777" w:rsidR="0073212B" w:rsidRDefault="002B7AEB">
            <w:pPr>
              <w:spacing w:after="0" w:line="240" w:lineRule="auto"/>
              <w:jc w:val="left"/>
              <w:rPr>
                <w:ins w:id="372" w:author="SHM-EM Authors" w:date="2026-09-05T09:25:00Z" w16du:dateUtc="2026-09-05T01:25:00Z"/>
              </w:rPr>
            </w:pPr>
            <w:ins w:id="373" w:author="SHM-EM Authors" w:date="2026-09-05T09:25:00Z" w16du:dateUtc="2026-09-05T01:25:00Z">
              <w:r>
                <w:rPr>
                  <w:sz w:val="17"/>
                </w:rPr>
                <w:t>Partial</w:t>
              </w:r>
            </w:ins>
          </w:p>
        </w:tc>
        <w:tc>
          <w:tcPr>
            <w:tcW w:w="1872" w:type="dxa"/>
            <w:tcMar>
              <w:top w:w="80" w:type="dxa"/>
              <w:left w:w="90" w:type="dxa"/>
              <w:bottom w:w="80" w:type="dxa"/>
              <w:right w:w="90" w:type="dxa"/>
            </w:tcMar>
            <w:vAlign w:val="center"/>
          </w:tcPr>
          <w:p w14:paraId="543E02CA" w14:textId="77777777" w:rsidR="0073212B" w:rsidRDefault="002B7AEB">
            <w:pPr>
              <w:spacing w:after="0" w:line="240" w:lineRule="auto"/>
              <w:jc w:val="left"/>
              <w:rPr>
                <w:ins w:id="374" w:author="SHM-EM Authors" w:date="2026-09-05T09:25:00Z" w16du:dateUtc="2026-09-05T01:25:00Z"/>
              </w:rPr>
            </w:pPr>
            <w:ins w:id="375" w:author="SHM-EM Authors" w:date="2026-09-05T09:25:00Z" w16du:dateUtc="2026-09-05T01:25:00Z">
              <w:r>
                <w:rPr>
                  <w:sz w:val="17"/>
                </w:rPr>
                <w:t>Yes</w:t>
              </w:r>
            </w:ins>
          </w:p>
        </w:tc>
      </w:tr>
      <w:tr w:rsidR="0073212B" w14:paraId="51E898B2" w14:textId="77777777">
        <w:trPr>
          <w:jc w:val="center"/>
          <w:ins w:id="376" w:author="SHM-EM Authors" w:date="2026-09-05T09:25:00Z" w16du:dateUtc="2026-09-05T01:25:00Z"/>
        </w:trPr>
        <w:tc>
          <w:tcPr>
            <w:tcW w:w="1872" w:type="dxa"/>
            <w:tcMar>
              <w:top w:w="80" w:type="dxa"/>
              <w:left w:w="90" w:type="dxa"/>
              <w:bottom w:w="80" w:type="dxa"/>
              <w:right w:w="90" w:type="dxa"/>
            </w:tcMar>
            <w:vAlign w:val="center"/>
          </w:tcPr>
          <w:p w14:paraId="4B3B291A" w14:textId="77777777" w:rsidR="0073212B" w:rsidRDefault="002B7AEB">
            <w:pPr>
              <w:spacing w:after="0" w:line="240" w:lineRule="auto"/>
              <w:jc w:val="left"/>
              <w:rPr>
                <w:ins w:id="377" w:author="SHM-EM Authors" w:date="2026-09-05T09:25:00Z" w16du:dateUtc="2026-09-05T01:25:00Z"/>
              </w:rPr>
            </w:pPr>
            <w:ins w:id="378" w:author="SHM-EM Authors" w:date="2026-09-05T09:25:00Z" w16du:dateUtc="2026-09-05T01:25:00Z">
              <w:r>
                <w:rPr>
                  <w:sz w:val="17"/>
                </w:rPr>
                <w:t>Pluggable forecasting/model adapter</w:t>
              </w:r>
            </w:ins>
          </w:p>
        </w:tc>
        <w:tc>
          <w:tcPr>
            <w:tcW w:w="1872" w:type="dxa"/>
            <w:tcMar>
              <w:top w:w="80" w:type="dxa"/>
              <w:left w:w="90" w:type="dxa"/>
              <w:bottom w:w="80" w:type="dxa"/>
              <w:right w:w="90" w:type="dxa"/>
            </w:tcMar>
            <w:vAlign w:val="center"/>
          </w:tcPr>
          <w:p w14:paraId="37A4A8A2" w14:textId="77777777" w:rsidR="0073212B" w:rsidRDefault="002B7AEB">
            <w:pPr>
              <w:spacing w:after="0" w:line="240" w:lineRule="auto"/>
              <w:jc w:val="left"/>
              <w:rPr>
                <w:ins w:id="379" w:author="SHM-EM Authors" w:date="2026-09-05T09:25:00Z" w16du:dateUtc="2026-09-05T01:25:00Z"/>
              </w:rPr>
            </w:pPr>
            <w:ins w:id="380"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42E60EB1" w14:textId="77777777" w:rsidR="0073212B" w:rsidRDefault="002B7AEB">
            <w:pPr>
              <w:spacing w:after="0" w:line="240" w:lineRule="auto"/>
              <w:jc w:val="left"/>
              <w:rPr>
                <w:ins w:id="381" w:author="SHM-EM Authors" w:date="2026-09-05T09:25:00Z" w16du:dateUtc="2026-09-05T01:25:00Z"/>
              </w:rPr>
            </w:pPr>
            <w:ins w:id="382"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0ECE6CDA" w14:textId="77777777" w:rsidR="0073212B" w:rsidRDefault="002B7AEB">
            <w:pPr>
              <w:spacing w:after="0" w:line="240" w:lineRule="auto"/>
              <w:jc w:val="left"/>
              <w:rPr>
                <w:ins w:id="383" w:author="SHM-EM Authors" w:date="2026-09-05T09:25:00Z" w16du:dateUtc="2026-09-05T01:25:00Z"/>
              </w:rPr>
            </w:pPr>
            <w:ins w:id="384"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2032A4CA" w14:textId="77777777" w:rsidR="0073212B" w:rsidRDefault="002B7AEB">
            <w:pPr>
              <w:spacing w:after="0" w:line="240" w:lineRule="auto"/>
              <w:jc w:val="left"/>
              <w:rPr>
                <w:ins w:id="385" w:author="SHM-EM Authors" w:date="2026-09-05T09:25:00Z" w16du:dateUtc="2026-09-05T01:25:00Z"/>
              </w:rPr>
            </w:pPr>
            <w:ins w:id="386" w:author="SHM-EM Authors" w:date="2026-09-05T09:25:00Z" w16du:dateUtc="2026-09-05T01:25:00Z">
              <w:r>
                <w:rPr>
                  <w:sz w:val="17"/>
                </w:rPr>
                <w:t>Yes</w:t>
              </w:r>
            </w:ins>
          </w:p>
        </w:tc>
      </w:tr>
      <w:tr w:rsidR="0073212B" w14:paraId="13162223" w14:textId="77777777">
        <w:trPr>
          <w:jc w:val="center"/>
          <w:ins w:id="387" w:author="SHM-EM Authors" w:date="2026-09-05T09:25:00Z" w16du:dateUtc="2026-09-05T01:25:00Z"/>
        </w:trPr>
        <w:tc>
          <w:tcPr>
            <w:tcW w:w="1872" w:type="dxa"/>
            <w:tcMar>
              <w:top w:w="80" w:type="dxa"/>
              <w:left w:w="90" w:type="dxa"/>
              <w:bottom w:w="80" w:type="dxa"/>
              <w:right w:w="90" w:type="dxa"/>
            </w:tcMar>
            <w:vAlign w:val="center"/>
          </w:tcPr>
          <w:p w14:paraId="6336D129" w14:textId="77777777" w:rsidR="0073212B" w:rsidRDefault="002B7AEB">
            <w:pPr>
              <w:spacing w:after="0" w:line="240" w:lineRule="auto"/>
              <w:jc w:val="left"/>
              <w:rPr>
                <w:ins w:id="388" w:author="SHM-EM Authors" w:date="2026-09-05T09:25:00Z" w16du:dateUtc="2026-09-05T01:25:00Z"/>
              </w:rPr>
            </w:pPr>
            <w:ins w:id="389" w:author="SHM-EM Authors" w:date="2026-09-05T09:25:00Z" w16du:dateUtc="2026-09-05T01:25:00Z">
              <w:r>
                <w:rPr>
                  <w:sz w:val="17"/>
                </w:rPr>
                <w:t>Artifact and input-schema hash validation</w:t>
              </w:r>
            </w:ins>
          </w:p>
        </w:tc>
        <w:tc>
          <w:tcPr>
            <w:tcW w:w="1872" w:type="dxa"/>
            <w:tcMar>
              <w:top w:w="80" w:type="dxa"/>
              <w:left w:w="90" w:type="dxa"/>
              <w:bottom w:w="80" w:type="dxa"/>
              <w:right w:w="90" w:type="dxa"/>
            </w:tcMar>
            <w:vAlign w:val="center"/>
          </w:tcPr>
          <w:p w14:paraId="4902EC55" w14:textId="77777777" w:rsidR="0073212B" w:rsidRDefault="002B7AEB">
            <w:pPr>
              <w:spacing w:after="0" w:line="240" w:lineRule="auto"/>
              <w:jc w:val="left"/>
              <w:rPr>
                <w:ins w:id="390" w:author="SHM-EM Authors" w:date="2026-09-05T09:25:00Z" w16du:dateUtc="2026-09-05T01:25:00Z"/>
              </w:rPr>
            </w:pPr>
            <w:ins w:id="391"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10315BF0" w14:textId="77777777" w:rsidR="0073212B" w:rsidRDefault="002B7AEB">
            <w:pPr>
              <w:spacing w:after="0" w:line="240" w:lineRule="auto"/>
              <w:jc w:val="left"/>
              <w:rPr>
                <w:ins w:id="392" w:author="SHM-EM Authors" w:date="2026-09-05T09:25:00Z" w16du:dateUtc="2026-09-05T01:25:00Z"/>
              </w:rPr>
            </w:pPr>
            <w:ins w:id="393"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50A0BE9C" w14:textId="77777777" w:rsidR="0073212B" w:rsidRDefault="002B7AEB">
            <w:pPr>
              <w:spacing w:after="0" w:line="240" w:lineRule="auto"/>
              <w:jc w:val="left"/>
              <w:rPr>
                <w:ins w:id="394" w:author="SHM-EM Authors" w:date="2026-09-05T09:25:00Z" w16du:dateUtc="2026-09-05T01:25:00Z"/>
              </w:rPr>
            </w:pPr>
            <w:ins w:id="395"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41BD37E5" w14:textId="77777777" w:rsidR="0073212B" w:rsidRDefault="002B7AEB">
            <w:pPr>
              <w:spacing w:after="0" w:line="240" w:lineRule="auto"/>
              <w:jc w:val="left"/>
              <w:rPr>
                <w:ins w:id="396" w:author="SHM-EM Authors" w:date="2026-09-05T09:25:00Z" w16du:dateUtc="2026-09-05T01:25:00Z"/>
              </w:rPr>
            </w:pPr>
            <w:ins w:id="397" w:author="SHM-EM Authors" w:date="2026-09-05T09:25:00Z" w16du:dateUtc="2026-09-05T01:25:00Z">
              <w:r>
                <w:rPr>
                  <w:sz w:val="17"/>
                </w:rPr>
                <w:t>Yes</w:t>
              </w:r>
            </w:ins>
          </w:p>
        </w:tc>
      </w:tr>
      <w:tr w:rsidR="0073212B" w14:paraId="29D436FF" w14:textId="77777777">
        <w:trPr>
          <w:jc w:val="center"/>
          <w:ins w:id="398" w:author="SHM-EM Authors" w:date="2026-09-05T09:25:00Z" w16du:dateUtc="2026-09-05T01:25:00Z"/>
        </w:trPr>
        <w:tc>
          <w:tcPr>
            <w:tcW w:w="1872" w:type="dxa"/>
            <w:tcMar>
              <w:top w:w="80" w:type="dxa"/>
              <w:left w:w="90" w:type="dxa"/>
              <w:bottom w:w="80" w:type="dxa"/>
              <w:right w:w="90" w:type="dxa"/>
            </w:tcMar>
            <w:vAlign w:val="center"/>
          </w:tcPr>
          <w:p w14:paraId="5328594D" w14:textId="77777777" w:rsidR="0073212B" w:rsidRDefault="002B7AEB">
            <w:pPr>
              <w:spacing w:after="0" w:line="240" w:lineRule="auto"/>
              <w:jc w:val="left"/>
              <w:rPr>
                <w:ins w:id="399" w:author="SHM-EM Authors" w:date="2026-09-05T09:25:00Z" w16du:dateUtc="2026-09-05T01:25:00Z"/>
              </w:rPr>
            </w:pPr>
            <w:ins w:id="400" w:author="SHM-EM Authors" w:date="2026-09-05T09:25:00Z" w16du:dateUtc="2026-09-05T01:25:00Z">
              <w:r>
                <w:rPr>
                  <w:sz w:val="17"/>
                </w:rPr>
                <w:t>Shared prediction origin and future timeline</w:t>
              </w:r>
            </w:ins>
          </w:p>
        </w:tc>
        <w:tc>
          <w:tcPr>
            <w:tcW w:w="1872" w:type="dxa"/>
            <w:tcMar>
              <w:top w:w="80" w:type="dxa"/>
              <w:left w:w="90" w:type="dxa"/>
              <w:bottom w:w="80" w:type="dxa"/>
              <w:right w:w="90" w:type="dxa"/>
            </w:tcMar>
            <w:vAlign w:val="center"/>
          </w:tcPr>
          <w:p w14:paraId="4DF6CED7" w14:textId="77777777" w:rsidR="0073212B" w:rsidRDefault="002B7AEB">
            <w:pPr>
              <w:spacing w:after="0" w:line="240" w:lineRule="auto"/>
              <w:jc w:val="left"/>
              <w:rPr>
                <w:ins w:id="401" w:author="SHM-EM Authors" w:date="2026-09-05T09:25:00Z" w16du:dateUtc="2026-09-05T01:25:00Z"/>
              </w:rPr>
            </w:pPr>
            <w:ins w:id="402"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1069EF37" w14:textId="77777777" w:rsidR="0073212B" w:rsidRDefault="002B7AEB">
            <w:pPr>
              <w:spacing w:after="0" w:line="240" w:lineRule="auto"/>
              <w:jc w:val="left"/>
              <w:rPr>
                <w:ins w:id="403" w:author="SHM-EM Authors" w:date="2026-09-05T09:25:00Z" w16du:dateUtc="2026-09-05T01:25:00Z"/>
              </w:rPr>
            </w:pPr>
            <w:ins w:id="404"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4B0AD40A" w14:textId="77777777" w:rsidR="0073212B" w:rsidRDefault="002B7AEB">
            <w:pPr>
              <w:spacing w:after="0" w:line="240" w:lineRule="auto"/>
              <w:jc w:val="left"/>
              <w:rPr>
                <w:ins w:id="405" w:author="SHM-EM Authors" w:date="2026-09-05T09:25:00Z" w16du:dateUtc="2026-09-05T01:25:00Z"/>
              </w:rPr>
            </w:pPr>
            <w:ins w:id="406"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79757346" w14:textId="77777777" w:rsidR="0073212B" w:rsidRDefault="002B7AEB">
            <w:pPr>
              <w:spacing w:after="0" w:line="240" w:lineRule="auto"/>
              <w:jc w:val="left"/>
              <w:rPr>
                <w:ins w:id="407" w:author="SHM-EM Authors" w:date="2026-09-05T09:25:00Z" w16du:dateUtc="2026-09-05T01:25:00Z"/>
              </w:rPr>
            </w:pPr>
            <w:ins w:id="408" w:author="SHM-EM Authors" w:date="2026-09-05T09:25:00Z" w16du:dateUtc="2026-09-05T01:25:00Z">
              <w:r>
                <w:rPr>
                  <w:sz w:val="17"/>
                </w:rPr>
                <w:t>Yes</w:t>
              </w:r>
            </w:ins>
          </w:p>
        </w:tc>
      </w:tr>
      <w:tr w:rsidR="0073212B" w14:paraId="412102DD" w14:textId="77777777">
        <w:trPr>
          <w:jc w:val="center"/>
          <w:ins w:id="409" w:author="SHM-EM Authors" w:date="2026-09-05T09:25:00Z" w16du:dateUtc="2026-09-05T01:25:00Z"/>
        </w:trPr>
        <w:tc>
          <w:tcPr>
            <w:tcW w:w="1872" w:type="dxa"/>
            <w:tcMar>
              <w:top w:w="80" w:type="dxa"/>
              <w:left w:w="90" w:type="dxa"/>
              <w:bottom w:w="80" w:type="dxa"/>
              <w:right w:w="90" w:type="dxa"/>
            </w:tcMar>
            <w:vAlign w:val="center"/>
          </w:tcPr>
          <w:p w14:paraId="4D4EA423" w14:textId="77777777" w:rsidR="0073212B" w:rsidRDefault="002B7AEB">
            <w:pPr>
              <w:spacing w:after="0" w:line="240" w:lineRule="auto"/>
              <w:jc w:val="left"/>
              <w:rPr>
                <w:ins w:id="410" w:author="SHM-EM Authors" w:date="2026-09-05T09:25:00Z" w16du:dateUtc="2026-09-05T01:25:00Z"/>
              </w:rPr>
            </w:pPr>
            <w:ins w:id="411" w:author="SHM-EM Authors" w:date="2026-09-05T09:25:00Z" w16du:dateUtc="2026-09-05T01:25:00Z">
              <w:r>
                <w:rPr>
                  <w:sz w:val="17"/>
                </w:rPr>
                <w:t>Project-level future-state aggregation</w:t>
              </w:r>
            </w:ins>
          </w:p>
        </w:tc>
        <w:tc>
          <w:tcPr>
            <w:tcW w:w="1872" w:type="dxa"/>
            <w:tcMar>
              <w:top w:w="80" w:type="dxa"/>
              <w:left w:w="90" w:type="dxa"/>
              <w:bottom w:w="80" w:type="dxa"/>
              <w:right w:w="90" w:type="dxa"/>
            </w:tcMar>
            <w:vAlign w:val="center"/>
          </w:tcPr>
          <w:p w14:paraId="5CFBA1D6" w14:textId="77777777" w:rsidR="0073212B" w:rsidRDefault="002B7AEB">
            <w:pPr>
              <w:spacing w:after="0" w:line="240" w:lineRule="auto"/>
              <w:jc w:val="left"/>
              <w:rPr>
                <w:ins w:id="412" w:author="SHM-EM Authors" w:date="2026-09-05T09:25:00Z" w16du:dateUtc="2026-09-05T01:25:00Z"/>
              </w:rPr>
            </w:pPr>
            <w:ins w:id="413"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3C7C87C0" w14:textId="77777777" w:rsidR="0073212B" w:rsidRDefault="002B7AEB">
            <w:pPr>
              <w:spacing w:after="0" w:line="240" w:lineRule="auto"/>
              <w:jc w:val="left"/>
              <w:rPr>
                <w:ins w:id="414" w:author="SHM-EM Authors" w:date="2026-09-05T09:25:00Z" w16du:dateUtc="2026-09-05T01:25:00Z"/>
              </w:rPr>
            </w:pPr>
            <w:ins w:id="415"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1070B801" w14:textId="77777777" w:rsidR="0073212B" w:rsidRDefault="002B7AEB">
            <w:pPr>
              <w:spacing w:after="0" w:line="240" w:lineRule="auto"/>
              <w:jc w:val="left"/>
              <w:rPr>
                <w:ins w:id="416" w:author="SHM-EM Authors" w:date="2026-09-05T09:25:00Z" w16du:dateUtc="2026-09-05T01:25:00Z"/>
              </w:rPr>
            </w:pPr>
            <w:ins w:id="417"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4F4FBD61" w14:textId="77777777" w:rsidR="0073212B" w:rsidRDefault="002B7AEB">
            <w:pPr>
              <w:spacing w:after="0" w:line="240" w:lineRule="auto"/>
              <w:jc w:val="left"/>
              <w:rPr>
                <w:ins w:id="418" w:author="SHM-EM Authors" w:date="2026-09-05T09:25:00Z" w16du:dateUtc="2026-09-05T01:25:00Z"/>
              </w:rPr>
            </w:pPr>
            <w:ins w:id="419" w:author="SHM-EM Authors" w:date="2026-09-05T09:25:00Z" w16du:dateUtc="2026-09-05T01:25:00Z">
              <w:r>
                <w:rPr>
                  <w:sz w:val="17"/>
                </w:rPr>
                <w:t>Yes</w:t>
              </w:r>
            </w:ins>
          </w:p>
        </w:tc>
      </w:tr>
      <w:tr w:rsidR="0073212B" w14:paraId="75492333" w14:textId="77777777">
        <w:trPr>
          <w:jc w:val="center"/>
          <w:ins w:id="420" w:author="SHM-EM Authors" w:date="2026-09-05T09:25:00Z" w16du:dateUtc="2026-09-05T01:25:00Z"/>
        </w:trPr>
        <w:tc>
          <w:tcPr>
            <w:tcW w:w="1872" w:type="dxa"/>
            <w:tcMar>
              <w:top w:w="80" w:type="dxa"/>
              <w:left w:w="90" w:type="dxa"/>
              <w:bottom w:w="80" w:type="dxa"/>
              <w:right w:w="90" w:type="dxa"/>
            </w:tcMar>
            <w:vAlign w:val="center"/>
          </w:tcPr>
          <w:p w14:paraId="2A779CD9" w14:textId="77777777" w:rsidR="0073212B" w:rsidRDefault="002B7AEB">
            <w:pPr>
              <w:spacing w:after="0" w:line="240" w:lineRule="auto"/>
              <w:jc w:val="left"/>
              <w:rPr>
                <w:ins w:id="421" w:author="SHM-EM Authors" w:date="2026-09-05T09:25:00Z" w16du:dateUtc="2026-09-05T01:25:00Z"/>
              </w:rPr>
            </w:pPr>
            <w:ins w:id="422" w:author="SHM-EM Authors" w:date="2026-09-05T09:25:00Z" w16du:dateUtc="2026-09-05T01:25:00Z">
              <w:r>
                <w:rPr>
                  <w:sz w:val="17"/>
                </w:rPr>
                <w:t>Rule/event evaluation</w:t>
              </w:r>
            </w:ins>
          </w:p>
        </w:tc>
        <w:tc>
          <w:tcPr>
            <w:tcW w:w="1872" w:type="dxa"/>
            <w:tcMar>
              <w:top w:w="80" w:type="dxa"/>
              <w:left w:w="90" w:type="dxa"/>
              <w:bottom w:w="80" w:type="dxa"/>
              <w:right w:w="90" w:type="dxa"/>
            </w:tcMar>
            <w:vAlign w:val="center"/>
          </w:tcPr>
          <w:p w14:paraId="49C8EC06" w14:textId="77777777" w:rsidR="0073212B" w:rsidRDefault="002B7AEB">
            <w:pPr>
              <w:spacing w:after="0" w:line="240" w:lineRule="auto"/>
              <w:jc w:val="left"/>
              <w:rPr>
                <w:ins w:id="423" w:author="SHM-EM Authors" w:date="2026-09-05T09:25:00Z" w16du:dateUtc="2026-09-05T01:25:00Z"/>
              </w:rPr>
            </w:pPr>
            <w:ins w:id="424"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3C138F0D" w14:textId="77777777" w:rsidR="0073212B" w:rsidRDefault="002B7AEB">
            <w:pPr>
              <w:spacing w:after="0" w:line="240" w:lineRule="auto"/>
              <w:jc w:val="left"/>
              <w:rPr>
                <w:ins w:id="425" w:author="SHM-EM Authors" w:date="2026-09-05T09:25:00Z" w16du:dateUtc="2026-09-05T01:25:00Z"/>
              </w:rPr>
            </w:pPr>
            <w:ins w:id="426" w:author="SHM-EM Authors" w:date="2026-09-05T09:25:00Z" w16du:dateUtc="2026-09-05T01:25:00Z">
              <w:r>
                <w:rPr>
                  <w:sz w:val="17"/>
                </w:rPr>
                <w:t>Yes</w:t>
              </w:r>
            </w:ins>
          </w:p>
        </w:tc>
        <w:tc>
          <w:tcPr>
            <w:tcW w:w="1872" w:type="dxa"/>
            <w:tcMar>
              <w:top w:w="80" w:type="dxa"/>
              <w:left w:w="90" w:type="dxa"/>
              <w:bottom w:w="80" w:type="dxa"/>
              <w:right w:w="90" w:type="dxa"/>
            </w:tcMar>
            <w:vAlign w:val="center"/>
          </w:tcPr>
          <w:p w14:paraId="5563BCA3" w14:textId="77777777" w:rsidR="0073212B" w:rsidRDefault="002B7AEB">
            <w:pPr>
              <w:spacing w:after="0" w:line="240" w:lineRule="auto"/>
              <w:jc w:val="left"/>
              <w:rPr>
                <w:ins w:id="427" w:author="SHM-EM Authors" w:date="2026-09-05T09:25:00Z" w16du:dateUtc="2026-09-05T01:25:00Z"/>
              </w:rPr>
            </w:pPr>
            <w:ins w:id="428" w:author="SHM-EM Authors" w:date="2026-09-05T09:25:00Z" w16du:dateUtc="2026-09-05T01:25:00Z">
              <w:r>
                <w:rPr>
                  <w:sz w:val="17"/>
                </w:rPr>
                <w:t>Partial</w:t>
              </w:r>
            </w:ins>
          </w:p>
        </w:tc>
        <w:tc>
          <w:tcPr>
            <w:tcW w:w="1872" w:type="dxa"/>
            <w:tcMar>
              <w:top w:w="80" w:type="dxa"/>
              <w:left w:w="90" w:type="dxa"/>
              <w:bottom w:w="80" w:type="dxa"/>
              <w:right w:w="90" w:type="dxa"/>
            </w:tcMar>
            <w:vAlign w:val="center"/>
          </w:tcPr>
          <w:p w14:paraId="6E48AE07" w14:textId="77777777" w:rsidR="0073212B" w:rsidRDefault="002B7AEB">
            <w:pPr>
              <w:spacing w:after="0" w:line="240" w:lineRule="auto"/>
              <w:jc w:val="left"/>
              <w:rPr>
                <w:ins w:id="429" w:author="SHM-EM Authors" w:date="2026-09-05T09:25:00Z" w16du:dateUtc="2026-09-05T01:25:00Z"/>
              </w:rPr>
            </w:pPr>
            <w:ins w:id="430" w:author="SHM-EM Authors" w:date="2026-09-05T09:25:00Z" w16du:dateUtc="2026-09-05T01:25:00Z">
              <w:r>
                <w:rPr>
                  <w:sz w:val="17"/>
                </w:rPr>
                <w:t>Yes</w:t>
              </w:r>
            </w:ins>
          </w:p>
        </w:tc>
      </w:tr>
      <w:tr w:rsidR="0073212B" w14:paraId="35BE190E" w14:textId="77777777">
        <w:trPr>
          <w:jc w:val="center"/>
          <w:ins w:id="431" w:author="SHM-EM Authors" w:date="2026-09-05T09:25:00Z" w16du:dateUtc="2026-09-05T01:25:00Z"/>
        </w:trPr>
        <w:tc>
          <w:tcPr>
            <w:tcW w:w="1872" w:type="dxa"/>
            <w:tcMar>
              <w:top w:w="80" w:type="dxa"/>
              <w:left w:w="90" w:type="dxa"/>
              <w:bottom w:w="80" w:type="dxa"/>
              <w:right w:w="90" w:type="dxa"/>
            </w:tcMar>
            <w:vAlign w:val="center"/>
          </w:tcPr>
          <w:p w14:paraId="11D841A8" w14:textId="77777777" w:rsidR="0073212B" w:rsidRDefault="002B7AEB">
            <w:pPr>
              <w:spacing w:after="0" w:line="240" w:lineRule="auto"/>
              <w:jc w:val="left"/>
              <w:rPr>
                <w:ins w:id="432" w:author="SHM-EM Authors" w:date="2026-09-05T09:25:00Z" w16du:dateUtc="2026-09-05T01:25:00Z"/>
              </w:rPr>
            </w:pPr>
            <w:ins w:id="433" w:author="SHM-EM Authors" w:date="2026-09-05T09:25:00Z" w16du:dateUtc="2026-09-05T01:25:00Z">
              <w:r>
                <w:rPr>
                  <w:sz w:val="17"/>
                </w:rPr>
                <w:t>Candidate evaluation without formal business side effects</w:t>
              </w:r>
            </w:ins>
          </w:p>
        </w:tc>
        <w:tc>
          <w:tcPr>
            <w:tcW w:w="1872" w:type="dxa"/>
            <w:tcMar>
              <w:top w:w="80" w:type="dxa"/>
              <w:left w:w="90" w:type="dxa"/>
              <w:bottom w:w="80" w:type="dxa"/>
              <w:right w:w="90" w:type="dxa"/>
            </w:tcMar>
            <w:vAlign w:val="center"/>
          </w:tcPr>
          <w:p w14:paraId="305B93B0" w14:textId="77777777" w:rsidR="0073212B" w:rsidRDefault="002B7AEB">
            <w:pPr>
              <w:spacing w:after="0" w:line="240" w:lineRule="auto"/>
              <w:jc w:val="left"/>
              <w:rPr>
                <w:ins w:id="434" w:author="SHM-EM Authors" w:date="2026-09-05T09:25:00Z" w16du:dateUtc="2026-09-05T01:25:00Z"/>
              </w:rPr>
            </w:pPr>
            <w:ins w:id="435"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443D8F9E" w14:textId="77777777" w:rsidR="0073212B" w:rsidRDefault="002B7AEB">
            <w:pPr>
              <w:spacing w:after="0" w:line="240" w:lineRule="auto"/>
              <w:jc w:val="left"/>
              <w:rPr>
                <w:ins w:id="436" w:author="SHM-EM Authors" w:date="2026-09-05T09:25:00Z" w16du:dateUtc="2026-09-05T01:25:00Z"/>
              </w:rPr>
            </w:pPr>
            <w:ins w:id="437"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08BB8196" w14:textId="77777777" w:rsidR="0073212B" w:rsidRDefault="002B7AEB">
            <w:pPr>
              <w:spacing w:after="0" w:line="240" w:lineRule="auto"/>
              <w:jc w:val="left"/>
              <w:rPr>
                <w:ins w:id="438" w:author="SHM-EM Authors" w:date="2026-09-05T09:25:00Z" w16du:dateUtc="2026-09-05T01:25:00Z"/>
              </w:rPr>
            </w:pPr>
            <w:ins w:id="439"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1C66FB29" w14:textId="77777777" w:rsidR="0073212B" w:rsidRDefault="002B7AEB">
            <w:pPr>
              <w:spacing w:after="0" w:line="240" w:lineRule="auto"/>
              <w:jc w:val="left"/>
              <w:rPr>
                <w:ins w:id="440" w:author="SHM-EM Authors" w:date="2026-09-05T09:25:00Z" w16du:dateUtc="2026-09-05T01:25:00Z"/>
              </w:rPr>
            </w:pPr>
            <w:ins w:id="441" w:author="SHM-EM Authors" w:date="2026-09-05T09:25:00Z" w16du:dateUtc="2026-09-05T01:25:00Z">
              <w:r>
                <w:rPr>
                  <w:sz w:val="17"/>
                </w:rPr>
                <w:t>Yes</w:t>
              </w:r>
            </w:ins>
          </w:p>
        </w:tc>
      </w:tr>
      <w:tr w:rsidR="0073212B" w14:paraId="50DB14F9" w14:textId="77777777">
        <w:trPr>
          <w:jc w:val="center"/>
          <w:ins w:id="442" w:author="SHM-EM Authors" w:date="2026-09-05T09:25:00Z" w16du:dateUtc="2026-09-05T01:25:00Z"/>
        </w:trPr>
        <w:tc>
          <w:tcPr>
            <w:tcW w:w="1872" w:type="dxa"/>
            <w:tcMar>
              <w:top w:w="80" w:type="dxa"/>
              <w:left w:w="90" w:type="dxa"/>
              <w:bottom w:w="80" w:type="dxa"/>
              <w:right w:w="90" w:type="dxa"/>
            </w:tcMar>
            <w:vAlign w:val="center"/>
          </w:tcPr>
          <w:p w14:paraId="58D3FAA9" w14:textId="77777777" w:rsidR="0073212B" w:rsidRDefault="002B7AEB">
            <w:pPr>
              <w:spacing w:after="0" w:line="240" w:lineRule="auto"/>
              <w:jc w:val="left"/>
              <w:rPr>
                <w:ins w:id="443" w:author="SHM-EM Authors" w:date="2026-09-05T09:25:00Z" w16du:dateUtc="2026-09-05T01:25:00Z"/>
              </w:rPr>
            </w:pPr>
            <w:ins w:id="444" w:author="SHM-EM Authors" w:date="2026-09-05T09:25:00Z" w16du:dateUtc="2026-09-05T01:25:00Z">
              <w:r>
                <w:rPr>
                  <w:sz w:val="17"/>
                </w:rPr>
                <w:t>Execution-time eligibility recheck</w:t>
              </w:r>
            </w:ins>
          </w:p>
        </w:tc>
        <w:tc>
          <w:tcPr>
            <w:tcW w:w="1872" w:type="dxa"/>
            <w:tcMar>
              <w:top w:w="80" w:type="dxa"/>
              <w:left w:w="90" w:type="dxa"/>
              <w:bottom w:w="80" w:type="dxa"/>
              <w:right w:w="90" w:type="dxa"/>
            </w:tcMar>
            <w:vAlign w:val="center"/>
          </w:tcPr>
          <w:p w14:paraId="574417A9" w14:textId="77777777" w:rsidR="0073212B" w:rsidRDefault="002B7AEB">
            <w:pPr>
              <w:spacing w:after="0" w:line="240" w:lineRule="auto"/>
              <w:jc w:val="left"/>
              <w:rPr>
                <w:ins w:id="445" w:author="SHM-EM Authors" w:date="2026-09-05T09:25:00Z" w16du:dateUtc="2026-09-05T01:25:00Z"/>
              </w:rPr>
            </w:pPr>
            <w:ins w:id="446"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6A4C884E" w14:textId="77777777" w:rsidR="0073212B" w:rsidRDefault="002B7AEB">
            <w:pPr>
              <w:spacing w:after="0" w:line="240" w:lineRule="auto"/>
              <w:jc w:val="left"/>
              <w:rPr>
                <w:ins w:id="447" w:author="SHM-EM Authors" w:date="2026-09-05T09:25:00Z" w16du:dateUtc="2026-09-05T01:25:00Z"/>
              </w:rPr>
            </w:pPr>
            <w:ins w:id="448"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15161758" w14:textId="77777777" w:rsidR="0073212B" w:rsidRDefault="002B7AEB">
            <w:pPr>
              <w:spacing w:after="0" w:line="240" w:lineRule="auto"/>
              <w:jc w:val="left"/>
              <w:rPr>
                <w:ins w:id="449" w:author="SHM-EM Authors" w:date="2026-09-05T09:25:00Z" w16du:dateUtc="2026-09-05T01:25:00Z"/>
              </w:rPr>
            </w:pPr>
            <w:ins w:id="450"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0B8A39E1" w14:textId="77777777" w:rsidR="0073212B" w:rsidRDefault="002B7AEB">
            <w:pPr>
              <w:spacing w:after="0" w:line="240" w:lineRule="auto"/>
              <w:jc w:val="left"/>
              <w:rPr>
                <w:ins w:id="451" w:author="SHM-EM Authors" w:date="2026-09-05T09:25:00Z" w16du:dateUtc="2026-09-05T01:25:00Z"/>
              </w:rPr>
            </w:pPr>
            <w:ins w:id="452" w:author="SHM-EM Authors" w:date="2026-09-05T09:25:00Z" w16du:dateUtc="2026-09-05T01:25:00Z">
              <w:r>
                <w:rPr>
                  <w:sz w:val="17"/>
                </w:rPr>
                <w:t>Yes</w:t>
              </w:r>
            </w:ins>
          </w:p>
        </w:tc>
      </w:tr>
      <w:tr w:rsidR="0073212B" w14:paraId="111C96A7" w14:textId="77777777">
        <w:trPr>
          <w:jc w:val="center"/>
          <w:ins w:id="453" w:author="SHM-EM Authors" w:date="2026-09-05T09:25:00Z" w16du:dateUtc="2026-09-05T01:25:00Z"/>
        </w:trPr>
        <w:tc>
          <w:tcPr>
            <w:tcW w:w="1872" w:type="dxa"/>
            <w:tcMar>
              <w:top w:w="80" w:type="dxa"/>
              <w:left w:w="90" w:type="dxa"/>
              <w:bottom w:w="80" w:type="dxa"/>
              <w:right w:w="90" w:type="dxa"/>
            </w:tcMar>
            <w:vAlign w:val="center"/>
          </w:tcPr>
          <w:p w14:paraId="7FC0830C" w14:textId="77777777" w:rsidR="0073212B" w:rsidRDefault="002B7AEB">
            <w:pPr>
              <w:spacing w:after="0" w:line="240" w:lineRule="auto"/>
              <w:jc w:val="left"/>
              <w:rPr>
                <w:ins w:id="454" w:author="SHM-EM Authors" w:date="2026-09-05T09:25:00Z" w16du:dateUtc="2026-09-05T01:25:00Z"/>
              </w:rPr>
            </w:pPr>
            <w:ins w:id="455" w:author="SHM-EM Authors" w:date="2026-09-05T09:25:00Z" w16du:dateUtc="2026-09-05T01:25:00Z">
              <w:r>
                <w:rPr>
                  <w:sz w:val="17"/>
                </w:rPr>
                <w:t>Formal event-to-prediction provenance link</w:t>
              </w:r>
            </w:ins>
          </w:p>
        </w:tc>
        <w:tc>
          <w:tcPr>
            <w:tcW w:w="1872" w:type="dxa"/>
            <w:tcMar>
              <w:top w:w="80" w:type="dxa"/>
              <w:left w:w="90" w:type="dxa"/>
              <w:bottom w:w="80" w:type="dxa"/>
              <w:right w:w="90" w:type="dxa"/>
            </w:tcMar>
            <w:vAlign w:val="center"/>
          </w:tcPr>
          <w:p w14:paraId="17706776" w14:textId="77777777" w:rsidR="0073212B" w:rsidRDefault="002B7AEB">
            <w:pPr>
              <w:spacing w:after="0" w:line="240" w:lineRule="auto"/>
              <w:jc w:val="left"/>
              <w:rPr>
                <w:ins w:id="456" w:author="SHM-EM Authors" w:date="2026-09-05T09:25:00Z" w16du:dateUtc="2026-09-05T01:25:00Z"/>
              </w:rPr>
            </w:pPr>
            <w:ins w:id="457" w:author="SHM-EM Authors" w:date="2026-09-05T09:25:00Z" w16du:dateUtc="2026-09-05T01:25:00Z">
              <w:r>
                <w:rPr>
                  <w:sz w:val="17"/>
                </w:rPr>
                <w:t>Not applicable</w:t>
              </w:r>
            </w:ins>
          </w:p>
        </w:tc>
        <w:tc>
          <w:tcPr>
            <w:tcW w:w="1872" w:type="dxa"/>
            <w:tcMar>
              <w:top w:w="80" w:type="dxa"/>
              <w:left w:w="90" w:type="dxa"/>
              <w:bottom w:w="80" w:type="dxa"/>
              <w:right w:w="90" w:type="dxa"/>
            </w:tcMar>
            <w:vAlign w:val="center"/>
          </w:tcPr>
          <w:p w14:paraId="4E3DD655" w14:textId="77777777" w:rsidR="0073212B" w:rsidRDefault="002B7AEB">
            <w:pPr>
              <w:spacing w:after="0" w:line="240" w:lineRule="auto"/>
              <w:jc w:val="left"/>
              <w:rPr>
                <w:ins w:id="458" w:author="SHM-EM Authors" w:date="2026-09-05T09:25:00Z" w16du:dateUtc="2026-09-05T01:25:00Z"/>
              </w:rPr>
            </w:pPr>
            <w:ins w:id="459"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35546B1F" w14:textId="77777777" w:rsidR="0073212B" w:rsidRDefault="002B7AEB">
            <w:pPr>
              <w:spacing w:after="0" w:line="240" w:lineRule="auto"/>
              <w:jc w:val="left"/>
              <w:rPr>
                <w:ins w:id="460" w:author="SHM-EM Authors" w:date="2026-09-05T09:25:00Z" w16du:dateUtc="2026-09-05T01:25:00Z"/>
              </w:rPr>
            </w:pPr>
            <w:ins w:id="461" w:author="SHM-EM Authors" w:date="2026-09-05T09:25:00Z" w16du:dateUtc="2026-09-05T01:25:00Z">
              <w:r>
                <w:rPr>
                  <w:sz w:val="17"/>
                </w:rPr>
                <w:t>Not reported</w:t>
              </w:r>
            </w:ins>
          </w:p>
        </w:tc>
        <w:tc>
          <w:tcPr>
            <w:tcW w:w="1872" w:type="dxa"/>
            <w:tcMar>
              <w:top w:w="80" w:type="dxa"/>
              <w:left w:w="90" w:type="dxa"/>
              <w:bottom w:w="80" w:type="dxa"/>
              <w:right w:w="90" w:type="dxa"/>
            </w:tcMar>
            <w:vAlign w:val="center"/>
          </w:tcPr>
          <w:p w14:paraId="029E61DA" w14:textId="77777777" w:rsidR="0073212B" w:rsidRDefault="002B7AEB">
            <w:pPr>
              <w:spacing w:after="0" w:line="240" w:lineRule="auto"/>
              <w:jc w:val="left"/>
              <w:rPr>
                <w:ins w:id="462" w:author="SHM-EM Authors" w:date="2026-09-05T09:25:00Z" w16du:dateUtc="2026-09-05T01:25:00Z"/>
              </w:rPr>
            </w:pPr>
            <w:ins w:id="463" w:author="SHM-EM Authors" w:date="2026-09-05T09:25:00Z" w16du:dateUtc="2026-09-05T01:25:00Z">
              <w:r>
                <w:rPr>
                  <w:sz w:val="17"/>
                </w:rPr>
                <w:t>Yes</w:t>
              </w:r>
            </w:ins>
          </w:p>
        </w:tc>
      </w:tr>
    </w:tbl>
    <w:p w14:paraId="10CC4FD4" w14:textId="77777777" w:rsidR="0073212B" w:rsidRDefault="0073212B">
      <w:pPr>
        <w:spacing w:after="0"/>
        <w:pPrChange w:id="464" w:author="SHM-EM Authors" w:date="2026-09-05T09:25:00Z" w16du:dateUtc="2026-09-05T01:25:00Z">
          <w:pPr>
            <w:ind w:firstLine="420"/>
            <w:jc w:val="both"/>
          </w:pPr>
        </w:pPrChange>
      </w:pPr>
    </w:p>
    <w:p w14:paraId="091F2341" w14:textId="77777777" w:rsidR="0073212B" w:rsidRDefault="002B7AEB">
      <w:pPr>
        <w:pPrChange w:id="465" w:author="SHM-EM Authors" w:date="2026-09-05T09:25:00Z" w16du:dateUtc="2026-09-05T01:25:00Z">
          <w:pPr>
            <w:ind w:firstLine="420"/>
            <w:jc w:val="both"/>
          </w:pPr>
        </w:pPrChange>
      </w:pPr>
      <w:r>
        <w:t xml:space="preserve">Recurrent, convolutional, and Transformer-based methods are widely used for multi-step forecasting [12-19]. SHM-EM does not compare </w:t>
      </w:r>
      <w:del w:id="466" w:author="SHM-EM Authors" w:date="2026-09-05T09:25:00Z" w16du:dateUtc="2026-09-05T01:25:00Z">
        <w:r>
          <w:rPr>
            <w:rFonts w:hint="eastAsia"/>
          </w:rPr>
          <w:delText>these</w:delText>
        </w:r>
      </w:del>
      <w:ins w:id="467" w:author="SHM-EM Authors" w:date="2026-09-05T09:25:00Z" w16du:dateUtc="2026-09-05T01:25:00Z">
        <w:r>
          <w:t>forecasting</w:t>
        </w:r>
      </w:ins>
      <w:r>
        <w:t xml:space="preserve"> algorithms</w:t>
      </w:r>
      <w:del w:id="468" w:author="SHM-EM Authors" w:date="2026-09-05T09:25:00Z" w16du:dateUtc="2026-09-05T01:25:00Z">
        <w:r>
          <w:rPr>
            <w:rFonts w:hint="eastAsia"/>
          </w:rPr>
          <w:delText>.</w:delText>
        </w:r>
      </w:del>
      <w:ins w:id="469" w:author="SHM-EM Authors" w:date="2026-09-05T09:25:00Z" w16du:dateUtc="2026-09-05T01:25:00Z">
        <w:r>
          <w:t xml:space="preserve"> because it does not introduce a forecasting method.</w:t>
        </w:r>
      </w:ins>
      <w:r>
        <w:t xml:space="preserve"> It examines how fixed-version models can be </w:t>
      </w:r>
      <w:del w:id="470" w:author="SHM-EM Authors" w:date="2026-09-05T09:25:00Z" w16du:dateUtc="2026-09-05T01:25:00Z">
        <w:r>
          <w:rPr>
            <w:rFonts w:hint="eastAsia"/>
          </w:rPr>
          <w:delText>integrated</w:delText>
        </w:r>
      </w:del>
      <w:ins w:id="471" w:author="SHM-EM Authors" w:date="2026-09-05T09:25:00Z" w16du:dateUtc="2026-09-05T01:25:00Z">
        <w:r>
          <w:t>registered, executed</w:t>
        </w:r>
      </w:ins>
      <w:r>
        <w:t xml:space="preserve">, checked, and used in event management. Model cards, data documentation, FAIR principles, software citation, and provenance standards guide </w:t>
      </w:r>
      <w:del w:id="472" w:author="SHM-EM Authors" w:date="2026-09-05T09:25:00Z" w16du:dateUtc="2026-09-05T01:25:00Z">
        <w:r>
          <w:rPr>
            <w:rFonts w:hint="eastAsia"/>
          </w:rPr>
          <w:delText xml:space="preserve">intended use, </w:delText>
        </w:r>
      </w:del>
      <w:r>
        <w:t>publication, reuse</w:t>
      </w:r>
      <w:ins w:id="473" w:author="SHM-EM Authors" w:date="2026-09-05T09:25:00Z" w16du:dateUtc="2026-09-05T01:25:00Z">
        <w:r>
          <w:t>, intended use</w:t>
        </w:r>
      </w:ins>
      <w:r>
        <w:t>, and auditability [20-25].</w:t>
      </w:r>
    </w:p>
    <w:p w14:paraId="0A9820AD" w14:textId="77777777" w:rsidR="0073212B" w:rsidRDefault="002B7AEB">
      <w:pPr>
        <w:rPr>
          <w:ins w:id="474" w:author="SHM-EM Authors" w:date="2026-09-05T09:25:00Z" w16du:dateUtc="2026-09-05T01:25:00Z"/>
        </w:rPr>
      </w:pPr>
      <w:del w:id="475" w:author="SHM-EM Authors" w:date="2026-09-05T09:25:00Z" w16du:dateUtc="2026-09-05T01:25:00Z">
        <w:r>
          <w:rPr>
            <w:rFonts w:hint="eastAsia"/>
          </w:rPr>
          <w:delText>SHM-EM combines</w:delText>
        </w:r>
      </w:del>
      <w:ins w:id="476" w:author="SHM-EM Authors" w:date="2026-09-05T09:25:00Z" w16du:dateUtc="2026-09-05T01:25:00Z">
        <w:r>
          <w:t>The software contributions are deliberately limited to</w:t>
        </w:r>
      </w:ins>
      <w:r>
        <w:t xml:space="preserve"> three mechanisms:</w:t>
      </w:r>
      <w:del w:id="477" w:author="SHM-EM Authors" w:date="2026-09-05T09:25:00Z" w16du:dateUtc="2026-09-05T01:25:00Z">
        <w:r>
          <w:rPr>
            <w:rFonts w:hint="eastAsia"/>
          </w:rPr>
          <w:delText xml:space="preserve"> a</w:delText>
        </w:r>
      </w:del>
    </w:p>
    <w:p w14:paraId="092A38D6" w14:textId="77777777" w:rsidR="0073212B" w:rsidRDefault="002B7AEB">
      <w:pPr>
        <w:pStyle w:val="13"/>
        <w:rPr>
          <w:ins w:id="478" w:author="SHM-EM Authors" w:date="2026-09-05T09:25:00Z" w16du:dateUtc="2026-09-05T01:25:00Z"/>
        </w:rPr>
      </w:pPr>
      <w:ins w:id="479" w:author="SHM-EM Authors" w:date="2026-09-05T09:25:00Z" w16du:dateUtc="2026-09-05T01:25:00Z">
        <w:r>
          <w:t xml:space="preserve">1. </w:t>
        </w:r>
        <w:r>
          <w:rPr>
            <w:b/>
          </w:rPr>
          <w:t>A</w:t>
        </w:r>
      </w:ins>
      <w:r>
        <w:rPr>
          <w:b/>
          <w:rPrChange w:id="480" w:author="SHM-EM Authors" w:date="2026-09-05T09:25:00Z" w16du:dateUtc="2026-09-05T01:25:00Z">
            <w:rPr/>
          </w:rPrChange>
        </w:rPr>
        <w:t xml:space="preserve"> versioned </w:t>
      </w:r>
      <w:ins w:id="481" w:author="SHM-EM Authors" w:date="2026-09-05T09:25:00Z" w16du:dateUtc="2026-09-05T01:25:00Z">
        <w:r>
          <w:rPr>
            <w:b/>
          </w:rPr>
          <w:t xml:space="preserve">engineering-semantic </w:t>
        </w:r>
      </w:ins>
      <w:r>
        <w:rPr>
          <w:b/>
          <w:rPrChange w:id="482" w:author="SHM-EM Authors" w:date="2026-09-05T09:25:00Z" w16du:dateUtc="2026-09-05T01:25:00Z">
            <w:rPr/>
          </w:rPrChange>
        </w:rPr>
        <w:t>data-model contract</w:t>
      </w:r>
      <w:del w:id="483" w:author="SHM-EM Authors" w:date="2026-09-05T09:25:00Z" w16du:dateUtc="2026-09-05T01:25:00Z">
        <w:r>
          <w:rPr>
            <w:rFonts w:hint="eastAsia"/>
          </w:rPr>
          <w:delText xml:space="preserve">, a </w:delText>
        </w:r>
      </w:del>
      <w:ins w:id="484" w:author="SHM-EM Authors" w:date="2026-09-05T09:25:00Z" w16du:dateUtc="2026-09-05T01:25:00Z">
        <w:r>
          <w:t xml:space="preserve"> that binds registered observations, ordered model inputs, target channels, units, transformations, model artifacts, temporal settings, and integrity hashes.</w:t>
        </w:r>
      </w:ins>
    </w:p>
    <w:p w14:paraId="33D30EC2" w14:textId="77777777" w:rsidR="0073212B" w:rsidRDefault="002B7AEB">
      <w:pPr>
        <w:pStyle w:val="13"/>
        <w:rPr>
          <w:ins w:id="485" w:author="SHM-EM Authors" w:date="2026-09-05T09:25:00Z" w16du:dateUtc="2026-09-05T01:25:00Z"/>
        </w:rPr>
      </w:pPr>
      <w:ins w:id="486" w:author="SHM-EM Authors" w:date="2026-09-05T09:25:00Z" w16du:dateUtc="2026-09-05T01:25:00Z">
        <w:r>
          <w:t xml:space="preserve">2. </w:t>
        </w:r>
        <w:r>
          <w:rPr>
            <w:b/>
          </w:rPr>
          <w:t>A synchronized Project Future State</w:t>
        </w:r>
        <w:r>
          <w:t xml:space="preserve"> that summarizes target-, station-, and </w:t>
        </w:r>
      </w:ins>
      <w:r>
        <w:t>project</w:t>
      </w:r>
      <w:ins w:id="487" w:author="SHM-EM Authors" w:date="2026-09-05T09:25:00Z" w16du:dateUtc="2026-09-05T01:25:00Z">
        <w:r>
          <w:t>-level forecast risk on one validated</w:t>
        </w:r>
      </w:ins>
      <w:r>
        <w:t xml:space="preserve"> future</w:t>
      </w:r>
      <w:del w:id="488" w:author="SHM-EM Authors" w:date="2026-09-05T09:25:00Z" w16du:dateUtc="2026-09-05T01:25:00Z">
        <w:r>
          <w:rPr>
            <w:rFonts w:hint="eastAsia"/>
          </w:rPr>
          <w:delText>-state representation, and a</w:delText>
        </w:r>
      </w:del>
      <w:ins w:id="489" w:author="SHM-EM Authors" w:date="2026-09-05T09:25:00Z" w16du:dateUtc="2026-09-05T01:25:00Z">
        <w:r>
          <w:t xml:space="preserve"> timeline while keeping observed and forecast risk distinct.</w:t>
        </w:r>
      </w:ins>
    </w:p>
    <w:p w14:paraId="42E9F7FA" w14:textId="77777777" w:rsidR="0073212B" w:rsidRDefault="002B7AEB">
      <w:pPr>
        <w:pStyle w:val="13"/>
        <w:rPr>
          <w:ins w:id="490" w:author="SHM-EM Authors" w:date="2026-09-05T09:25:00Z" w16du:dateUtc="2026-09-05T01:25:00Z"/>
        </w:rPr>
      </w:pPr>
      <w:ins w:id="491" w:author="SHM-EM Authors" w:date="2026-09-05T09:25:00Z" w16du:dateUtc="2026-09-05T01:25:00Z">
        <w:r>
          <w:t xml:space="preserve">3. </w:t>
        </w:r>
        <w:r>
          <w:rPr>
            <w:b/>
          </w:rPr>
          <w:t>A</w:t>
        </w:r>
      </w:ins>
      <w:r>
        <w:rPr>
          <w:b/>
          <w:rPrChange w:id="492" w:author="SHM-EM Authors" w:date="2026-09-05T09:25:00Z" w16du:dateUtc="2026-09-05T01:25:00Z">
            <w:rPr/>
          </w:rPrChange>
        </w:rPr>
        <w:t xml:space="preserve"> controlled forecast-to-event transition</w:t>
      </w:r>
      <w:del w:id="493" w:author="SHM-EM Authors" w:date="2026-09-05T09:25:00Z" w16du:dateUtc="2026-09-05T01:25:00Z">
        <w:r>
          <w:rPr>
            <w:rFonts w:hint="eastAsia"/>
          </w:rPr>
          <w:delText xml:space="preserve">. </w:delText>
        </w:r>
      </w:del>
      <w:ins w:id="494" w:author="SHM-EM Authors" w:date="2026-09-05T09:25:00Z" w16du:dateUtc="2026-09-05T01:25:00Z">
        <w:r>
          <w:t xml:space="preserve"> in which Evaluate retains an audit run but creates no formal event, execution Gate, response, notification, report, evidence, or prediction-link records; Execute reloads persisted forecasts, rechecks eligibility and integrity, validates rule semantics, and creates formal business and provenance records only after all required checks pass. Persisted-result integrity revalidation is a safeguard within this third mechanism, not a separate contribution.</w:t>
        </w:r>
      </w:ins>
    </w:p>
    <w:p w14:paraId="24DB00F2" w14:textId="77777777" w:rsidR="0073212B" w:rsidRDefault="002B7AEB">
      <w:pPr>
        <w:pPrChange w:id="495" w:author="SHM-EM Authors" w:date="2026-09-05T09:25:00Z" w16du:dateUtc="2026-09-05T01:25:00Z">
          <w:pPr>
            <w:ind w:firstLine="420"/>
            <w:jc w:val="both"/>
          </w:pPr>
        </w:pPrChange>
      </w:pPr>
      <w:r>
        <w:t xml:space="preserve">In this paper, </w:t>
      </w:r>
      <w:r>
        <w:rPr>
          <w:i/>
          <w:rPrChange w:id="496" w:author="SHM-EM Authors" w:date="2026-09-05T09:25:00Z" w16du:dateUtc="2026-09-05T01:25:00Z">
            <w:rPr/>
          </w:rPrChange>
        </w:rPr>
        <w:t>forecast-aware</w:t>
      </w:r>
      <w:r>
        <w:t xml:space="preserve"> means that persisted forecasts are aligned, inspected, and conditionally admitted to </w:t>
      </w:r>
      <w:del w:id="497" w:author="SHM-EM Authors" w:date="2026-09-05T09:25:00Z" w16du:dateUtc="2026-09-05T01:25:00Z">
        <w:r>
          <w:rPr>
            <w:rFonts w:hint="eastAsia"/>
          </w:rPr>
          <w:delText>the</w:delText>
        </w:r>
      </w:del>
      <w:ins w:id="498" w:author="SHM-EM Authors" w:date="2026-09-05T09:25:00Z" w16du:dateUtc="2026-09-05T01:25:00Z">
        <w:r>
          <w:t>a formal</w:t>
        </w:r>
      </w:ins>
      <w:r>
        <w:t xml:space="preserve"> event workflow rather than used only for visualization. </w:t>
      </w:r>
      <w:del w:id="499" w:author="SHM-EM Authors" w:date="2026-09-05T09:25:00Z" w16du:dateUtc="2026-09-05T01:25:00Z">
        <w:r>
          <w:rPr>
            <w:rFonts w:hint="eastAsia"/>
          </w:rPr>
          <w:delText xml:space="preserve">Evaluation and execution share rule logic but remain separate API paths and create different records. </w:delText>
        </w:r>
      </w:del>
      <w:r>
        <w:t xml:space="preserve">Fig. 1 </w:t>
      </w:r>
      <w:del w:id="500" w:author="SHM-EM Authors" w:date="2026-09-05T09:25:00Z" w16du:dateUtc="2026-09-05T01:25:00Z">
        <w:r>
          <w:rPr>
            <w:rFonts w:hint="eastAsia"/>
          </w:rPr>
          <w:delText>is organized in</w:delText>
        </w:r>
      </w:del>
      <w:ins w:id="501" w:author="SHM-EM Authors" w:date="2026-09-05T09:25:00Z" w16du:dateUtc="2026-09-05T01:25:00Z">
        <w:r>
          <w:t>retains the submitted</w:t>
        </w:r>
      </w:ins>
      <w:r>
        <w:t xml:space="preserve"> three</w:t>
      </w:r>
      <w:del w:id="502" w:author="SHM-EM Authors" w:date="2026-09-05T09:25:00Z" w16du:dateUtc="2026-09-05T01:25:00Z">
        <w:r>
          <w:rPr>
            <w:rFonts w:hint="eastAsia"/>
          </w:rPr>
          <w:delText xml:space="preserve"> panels: the</w:delText>
        </w:r>
      </w:del>
      <w:ins w:id="503" w:author="SHM-EM Authors" w:date="2026-09-05T09:25:00Z" w16du:dateUtc="2026-09-05T01:25:00Z">
        <w:r>
          <w:t>-part overview of</w:t>
        </w:r>
      </w:ins>
      <w:r>
        <w:t xml:space="preserve"> research gaps</w:t>
      </w:r>
      <w:del w:id="504" w:author="SHM-EM Authors" w:date="2026-09-05T09:25:00Z" w16du:dateUtc="2026-09-05T01:25:00Z">
        <w:r>
          <w:rPr>
            <w:rFonts w:hint="eastAsia"/>
          </w:rPr>
          <w:delText xml:space="preserve"> on the left</w:delText>
        </w:r>
      </w:del>
      <w:r>
        <w:t>, the SHM-EM software boundary</w:t>
      </w:r>
      <w:del w:id="505" w:author="SHM-EM Authors" w:date="2026-09-05T09:25:00Z" w16du:dateUtc="2026-09-05T01:25:00Z">
        <w:r>
          <w:rPr>
            <w:rFonts w:hint="eastAsia"/>
          </w:rPr>
          <w:delText xml:space="preserve"> in the centre</w:delText>
        </w:r>
      </w:del>
      <w:r>
        <w:t>, and the user workflow</w:t>
      </w:r>
      <w:del w:id="506" w:author="SHM-EM Authors" w:date="2026-09-05T09:25:00Z" w16du:dateUtc="2026-09-05T01:25:00Z">
        <w:r>
          <w:rPr>
            <w:rFonts w:hint="eastAsia"/>
          </w:rPr>
          <w:delText xml:space="preserve"> on the right</w:delText>
        </w:r>
      </w:del>
      <w:r>
        <w:t>.</w:t>
      </w:r>
    </w:p>
    <w:p w14:paraId="4D19B594" w14:textId="77777777" w:rsidR="001F2CBA" w:rsidRDefault="001F2CBA">
      <w:pPr>
        <w:rPr>
          <w:del w:id="507" w:author="SHM-EM Authors" w:date="2026-09-05T09:25:00Z" w16du:dateUtc="2026-09-05T01:25:00Z"/>
          <w:rFonts w:eastAsia="宋体"/>
          <w:lang w:eastAsia="zh-CN"/>
        </w:rPr>
      </w:pPr>
    </w:p>
    <w:p w14:paraId="6E57CFA5" w14:textId="77777777" w:rsidR="001F2CBA" w:rsidRDefault="002B7AEB">
      <w:pPr>
        <w:rPr>
          <w:del w:id="508" w:author="SHM-EM Authors" w:date="2026-09-05T09:25:00Z" w16du:dateUtc="2026-09-05T01:25:00Z"/>
          <w:rFonts w:eastAsia="宋体"/>
          <w:lang w:eastAsia="zh-CN"/>
        </w:rPr>
      </w:pPr>
      <w:del w:id="509" w:author="SHM-EM Authors" w:date="2026-09-05T09:25:00Z" w16du:dateUtc="2026-09-05T01:25:00Z">
        <w:r>
          <w:rPr>
            <w:rFonts w:eastAsia="宋体" w:hint="eastAsia"/>
            <w:noProof/>
            <w:lang w:eastAsia="zh-CN"/>
          </w:rPr>
          <w:drawing>
            <wp:inline distT="0" distB="0" distL="114300" distR="114300">
              <wp:extent cx="5930900" cy="3446780"/>
              <wp:effectExtent l="0" t="0" r="0" b="0"/>
              <wp:docPr id="7" name="图片 7" descr="ChatGPT Image 2026年7月25日 11_10_3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tGPT Image 2026年7月25日 11_10_30 (1)"/>
                      <pic:cNvPicPr>
                        <a:picLocks noChangeAspect="1"/>
                      </pic:cNvPicPr>
                    </pic:nvPicPr>
                    <pic:blipFill>
                      <a:blip r:embed="rId10"/>
                      <a:srcRect t="8494" b="14019"/>
                      <a:stretch>
                        <a:fillRect/>
                      </a:stretch>
                    </pic:blipFill>
                    <pic:spPr>
                      <a:xfrm>
                        <a:off x="0" y="0"/>
                        <a:ext cx="5930900" cy="3446780"/>
                      </a:xfrm>
                      <a:prstGeom prst="rect">
                        <a:avLst/>
                      </a:prstGeom>
                    </pic:spPr>
                  </pic:pic>
                </a:graphicData>
              </a:graphic>
            </wp:inline>
          </w:drawing>
        </w:r>
      </w:del>
    </w:p>
    <w:p w14:paraId="00C01690" w14:textId="77777777" w:rsidR="0073212B" w:rsidRDefault="002B7AEB">
      <w:pPr>
        <w:keepLines/>
        <w:spacing w:before="120" w:after="40"/>
        <w:jc w:val="center"/>
        <w:rPr>
          <w:ins w:id="510" w:author="SHM-EM Authors" w:date="2026-09-05T09:25:00Z" w16du:dateUtc="2026-09-05T01:25:00Z"/>
        </w:rPr>
      </w:pPr>
      <w:ins w:id="511" w:author="SHM-EM Authors" w:date="2026-09-05T09:25:00Z" w16du:dateUtc="2026-09-05T01:25:00Z">
        <w:r>
          <w:rPr>
            <w:noProof/>
          </w:rPr>
          <w:drawing>
            <wp:inline distT="0" distB="0" distL="0" distR="0">
              <wp:extent cx="5940000" cy="44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11"/>
                      <a:stretch>
                        <a:fillRect/>
                      </a:stretch>
                    </pic:blipFill>
                    <pic:spPr>
                      <a:xfrm>
                        <a:off x="0" y="0"/>
                        <a:ext cx="5940000" cy="4455000"/>
                      </a:xfrm>
                      <a:prstGeom prst="rect">
                        <a:avLst/>
                      </a:prstGeom>
                    </pic:spPr>
                  </pic:pic>
                </a:graphicData>
              </a:graphic>
            </wp:inline>
          </w:drawing>
        </w:r>
      </w:ins>
    </w:p>
    <w:p w14:paraId="642E5333" w14:textId="77777777" w:rsidR="0073212B" w:rsidRDefault="002B7AEB">
      <w:pPr>
        <w:pStyle w:val="FigureCaption"/>
        <w:pPrChange w:id="512" w:author="SHM-EM Authors" w:date="2026-09-05T09:25:00Z" w16du:dateUtc="2026-09-05T01:25:00Z">
          <w:pPr>
            <w:jc w:val="center"/>
          </w:pPr>
        </w:pPrChange>
      </w:pPr>
      <w:r>
        <w:t xml:space="preserve">Fig. 1. Research gaps, </w:t>
      </w:r>
      <w:ins w:id="513" w:author="SHM-EM Authors" w:date="2026-09-05T09:25:00Z" w16du:dateUtc="2026-09-05T01:25:00Z">
        <w:r>
          <w:t xml:space="preserve">the </w:t>
        </w:r>
      </w:ins>
      <w:r>
        <w:t xml:space="preserve">SHM-EM software boundary, and </w:t>
      </w:r>
      <w:ins w:id="514" w:author="SHM-EM Authors" w:date="2026-09-05T09:25:00Z" w16du:dateUtc="2026-09-05T01:25:00Z">
        <w:r>
          <w:t xml:space="preserve">the forecast-aware </w:t>
        </w:r>
      </w:ins>
      <w:r>
        <w:t>user workflow.</w:t>
      </w:r>
    </w:p>
    <w:p w14:paraId="785B5F4B" w14:textId="77777777" w:rsidR="001F2CBA" w:rsidRDefault="001F2CBA">
      <w:pPr>
        <w:spacing w:before="40" w:after="120"/>
        <w:rPr>
          <w:del w:id="515" w:author="SHM-EM Authors" w:date="2026-09-05T09:25:00Z" w16du:dateUtc="2026-09-05T01:25:00Z"/>
        </w:rPr>
      </w:pPr>
    </w:p>
    <w:p w14:paraId="603AB0E8" w14:textId="77777777" w:rsidR="0073212B" w:rsidRDefault="002B7AEB">
      <w:pPr>
        <w:pStyle w:val="2"/>
        <w:pPrChange w:id="516" w:author="SHM-EM Authors" w:date="2026-09-05T09:25:00Z" w16du:dateUtc="2026-09-05T01:25:00Z">
          <w:pPr>
            <w:keepNext/>
            <w:spacing w:before="140" w:after="60" w:line="240" w:lineRule="auto"/>
          </w:pPr>
        </w:pPrChange>
      </w:pPr>
      <w:r>
        <w:rPr>
          <w:b w:val="0"/>
          <w:rPrChange w:id="517" w:author="SHM-EM Authors" w:date="2026-09-05T09:25:00Z" w16du:dateUtc="2026-09-05T01:25:00Z">
            <w:rPr>
              <w:b/>
              <w:sz w:val="22"/>
            </w:rPr>
          </w:rPrChange>
        </w:rPr>
        <w:t>1.1 Intended users and experimental setup</w:t>
      </w:r>
    </w:p>
    <w:p w14:paraId="46A1905E" w14:textId="77777777" w:rsidR="0073212B" w:rsidRDefault="002B7AEB">
      <w:pPr>
        <w:pPrChange w:id="518" w:author="SHM-EM Authors" w:date="2026-09-05T09:25:00Z" w16du:dateUtc="2026-09-05T01:25:00Z">
          <w:pPr>
            <w:ind w:firstLine="420"/>
            <w:jc w:val="both"/>
          </w:pPr>
        </w:pPrChange>
      </w:pPr>
      <w:r>
        <w:t xml:space="preserve">SHM-EM is intended for engineering-monitoring researchers, data analysts, and event-response personnel. Users configure projects, stations, instruments, and </w:t>
      </w:r>
      <w:del w:id="519" w:author="SHM-EM Authors" w:date="2026-09-05T09:25:00Z" w16du:dateUtc="2026-09-05T01:25:00Z">
        <w:r>
          <w:rPr>
            <w:rFonts w:eastAsia="Noto Serif CJK SC" w:hint="eastAsia"/>
            <w:sz w:val="20"/>
          </w:rPr>
          <w:delText xml:space="preserve">monitoring </w:delText>
        </w:r>
      </w:del>
      <w:r>
        <w:t xml:space="preserve">metrics, </w:t>
      </w:r>
      <w:ins w:id="520" w:author="SHM-EM Authors" w:date="2026-09-05T09:25:00Z" w16du:dateUtc="2026-09-05T01:25:00Z">
        <w:r>
          <w:t xml:space="preserve">and </w:t>
        </w:r>
      </w:ins>
      <w:r>
        <w:t xml:space="preserve">then bind logical engineering objects to </w:t>
      </w:r>
      <w:ins w:id="521" w:author="SHM-EM Authors" w:date="2026-09-05T09:25:00Z" w16du:dateUtc="2026-09-05T01:25:00Z">
        <w:r>
          <w:t xml:space="preserve">approved </w:t>
        </w:r>
      </w:ins>
      <w:r>
        <w:t xml:space="preserve">physical </w:t>
      </w:r>
      <w:del w:id="522" w:author="SHM-EM Authors" w:date="2026-09-05T09:25:00Z" w16du:dateUtc="2026-09-05T01:25:00Z">
        <w:r>
          <w:rPr>
            <w:rFonts w:eastAsia="Noto Serif CJK SC" w:hint="eastAsia"/>
            <w:sz w:val="20"/>
          </w:rPr>
          <w:delText xml:space="preserve">data </w:delText>
        </w:r>
      </w:del>
      <w:r>
        <w:t xml:space="preserve">sources through the observation registry. A versioned </w:t>
      </w:r>
      <w:ins w:id="523" w:author="SHM-EM Authors" w:date="2026-09-05T09:25:00Z" w16du:dateUtc="2026-09-05T01:25:00Z">
        <w:r>
          <w:t xml:space="preserve">database </w:t>
        </w:r>
      </w:ins>
      <w:r>
        <w:t xml:space="preserve">contract declares model </w:t>
      </w:r>
      <w:del w:id="524" w:author="SHM-EM Authors" w:date="2026-09-05T09:25:00Z" w16du:dateUtc="2026-09-05T01:25:00Z">
        <w:r>
          <w:rPr>
            <w:rFonts w:eastAsia="Noto Serif CJK SC" w:hint="eastAsia"/>
            <w:sz w:val="20"/>
          </w:rPr>
          <w:delText>weights</w:delText>
        </w:r>
      </w:del>
      <w:ins w:id="525" w:author="SHM-EM Authors" w:date="2026-09-05T09:25:00Z" w16du:dateUtc="2026-09-05T01:25:00Z">
        <w:r>
          <w:t>artifacts</w:t>
        </w:r>
      </w:ins>
      <w:r>
        <w:t xml:space="preserve">, preprocessors, </w:t>
      </w:r>
      <w:del w:id="526" w:author="SHM-EM Authors" w:date="2026-09-05T09:25:00Z" w16du:dateUtc="2026-09-05T01:25:00Z">
        <w:r>
          <w:rPr>
            <w:rFonts w:eastAsia="Noto Serif CJK SC" w:hint="eastAsia"/>
            <w:sz w:val="20"/>
          </w:rPr>
          <w:delText>input order</w:delText>
        </w:r>
      </w:del>
      <w:ins w:id="527" w:author="SHM-EM Authors" w:date="2026-09-05T09:25:00Z" w16du:dateUtc="2026-09-05T01:25:00Z">
        <w:r>
          <w:t>ordered features</w:t>
        </w:r>
      </w:ins>
      <w:r>
        <w:t xml:space="preserve">, target channels, </w:t>
      </w:r>
      <w:del w:id="528" w:author="SHM-EM Authors" w:date="2026-09-05T09:25:00Z" w16du:dateUtc="2026-09-05T01:25:00Z">
        <w:r>
          <w:rPr>
            <w:rFonts w:eastAsia="Noto Serif CJK SC" w:hint="eastAsia"/>
            <w:sz w:val="20"/>
          </w:rPr>
          <w:delText>and</w:delText>
        </w:r>
      </w:del>
      <w:ins w:id="529" w:author="SHM-EM Authors" w:date="2026-09-05T09:25:00Z" w16du:dateUtc="2026-09-05T01:25:00Z">
        <w:r>
          <w:t>units, conversion policies,</w:t>
        </w:r>
      </w:ins>
      <w:r>
        <w:t xml:space="preserve"> temporal settings</w:t>
      </w:r>
      <w:ins w:id="530" w:author="SHM-EM Authors" w:date="2026-09-05T09:25:00Z" w16du:dateUtc="2026-09-05T01:25:00Z">
        <w:r>
          <w:t>, and hashes</w:t>
        </w:r>
      </w:ins>
      <w:r>
        <w:t>.</w:t>
      </w:r>
    </w:p>
    <w:p w14:paraId="3F2C490E" w14:textId="77777777" w:rsidR="0073212B" w:rsidRDefault="002B7AEB">
      <w:pPr>
        <w:rPr>
          <w:rPrChange w:id="531" w:author="SHM-EM Authors" w:date="2026-09-05T09:25:00Z" w16du:dateUtc="2026-09-05T01:25:00Z">
            <w:rPr>
              <w:lang w:val="en-US"/>
            </w:rPr>
          </w:rPrChange>
        </w:rPr>
        <w:pPrChange w:id="532" w:author="SHM-EM Authors" w:date="2026-09-05T09:25:00Z" w16du:dateUtc="2026-09-05T01:25:00Z">
          <w:pPr>
            <w:ind w:firstLine="420"/>
            <w:jc w:val="both"/>
          </w:pPr>
        </w:pPrChange>
      </w:pPr>
      <w:r>
        <w:t>A typical workflow runs the Python forecasting component PIT_PRE to persist a prediction batch</w:t>
      </w:r>
      <w:del w:id="533" w:author="SHM-EM Authors" w:date="2026-09-05T09:25:00Z" w16du:dateUtc="2026-09-05T01:25:00Z">
        <w:r>
          <w:rPr>
            <w:rFonts w:eastAsia="Noto Serif CJK SC" w:hint="eastAsia"/>
            <w:sz w:val="20"/>
          </w:rPr>
          <w:delText>, inspects</w:delText>
        </w:r>
      </w:del>
      <w:ins w:id="534" w:author="SHM-EM Authors" w:date="2026-09-05T09:25:00Z" w16du:dateUtc="2026-09-05T01:25:00Z">
        <w:r>
          <w:t>. Users then inspect</w:t>
        </w:r>
      </w:ins>
      <w:r>
        <w:t xml:space="preserve"> model runs, </w:t>
      </w:r>
      <w:del w:id="535" w:author="SHM-EM Authors" w:date="2026-09-05T09:25:00Z" w16du:dateUtc="2026-09-05T01:25:00Z">
        <w:r>
          <w:rPr>
            <w:rFonts w:eastAsia="Noto Serif CJK SC" w:hint="eastAsia"/>
            <w:sz w:val="20"/>
          </w:rPr>
          <w:delText>the project future state</w:delText>
        </w:r>
      </w:del>
      <w:ins w:id="536" w:author="SHM-EM Authors" w:date="2026-09-05T09:25:00Z" w16du:dateUtc="2026-09-05T01:25:00Z">
        <w:r>
          <w:t>batch completeness, Project Future State</w:t>
        </w:r>
      </w:ins>
      <w:r>
        <w:t xml:space="preserve">, and </w:t>
      </w:r>
      <w:ins w:id="537" w:author="SHM-EM Authors" w:date="2026-09-05T09:25:00Z" w16du:dateUtc="2026-09-05T01:25:00Z">
        <w:r>
          <w:t xml:space="preserve">joint </w:t>
        </w:r>
      </w:ins>
      <w:r>
        <w:t>observed</w:t>
      </w:r>
      <w:del w:id="538" w:author="SHM-EM Authors" w:date="2026-09-05T09:25:00Z" w16du:dateUtc="2026-09-05T01:25:00Z">
        <w:r>
          <w:rPr>
            <w:rFonts w:eastAsia="Noto Serif CJK SC" w:hint="eastAsia"/>
            <w:sz w:val="20"/>
          </w:rPr>
          <w:delText>-versus-</w:delText>
        </w:r>
      </w:del>
      <w:ins w:id="539" w:author="SHM-EM Authors" w:date="2026-09-05T09:25:00Z" w16du:dateUtc="2026-09-05T01:25:00Z">
        <w:r>
          <w:t>/</w:t>
        </w:r>
      </w:ins>
      <w:r>
        <w:t>forecast series</w:t>
      </w:r>
      <w:del w:id="540" w:author="SHM-EM Authors" w:date="2026-09-05T09:25:00Z" w16du:dateUtc="2026-09-05T01:25:00Z">
        <w:r>
          <w:rPr>
            <w:rFonts w:eastAsia="Noto Serif CJK SC" w:hint="eastAsia"/>
            <w:sz w:val="20"/>
          </w:rPr>
          <w:delText>, and then selects evaluation</w:delText>
        </w:r>
      </w:del>
      <w:ins w:id="541" w:author="SHM-EM Authors" w:date="2026-09-05T09:25:00Z" w16du:dateUtc="2026-09-05T01:25:00Z">
        <w:r>
          <w:t xml:space="preserve"> before selecting Evaluate</w:t>
        </w:r>
      </w:ins>
      <w:r>
        <w:t xml:space="preserve"> or controlled </w:t>
      </w:r>
      <w:del w:id="542" w:author="SHM-EM Authors" w:date="2026-09-05T09:25:00Z" w16du:dateUtc="2026-09-05T01:25:00Z">
        <w:r>
          <w:rPr>
            <w:rFonts w:eastAsia="Noto Serif CJK SC" w:hint="eastAsia"/>
            <w:sz w:val="20"/>
          </w:rPr>
          <w:delText>execution. Section 2.1.4 defines the difference between these paths.</w:delText>
        </w:r>
      </w:del>
      <w:ins w:id="543" w:author="SHM-EM Authors" w:date="2026-09-05T09:25:00Z" w16du:dateUtc="2026-09-05T01:25:00Z">
        <w:r>
          <w:t>Execute.</w:t>
        </w:r>
      </w:ins>
      <w:r>
        <w:t xml:space="preserve"> The public </w:t>
      </w:r>
      <w:ins w:id="544" w:author="SHM-EM Authors" w:date="2026-09-05T09:25:00Z" w16du:dateUtc="2026-09-05T01:25:00Z">
        <w:r>
          <w:t xml:space="preserve">reference </w:t>
        </w:r>
      </w:ins>
      <w:r>
        <w:t xml:space="preserve">workflow is reproduced through database scripts, APIs, </w:t>
      </w:r>
      <w:ins w:id="545" w:author="SHM-EM Authors" w:date="2026-09-05T09:25:00Z" w16du:dateUtc="2026-09-05T01:25:00Z">
        <w:r>
          <w:t xml:space="preserve">tests, </w:t>
        </w:r>
      </w:ins>
      <w:r>
        <w:t>and PowerShell</w:t>
      </w:r>
      <w:del w:id="546" w:author="SHM-EM Authors" w:date="2026-09-05T09:25:00Z" w16du:dateUtc="2026-09-05T01:25:00Z">
        <w:r>
          <w:rPr>
            <w:rFonts w:eastAsia="Noto Serif CJK SC" w:hint="eastAsia"/>
            <w:sz w:val="20"/>
          </w:rPr>
          <w:delText xml:space="preserve"> rather than through saved</w:delText>
        </w:r>
      </w:del>
      <w:ins w:id="547" w:author="SHM-EM Authors" w:date="2026-09-05T09:25:00Z" w16du:dateUtc="2026-09-05T01:25:00Z">
        <w:r>
          <w:t>; the Docker Compose path exercises the same logical chain in Linux containers. Saved</w:t>
        </w:r>
      </w:ins>
      <w:r>
        <w:t xml:space="preserve"> front-end state</w:t>
      </w:r>
      <w:ins w:id="548" w:author="SHM-EM Authors" w:date="2026-09-05T09:25:00Z" w16du:dateUtc="2026-09-05T01:25:00Z">
        <w:r>
          <w:t xml:space="preserve"> is not part of the reproduction authority</w:t>
        </w:r>
      </w:ins>
      <w:r>
        <w:t>.</w:t>
      </w:r>
    </w:p>
    <w:p w14:paraId="20FB6EF0" w14:textId="77777777" w:rsidR="0073212B" w:rsidRDefault="002B7AEB">
      <w:pPr>
        <w:pStyle w:val="1"/>
        <w:pPrChange w:id="549" w:author="SHM-EM Authors" w:date="2026-09-05T09:25:00Z" w16du:dateUtc="2026-09-05T01:25:00Z">
          <w:pPr>
            <w:keepNext/>
            <w:spacing w:before="200" w:line="240" w:lineRule="auto"/>
          </w:pPr>
        </w:pPrChange>
      </w:pPr>
      <w:r>
        <w:rPr>
          <w:b w:val="0"/>
          <w:rPrChange w:id="550" w:author="SHM-EM Authors" w:date="2026-09-05T09:25:00Z" w16du:dateUtc="2026-09-05T01:25:00Z">
            <w:rPr>
              <w:b/>
              <w:sz w:val="24"/>
            </w:rPr>
          </w:rPrChange>
        </w:rPr>
        <w:t>2. Software description</w:t>
      </w:r>
    </w:p>
    <w:p w14:paraId="68DBA049" w14:textId="77777777" w:rsidR="0073212B" w:rsidRDefault="002B7AEB">
      <w:pPr>
        <w:pStyle w:val="2"/>
        <w:pPrChange w:id="551" w:author="SHM-EM Authors" w:date="2026-09-05T09:25:00Z" w16du:dateUtc="2026-09-05T01:25:00Z">
          <w:pPr>
            <w:keepNext/>
            <w:spacing w:before="140" w:after="60" w:line="240" w:lineRule="auto"/>
          </w:pPr>
        </w:pPrChange>
      </w:pPr>
      <w:r>
        <w:rPr>
          <w:b w:val="0"/>
          <w:rPrChange w:id="552" w:author="SHM-EM Authors" w:date="2026-09-05T09:25:00Z" w16du:dateUtc="2026-09-05T01:25:00Z">
            <w:rPr>
              <w:b/>
              <w:sz w:val="22"/>
            </w:rPr>
          </w:rPrChange>
        </w:rPr>
        <w:t>2.1 Software architecture</w:t>
      </w:r>
    </w:p>
    <w:p w14:paraId="4CA10C13" w14:textId="77777777" w:rsidR="0073212B" w:rsidRDefault="002B7AEB">
      <w:pPr>
        <w:pPrChange w:id="553" w:author="SHM-EM Authors" w:date="2026-09-05T09:25:00Z" w16du:dateUtc="2026-09-05T01:25:00Z">
          <w:pPr>
            <w:ind w:firstLine="420"/>
            <w:jc w:val="both"/>
          </w:pPr>
        </w:pPrChange>
      </w:pPr>
      <w:r>
        <w:t xml:space="preserve">Fig. 2 organizes SHM-EM into four layers. The </w:t>
      </w:r>
      <w:del w:id="554" w:author="SHM-EM Authors" w:date="2026-09-05T09:25:00Z" w16du:dateUtc="2026-09-05T01:25:00Z">
        <w:r>
          <w:rPr>
            <w:rFonts w:eastAsia="Noto Serif CJK SC" w:hint="eastAsia"/>
            <w:sz w:val="20"/>
          </w:rPr>
          <w:delText>upper two layers contain the user interface and application services. The third</w:delText>
        </w:r>
      </w:del>
      <w:ins w:id="555" w:author="SHM-EM Authors" w:date="2026-09-05T09:25:00Z" w16du:dateUtc="2026-09-05T01:25:00Z">
        <w:r>
          <w:t>presentation</w:t>
        </w:r>
      </w:ins>
      <w:r>
        <w:t xml:space="preserve"> layer </w:t>
      </w:r>
      <w:del w:id="556" w:author="SHM-EM Authors" w:date="2026-09-05T09:25:00Z" w16du:dateUtc="2026-09-05T01:25:00Z">
        <w:r>
          <w:rPr>
            <w:rFonts w:eastAsia="Noto Serif CJK SC" w:hint="eastAsia"/>
            <w:sz w:val="20"/>
          </w:rPr>
          <w:delText>separates the Python forecasting runtime from backend decision logic, and the fourth layer contains persistent storage.</w:delText>
        </w:r>
      </w:del>
      <w:ins w:id="557" w:author="SHM-EM Authors" w:date="2026-09-05T09:25:00Z" w16du:dateUtc="2026-09-05T01:25:00Z">
        <w:r>
          <w:t>uses</w:t>
        </w:r>
      </w:ins>
      <w:r>
        <w:t xml:space="preserve"> Vue </w:t>
      </w:r>
      <w:del w:id="558" w:author="SHM-EM Authors" w:date="2026-09-05T09:25:00Z" w16du:dateUtc="2026-09-05T01:25:00Z">
        <w:r>
          <w:rPr>
            <w:rFonts w:eastAsia="Noto Serif CJK SC" w:hint="eastAsia"/>
            <w:sz w:val="20"/>
          </w:rPr>
          <w:delText>supports configuration and inspection; Spring Boot provides</w:delText>
        </w:r>
      </w:del>
      <w:ins w:id="559" w:author="SHM-EM Authors" w:date="2026-09-05T09:25:00Z" w16du:dateUtc="2026-09-05T01:25:00Z">
        <w:r>
          <w:t>for project,</w:t>
        </w:r>
      </w:ins>
      <w:r>
        <w:t xml:space="preserve"> observation, prediction, </w:t>
      </w:r>
      <w:del w:id="560" w:author="SHM-EM Authors" w:date="2026-09-05T09:25:00Z" w16du:dateUtc="2026-09-05T01:25:00Z">
        <w:r>
          <w:rPr>
            <w:rFonts w:eastAsia="Noto Serif CJK SC" w:hint="eastAsia"/>
            <w:sz w:val="20"/>
          </w:rPr>
          <w:delText xml:space="preserve">project-future-state, and </w:delText>
        </w:r>
      </w:del>
      <w:ins w:id="561" w:author="SHM-EM Authors" w:date="2026-09-05T09:25:00Z" w16du:dateUtc="2026-09-05T01:25:00Z">
        <w:r>
          <w:t xml:space="preserve">rule, </w:t>
        </w:r>
      </w:ins>
      <w:r>
        <w:t>event</w:t>
      </w:r>
      <w:del w:id="562" w:author="SHM-EM Authors" w:date="2026-09-05T09:25:00Z" w16du:dateUtc="2026-09-05T01:25:00Z">
        <w:r>
          <w:rPr>
            <w:rFonts w:eastAsia="Noto Serif CJK SC" w:hint="eastAsia"/>
            <w:sz w:val="20"/>
          </w:rPr>
          <w:delText xml:space="preserve"> services;</w:delText>
        </w:r>
      </w:del>
      <w:ins w:id="563" w:author="SHM-EM Authors" w:date="2026-09-05T09:25:00Z" w16du:dateUtc="2026-09-05T01:25:00Z">
        <w:r>
          <w:t>, and response views. Spring Boot application services provide the observation registry, engineering conversion, joint metric series, prediction execution Gate, Project Future State, rule evaluation/execution, event response, and provenance APIs.</w:t>
        </w:r>
      </w:ins>
      <w:r>
        <w:t xml:space="preserve"> PIT_PRE </w:t>
      </w:r>
      <w:del w:id="564" w:author="SHM-EM Authors" w:date="2026-09-05T09:25:00Z" w16du:dateUtc="2026-09-05T01:25:00Z">
        <w:r>
          <w:rPr>
            <w:rFonts w:eastAsia="Noto Serif CJK SC" w:hint="eastAsia"/>
            <w:sz w:val="20"/>
          </w:rPr>
          <w:delText>builds inputs, runs fixed-version models, and stores forecasts;</w:delText>
        </w:r>
      </w:del>
      <w:ins w:id="565" w:author="SHM-EM Authors" w:date="2026-09-05T09:25:00Z" w16du:dateUtc="2026-09-05T01:25:00Z">
        <w:r>
          <w:t>is a Python process that loads the database-authoritative model contract, constructs aligned input windows, executes immutable model bundles, converts outputs to engineering quantities, and persists prediction batches and runs.</w:t>
        </w:r>
      </w:ins>
      <w:r>
        <w:t xml:space="preserve"> MySQL stores observations, </w:t>
      </w:r>
      <w:ins w:id="566" w:author="SHM-EM Authors" w:date="2026-09-05T09:25:00Z" w16du:dateUtc="2026-09-05T01:25:00Z">
        <w:r>
          <w:t xml:space="preserve">registry mappings, </w:t>
        </w:r>
      </w:ins>
      <w:r>
        <w:t xml:space="preserve">model </w:t>
      </w:r>
      <w:del w:id="567" w:author="SHM-EM Authors" w:date="2026-09-05T09:25:00Z" w16du:dateUtc="2026-09-05T01:25:00Z">
        <w:r>
          <w:rPr>
            <w:rFonts w:eastAsia="Noto Serif CJK SC" w:hint="eastAsia"/>
            <w:sz w:val="20"/>
          </w:rPr>
          <w:delText>registrations</w:delText>
        </w:r>
      </w:del>
      <w:ins w:id="568" w:author="SHM-EM Authors" w:date="2026-09-05T09:25:00Z" w16du:dateUtc="2026-09-05T01:25:00Z">
        <w:r>
          <w:t>contracts</w:t>
        </w:r>
      </w:ins>
      <w:r>
        <w:t xml:space="preserve">, predictions, </w:t>
      </w:r>
      <w:ins w:id="569" w:author="SHM-EM Authors" w:date="2026-09-05T09:25:00Z" w16du:dateUtc="2026-09-05T01:25:00Z">
        <w:r>
          <w:t xml:space="preserve">rules, </w:t>
        </w:r>
      </w:ins>
      <w:r>
        <w:t xml:space="preserve">events, </w:t>
      </w:r>
      <w:del w:id="570" w:author="SHM-EM Authors" w:date="2026-09-05T09:25:00Z" w16du:dateUtc="2026-09-05T01:25:00Z">
        <w:r>
          <w:rPr>
            <w:rFonts w:eastAsia="Noto Serif CJK SC" w:hint="eastAsia"/>
            <w:sz w:val="20"/>
          </w:rPr>
          <w:delText xml:space="preserve">and </w:delText>
        </w:r>
      </w:del>
      <w:r>
        <w:t>responses</w:t>
      </w:r>
      <w:del w:id="571" w:author="SHM-EM Authors" w:date="2026-09-05T09:25:00Z" w16du:dateUtc="2026-09-05T01:25:00Z">
        <w:r>
          <w:rPr>
            <w:rFonts w:eastAsia="Noto Serif CJK SC" w:hint="eastAsia"/>
            <w:sz w:val="20"/>
          </w:rPr>
          <w:delText>. The right-hand callouts emphasize three boundaries: forecasts run outside page interaction, backend services make event decisions, and front-end pages read persisted results</w:delText>
        </w:r>
      </w:del>
      <w:ins w:id="572" w:author="SHM-EM Authors" w:date="2026-09-05T09:25:00Z" w16du:dateUtc="2026-09-05T01:25:00Z">
        <w:r>
          <w:t>, and audit records</w:t>
        </w:r>
      </w:ins>
      <w:r>
        <w:t>.</w:t>
      </w:r>
    </w:p>
    <w:p w14:paraId="595922E5" w14:textId="77777777" w:rsidR="0073212B" w:rsidRDefault="002B7AEB">
      <w:pPr>
        <w:rPr>
          <w:rPrChange w:id="573" w:author="SHM-EM Authors" w:date="2026-09-05T09:25:00Z" w16du:dateUtc="2026-09-05T01:25:00Z">
            <w:rPr>
              <w:sz w:val="18"/>
            </w:rPr>
          </w:rPrChange>
        </w:rPr>
        <w:pPrChange w:id="574" w:author="SHM-EM Authors" w:date="2026-09-05T09:25:00Z" w16du:dateUtc="2026-09-05T01:25:00Z">
          <w:pPr>
            <w:ind w:firstLine="420"/>
            <w:jc w:val="both"/>
          </w:pPr>
        </w:pPrChange>
      </w:pPr>
      <w:del w:id="575" w:author="SHM-EM Authors" w:date="2026-09-05T09:25:00Z" w16du:dateUtc="2026-09-05T01:25:00Z">
        <w:r>
          <w:rPr>
            <w:rFonts w:eastAsia="Noto Serif CJK SC" w:hint="eastAsia"/>
            <w:sz w:val="20"/>
          </w:rPr>
          <w:delText>This</w:delText>
        </w:r>
      </w:del>
      <w:ins w:id="576" w:author="SHM-EM Authors" w:date="2026-09-05T09:25:00Z" w16du:dateUtc="2026-09-05T01:25:00Z">
        <w:r>
          <w:t>The</w:t>
        </w:r>
      </w:ins>
      <w:r>
        <w:t xml:space="preserve"> separation reflects three </w:t>
      </w:r>
      <w:del w:id="577" w:author="SHM-EM Authors" w:date="2026-09-05T09:25:00Z" w16du:dateUtc="2026-09-05T01:25:00Z">
        <w:r>
          <w:rPr>
            <w:rFonts w:eastAsia="Noto Serif CJK SC" w:hint="eastAsia"/>
            <w:sz w:val="20"/>
          </w:rPr>
          <w:delText>design</w:delText>
        </w:r>
      </w:del>
      <w:ins w:id="578" w:author="SHM-EM Authors" w:date="2026-09-05T09:25:00Z" w16du:dateUtc="2026-09-05T01:25:00Z">
        <w:r>
          <w:t>implementation</w:t>
        </w:r>
      </w:ins>
      <w:r>
        <w:t xml:space="preserve"> choices. </w:t>
      </w:r>
      <w:del w:id="579" w:author="SHM-EM Authors" w:date="2026-09-05T09:25:00Z" w16du:dateUtc="2026-09-05T01:25:00Z">
        <w:r>
          <w:rPr>
            <w:rFonts w:eastAsia="Noto Serif CJK SC" w:hint="eastAsia"/>
            <w:sz w:val="20"/>
          </w:rPr>
          <w:delText>It reuses</w:delText>
        </w:r>
      </w:del>
      <w:ins w:id="580" w:author="SHM-EM Authors" w:date="2026-09-05T09:25:00Z" w16du:dateUtc="2026-09-05T01:25:00Z">
        <w:r>
          <w:t>First,</w:t>
        </w:r>
      </w:ins>
      <w:r>
        <w:t xml:space="preserve"> Python modelling </w:t>
      </w:r>
      <w:del w:id="581" w:author="SHM-EM Authors" w:date="2026-09-05T09:25:00Z" w16du:dateUtc="2026-09-05T01:25:00Z">
        <w:r>
          <w:rPr>
            <w:rFonts w:eastAsia="Noto Serif CJK SC" w:hint="eastAsia"/>
            <w:sz w:val="20"/>
          </w:rPr>
          <w:delText xml:space="preserve">libraries without adding model </w:delText>
        </w:r>
      </w:del>
      <w:r>
        <w:t xml:space="preserve">dependencies </w:t>
      </w:r>
      <w:del w:id="582" w:author="SHM-EM Authors" w:date="2026-09-05T09:25:00Z" w16du:dateUtc="2026-09-05T01:25:00Z">
        <w:r>
          <w:rPr>
            <w:rFonts w:eastAsia="Noto Serif CJK SC" w:hint="eastAsia"/>
            <w:sz w:val="20"/>
          </w:rPr>
          <w:delText xml:space="preserve">to </w:delText>
        </w:r>
      </w:del>
      <w:ins w:id="583" w:author="SHM-EM Authors" w:date="2026-09-05T09:25:00Z" w16du:dateUtc="2026-09-05T01:25:00Z">
        <w:r>
          <w:t xml:space="preserve">do not enter the </w:t>
        </w:r>
      </w:ins>
      <w:r>
        <w:t xml:space="preserve">Java </w:t>
      </w:r>
      <w:ins w:id="584" w:author="SHM-EM Authors" w:date="2026-09-05T09:25:00Z" w16du:dateUtc="2026-09-05T01:25:00Z">
        <w:r>
          <w:t xml:space="preserve">decision </w:t>
        </w:r>
      </w:ins>
      <w:r>
        <w:t>services</w:t>
      </w:r>
      <w:del w:id="585" w:author="SHM-EM Authors" w:date="2026-09-05T09:25:00Z" w16du:dateUtc="2026-09-05T01:25:00Z">
        <w:r>
          <w:rPr>
            <w:rFonts w:eastAsia="Noto Serif CJK SC" w:hint="eastAsia"/>
            <w:sz w:val="20"/>
          </w:rPr>
          <w:delText>, isolates</w:delText>
        </w:r>
      </w:del>
      <w:ins w:id="586" w:author="SHM-EM Authors" w:date="2026-09-05T09:25:00Z" w16du:dateUtc="2026-09-05T01:25:00Z">
        <w:r>
          <w:t>. Second,</w:t>
        </w:r>
      </w:ins>
      <w:r>
        <w:t xml:space="preserve"> inference </w:t>
      </w:r>
      <w:del w:id="587" w:author="SHM-EM Authors" w:date="2026-09-05T09:25:00Z" w16du:dateUtc="2026-09-05T01:25:00Z">
        <w:r>
          <w:rPr>
            <w:rFonts w:eastAsia="Noto Serif CJK SC" w:hint="eastAsia"/>
            <w:sz w:val="20"/>
          </w:rPr>
          <w:delText>from</w:delText>
        </w:r>
      </w:del>
      <w:ins w:id="588" w:author="SHM-EM Authors" w:date="2026-09-05T09:25:00Z" w16du:dateUtc="2026-09-05T01:25:00Z">
        <w:r>
          <w:t>is independent of</w:t>
        </w:r>
      </w:ins>
      <w:r>
        <w:t xml:space="preserve"> page</w:t>
      </w:r>
      <w:del w:id="589" w:author="SHM-EM Authors" w:date="2026-09-05T09:25:00Z" w16du:dateUtc="2026-09-05T01:25:00Z">
        <w:r>
          <w:rPr>
            <w:rFonts w:eastAsia="Noto Serif CJK SC" w:hint="eastAsia"/>
            <w:sz w:val="20"/>
          </w:rPr>
          <w:delText>-</w:delText>
        </w:r>
      </w:del>
      <w:ins w:id="590" w:author="SHM-EM Authors" w:date="2026-09-05T09:25:00Z" w16du:dateUtc="2026-09-05T01:25:00Z">
        <w:r>
          <w:t xml:space="preserve"> </w:t>
        </w:r>
      </w:ins>
      <w:r>
        <w:t xml:space="preserve">access </w:t>
      </w:r>
      <w:ins w:id="591" w:author="SHM-EM Authors" w:date="2026-09-05T09:25:00Z" w16du:dateUtc="2026-09-05T01:25:00Z">
        <w:r>
          <w:t xml:space="preserve">and front-end refresh </w:t>
        </w:r>
      </w:ins>
      <w:r>
        <w:t>frequency</w:t>
      </w:r>
      <w:del w:id="592" w:author="SHM-EM Authors" w:date="2026-09-05T09:25:00Z" w16du:dateUtc="2026-09-05T01:25:00Z">
        <w:r>
          <w:rPr>
            <w:rFonts w:eastAsia="Noto Serif CJK SC" w:hint="eastAsia"/>
            <w:sz w:val="20"/>
          </w:rPr>
          <w:delText>, and reserves</w:delText>
        </w:r>
      </w:del>
      <w:ins w:id="593" w:author="SHM-EM Authors" w:date="2026-09-05T09:25:00Z" w16du:dateUtc="2026-09-05T01:25:00Z">
        <w:r>
          <w:t>. Third,</w:t>
        </w:r>
      </w:ins>
      <w:r>
        <w:t xml:space="preserve"> formal event creation </w:t>
      </w:r>
      <w:del w:id="594" w:author="SHM-EM Authors" w:date="2026-09-05T09:25:00Z" w16du:dateUtc="2026-09-05T01:25:00Z">
        <w:r>
          <w:rPr>
            <w:rFonts w:eastAsia="Noto Serif CJK SC" w:hint="eastAsia"/>
            <w:sz w:val="20"/>
          </w:rPr>
          <w:delText>for</w:delText>
        </w:r>
      </w:del>
      <w:ins w:id="595" w:author="SHM-EM Authors" w:date="2026-09-05T09:25:00Z" w16du:dateUtc="2026-09-05T01:25:00Z">
        <w:r>
          <w:t>remains a</w:t>
        </w:r>
      </w:ins>
      <w:r>
        <w:t xml:space="preserve"> backend</w:t>
      </w:r>
      <w:del w:id="596" w:author="SHM-EM Authors" w:date="2026-09-05T09:25:00Z" w16du:dateUtc="2026-09-05T01:25:00Z">
        <w:r>
          <w:rPr>
            <w:rFonts w:eastAsia="Noto Serif CJK SC" w:hint="eastAsia"/>
            <w:sz w:val="20"/>
          </w:rPr>
          <w:delText xml:space="preserve"> services</w:delText>
        </w:r>
      </w:del>
      <w:ins w:id="597" w:author="SHM-EM Authors" w:date="2026-09-05T09:25:00Z" w16du:dateUtc="2026-09-05T01:25:00Z">
        <w:r>
          <w:t>-controlled side-effect boundary</w:t>
        </w:r>
      </w:ins>
      <w:r>
        <w:t xml:space="preserve">. MySQL is the </w:t>
      </w:r>
      <w:del w:id="598" w:author="SHM-EM Authors" w:date="2026-09-05T09:25:00Z" w16du:dateUtc="2026-09-05T01:25:00Z">
        <w:r>
          <w:rPr>
            <w:rFonts w:eastAsia="Noto Serif CJK SC" w:hint="eastAsia"/>
            <w:sz w:val="20"/>
          </w:rPr>
          <w:delText>low-frequency reference store, while the</w:delText>
        </w:r>
      </w:del>
      <w:ins w:id="599" w:author="SHM-EM Authors" w:date="2026-09-05T09:25:00Z" w16du:dateUtc="2026-09-05T01:25:00Z">
        <w:r>
          <w:t>implemented and validated persistence backend. The observation</w:t>
        </w:r>
      </w:ins>
      <w:r>
        <w:t xml:space="preserve"> registry and </w:t>
      </w:r>
      <w:del w:id="600" w:author="SHM-EM Authors" w:date="2026-09-05T09:25:00Z" w16du:dateUtc="2026-09-05T01:25:00Z">
        <w:r>
          <w:rPr>
            <w:rFonts w:eastAsia="Noto Serif CJK SC" w:hint="eastAsia"/>
            <w:sz w:val="20"/>
          </w:rPr>
          <w:delText>data-access</w:delText>
        </w:r>
      </w:del>
      <w:ins w:id="601" w:author="SHM-EM Authors" w:date="2026-09-05T09:25:00Z" w16du:dateUtc="2026-09-05T01:25:00Z">
        <w:r>
          <w:t>service</w:t>
        </w:r>
      </w:ins>
      <w:r>
        <w:t xml:space="preserve"> interfaces </w:t>
      </w:r>
      <w:del w:id="602" w:author="SHM-EM Authors" w:date="2026-09-05T09:25:00Z" w16du:dateUtc="2026-09-05T01:25:00Z">
        <w:r>
          <w:rPr>
            <w:rFonts w:eastAsia="Noto Serif CJK SC" w:hint="eastAsia"/>
            <w:sz w:val="20"/>
          </w:rPr>
          <w:delText>leave</w:delText>
        </w:r>
      </w:del>
      <w:ins w:id="603" w:author="SHM-EM Authors" w:date="2026-09-05T09:25:00Z" w16du:dateUtc="2026-09-05T01:25:00Z">
        <w:r>
          <w:t>describe an</w:t>
        </w:r>
      </w:ins>
      <w:r>
        <w:t xml:space="preserve"> extension </w:t>
      </w:r>
      <w:del w:id="604" w:author="SHM-EM Authors" w:date="2026-09-05T09:25:00Z" w16du:dateUtc="2026-09-05T01:25:00Z">
        <w:r>
          <w:rPr>
            <w:rFonts w:eastAsia="Noto Serif CJK SC" w:hint="eastAsia"/>
            <w:sz w:val="20"/>
          </w:rPr>
          <w:delText>points</w:delText>
        </w:r>
      </w:del>
      <w:ins w:id="605" w:author="SHM-EM Authors" w:date="2026-09-05T09:25:00Z" w16du:dateUtc="2026-09-05T01:25:00Z">
        <w:r>
          <w:t>boundary</w:t>
        </w:r>
      </w:ins>
      <w:r>
        <w:t xml:space="preserve"> for </w:t>
      </w:r>
      <w:del w:id="606" w:author="SHM-EM Authors" w:date="2026-09-05T09:25:00Z" w16du:dateUtc="2026-09-05T01:25:00Z">
        <w:r>
          <w:rPr>
            <w:rFonts w:eastAsia="Noto Serif CJK SC" w:hint="eastAsia"/>
            <w:sz w:val="20"/>
          </w:rPr>
          <w:delText xml:space="preserve">partitioned, object, or </w:delText>
        </w:r>
      </w:del>
      <w:ins w:id="607" w:author="SHM-EM Authors" w:date="2026-09-05T09:25:00Z" w16du:dateUtc="2026-09-05T01:25:00Z">
        <w:r>
          <w:t xml:space="preserve">other approved adapters, but no alternative </w:t>
        </w:r>
      </w:ins>
      <w:r>
        <w:t xml:space="preserve">time-series </w:t>
      </w:r>
      <w:del w:id="608" w:author="SHM-EM Authors" w:date="2026-09-05T09:25:00Z" w16du:dateUtc="2026-09-05T01:25:00Z">
        <w:r>
          <w:rPr>
            <w:rFonts w:eastAsia="Noto Serif CJK SC" w:hint="eastAsia"/>
            <w:sz w:val="20"/>
          </w:rPr>
          <w:delText>storage</w:delText>
        </w:r>
      </w:del>
      <w:ins w:id="609" w:author="SHM-EM Authors" w:date="2026-09-05T09:25:00Z" w16du:dateUtc="2026-09-05T01:25:00Z">
        <w:r>
          <w:t>database has been implemented or validated</w:t>
        </w:r>
      </w:ins>
      <w:r>
        <w:t>.</w:t>
      </w:r>
    </w:p>
    <w:p w14:paraId="361BE24C" w14:textId="77777777" w:rsidR="001F2CBA" w:rsidRDefault="001F2CBA">
      <w:pPr>
        <w:spacing w:before="40" w:after="120"/>
        <w:jc w:val="center"/>
        <w:rPr>
          <w:del w:id="610" w:author="SHM-EM Authors" w:date="2026-09-05T09:25:00Z" w16du:dateUtc="2026-09-05T01:25:00Z"/>
          <w:rFonts w:eastAsia="宋体"/>
          <w:sz w:val="18"/>
          <w:lang w:eastAsia="zh-CN"/>
        </w:rPr>
      </w:pPr>
    </w:p>
    <w:p w14:paraId="66C5587F" w14:textId="77777777" w:rsidR="001F2CBA" w:rsidRDefault="002B7AEB">
      <w:pPr>
        <w:spacing w:before="40" w:after="120"/>
        <w:jc w:val="center"/>
        <w:rPr>
          <w:del w:id="611" w:author="SHM-EM Authors" w:date="2026-09-05T09:25:00Z" w16du:dateUtc="2026-09-05T01:25:00Z"/>
          <w:rFonts w:eastAsia="宋体"/>
          <w:sz w:val="18"/>
          <w:lang w:eastAsia="zh-CN"/>
        </w:rPr>
      </w:pPr>
      <w:del w:id="612" w:author="SHM-EM Authors" w:date="2026-09-05T09:25:00Z" w16du:dateUtc="2026-09-05T01:25:00Z">
        <w:r>
          <w:rPr>
            <w:rFonts w:eastAsia="宋体" w:hint="eastAsia"/>
            <w:noProof/>
            <w:sz w:val="18"/>
            <w:lang w:eastAsia="zh-CN"/>
          </w:rPr>
          <w:drawing>
            <wp:inline distT="0" distB="0" distL="114300" distR="114300">
              <wp:extent cx="5930900" cy="4083050"/>
              <wp:effectExtent l="0" t="0" r="0" b="0"/>
              <wp:docPr id="8" name="图片 8" descr="ChatGPT Image 2026年7月25日 11_10_3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7月25日 11_10_30 (2)"/>
                      <pic:cNvPicPr>
                        <a:picLocks noChangeAspect="1"/>
                      </pic:cNvPicPr>
                    </pic:nvPicPr>
                    <pic:blipFill>
                      <a:blip r:embed="rId12"/>
                      <a:srcRect t="3041" b="5168"/>
                      <a:stretch>
                        <a:fillRect/>
                      </a:stretch>
                    </pic:blipFill>
                    <pic:spPr>
                      <a:xfrm>
                        <a:off x="0" y="0"/>
                        <a:ext cx="5930900" cy="4083050"/>
                      </a:xfrm>
                      <a:prstGeom prst="rect">
                        <a:avLst/>
                      </a:prstGeom>
                    </pic:spPr>
                  </pic:pic>
                </a:graphicData>
              </a:graphic>
            </wp:inline>
          </w:drawing>
        </w:r>
      </w:del>
    </w:p>
    <w:p w14:paraId="3BE0E6A4" w14:textId="77777777" w:rsidR="001F2CBA" w:rsidRDefault="002B7AEB">
      <w:pPr>
        <w:spacing w:before="40" w:after="120"/>
        <w:jc w:val="center"/>
        <w:rPr>
          <w:del w:id="613" w:author="SHM-EM Authors" w:date="2026-09-05T09:25:00Z" w16du:dateUtc="2026-09-05T01:25:00Z"/>
        </w:rPr>
      </w:pPr>
      <w:del w:id="614" w:author="SHM-EM Authors" w:date="2026-09-05T09:25:00Z" w16du:dateUtc="2026-09-05T01:25:00Z">
        <w:r>
          <w:rPr>
            <w:rFonts w:eastAsia="Noto Serif CJK SC" w:hint="eastAsia"/>
            <w:sz w:val="18"/>
          </w:rPr>
          <w:delText>Fig. 2. Software architecture of the forecast-aware SHM-EM framework.</w:delText>
        </w:r>
      </w:del>
    </w:p>
    <w:p w14:paraId="4B9C9DE8" w14:textId="77777777" w:rsidR="0073212B" w:rsidRDefault="002B7AEB">
      <w:pPr>
        <w:keepLines/>
        <w:spacing w:before="120" w:after="40"/>
        <w:jc w:val="center"/>
        <w:rPr>
          <w:ins w:id="615" w:author="SHM-EM Authors" w:date="2026-09-05T09:25:00Z" w16du:dateUtc="2026-09-05T01:25:00Z"/>
        </w:rPr>
      </w:pPr>
      <w:ins w:id="616" w:author="SHM-EM Authors" w:date="2026-09-05T09:25:00Z" w16du:dateUtc="2026-09-05T01:25:00Z">
        <w:r>
          <w:rPr>
            <w:noProof/>
          </w:rPr>
          <w:drawing>
            <wp:inline distT="0" distB="0" distL="0" distR="0">
              <wp:extent cx="5940000" cy="44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13"/>
                      <a:stretch>
                        <a:fillRect/>
                      </a:stretch>
                    </pic:blipFill>
                    <pic:spPr>
                      <a:xfrm>
                        <a:off x="0" y="0"/>
                        <a:ext cx="5940000" cy="4455000"/>
                      </a:xfrm>
                      <a:prstGeom prst="rect">
                        <a:avLst/>
                      </a:prstGeom>
                    </pic:spPr>
                  </pic:pic>
                </a:graphicData>
              </a:graphic>
            </wp:inline>
          </w:drawing>
        </w:r>
      </w:ins>
    </w:p>
    <w:p w14:paraId="5262AAA4" w14:textId="77777777" w:rsidR="0073212B" w:rsidRDefault="002B7AEB">
      <w:pPr>
        <w:pStyle w:val="FigureCaption"/>
        <w:rPr>
          <w:ins w:id="617" w:author="SHM-EM Authors" w:date="2026-09-05T09:25:00Z" w16du:dateUtc="2026-09-05T01:25:00Z"/>
        </w:rPr>
      </w:pPr>
      <w:ins w:id="618" w:author="SHM-EM Authors" w:date="2026-09-05T09:25:00Z" w16du:dateUtc="2026-09-05T01:25:00Z">
        <w:r>
          <w:t>Fig. 2. Four-layer SHM-EM architecture. MySQL is the validated reference persistence implementation; the observation registry and service interfaces define the storage-adapter extension boundary.</w:t>
        </w:r>
      </w:ins>
    </w:p>
    <w:p w14:paraId="2E393BDB" w14:textId="77777777" w:rsidR="0073212B" w:rsidRDefault="002B7AEB">
      <w:pPr>
        <w:pStyle w:val="3"/>
        <w:pPrChange w:id="619" w:author="SHM-EM Authors" w:date="2026-09-05T09:25:00Z" w16du:dateUtc="2026-09-05T01:25:00Z">
          <w:pPr>
            <w:keepNext/>
            <w:spacing w:before="100" w:after="40" w:line="240" w:lineRule="auto"/>
          </w:pPr>
        </w:pPrChange>
      </w:pPr>
      <w:r>
        <w:rPr>
          <w:b w:val="0"/>
          <w:rPrChange w:id="620" w:author="SHM-EM Authors" w:date="2026-09-05T09:25:00Z" w16du:dateUtc="2026-09-05T01:25:00Z">
            <w:rPr>
              <w:b/>
              <w:sz w:val="21"/>
            </w:rPr>
          </w:rPrChange>
        </w:rPr>
        <w:t>2.1.1 Engineering monitoring object model and observation registry</w:t>
      </w:r>
    </w:p>
    <w:p w14:paraId="64BA1813" w14:textId="77777777" w:rsidR="0073212B" w:rsidRDefault="002B7AEB">
      <w:pPr>
        <w:rPr>
          <w:ins w:id="621" w:author="SHM-EM Authors" w:date="2026-09-05T09:25:00Z" w16du:dateUtc="2026-09-05T01:25:00Z"/>
        </w:rPr>
      </w:pPr>
      <w:r>
        <w:t xml:space="preserve">A stable </w:t>
      </w:r>
      <w:del w:id="622" w:author="SHM-EM Authors" w:date="2026-09-05T09:25:00Z" w16du:dateUtc="2026-09-05T01:25:00Z">
        <w:r>
          <w:rPr>
            <w:rFonts w:eastAsia="Noto Serif CJK SC" w:hint="eastAsia"/>
            <w:sz w:val="20"/>
          </w:rPr>
          <w:delText xml:space="preserve">engineering </w:delText>
        </w:r>
      </w:del>
      <w:r>
        <w:t xml:space="preserve">object model provides the </w:t>
      </w:r>
      <w:del w:id="623" w:author="SHM-EM Authors" w:date="2026-09-05T09:25:00Z" w16du:dateUtc="2026-09-05T01:25:00Z">
        <w:r>
          <w:rPr>
            <w:rFonts w:eastAsia="Noto Serif CJK SC" w:hint="eastAsia"/>
            <w:sz w:val="20"/>
          </w:rPr>
          <w:delText>common</w:delText>
        </w:r>
      </w:del>
      <w:ins w:id="624" w:author="SHM-EM Authors" w:date="2026-09-05T09:25:00Z" w16du:dateUtc="2026-09-05T01:25:00Z">
        <w:r>
          <w:t>shared</w:t>
        </w:r>
      </w:ins>
      <w:r>
        <w:t xml:space="preserve"> reference for observations, forecasts, rules, and events. </w:t>
      </w:r>
      <w:del w:id="625" w:author="SHM-EM Authors" w:date="2026-09-05T09:25:00Z" w16du:dateUtc="2026-09-05T01:25:00Z">
        <w:r>
          <w:rPr>
            <w:rFonts w:eastAsia="Noto Serif CJK SC" w:hint="eastAsia"/>
            <w:sz w:val="20"/>
          </w:rPr>
          <w:delText xml:space="preserve">The core objects are projects, stations, instruments, monitoring metrics, and observations. </w:delText>
        </w:r>
      </w:del>
      <w:r>
        <w:t xml:space="preserve">Projects define engineering contexts; stations </w:t>
      </w:r>
      <w:del w:id="626" w:author="SHM-EM Authors" w:date="2026-09-05T09:25:00Z" w16du:dateUtc="2026-09-05T01:25:00Z">
        <w:r>
          <w:rPr>
            <w:rFonts w:eastAsia="Noto Serif CJK SC" w:hint="eastAsia"/>
            <w:sz w:val="20"/>
          </w:rPr>
          <w:delText>identify</w:delText>
        </w:r>
      </w:del>
      <w:ins w:id="627" w:author="SHM-EM Authors" w:date="2026-09-05T09:25:00Z" w16du:dateUtc="2026-09-05T01:25:00Z">
        <w:r>
          <w:t>represent field points,</w:t>
        </w:r>
      </w:ins>
      <w:r>
        <w:t xml:space="preserve"> locations</w:t>
      </w:r>
      <w:ins w:id="628" w:author="SHM-EM Authors" w:date="2026-09-05T09:25:00Z" w16du:dateUtc="2026-09-05T01:25:00Z">
        <w:r>
          <w:t>,</w:t>
        </w:r>
      </w:ins>
      <w:r>
        <w:t xml:space="preserve"> or components; instruments record device and sampling properties; metrics define physical meaning, </w:t>
      </w:r>
      <w:ins w:id="629" w:author="SHM-EM Authors" w:date="2026-09-05T09:25:00Z" w16du:dateUtc="2026-09-05T01:25:00Z">
        <w:r>
          <w:t xml:space="preserve">raw and engineering </w:t>
        </w:r>
      </w:ins>
      <w:r>
        <w:t xml:space="preserve">units, </w:t>
      </w:r>
      <w:del w:id="630" w:author="SHM-EM Authors" w:date="2026-09-05T09:25:00Z" w16du:dateUtc="2026-09-05T01:25:00Z">
        <w:r>
          <w:rPr>
            <w:rFonts w:eastAsia="Noto Serif CJK SC" w:hint="eastAsia"/>
            <w:sz w:val="20"/>
          </w:rPr>
          <w:delText xml:space="preserve">and </w:delText>
        </w:r>
      </w:del>
      <w:r>
        <w:t>risk direction</w:t>
      </w:r>
      <w:del w:id="631" w:author="SHM-EM Authors" w:date="2026-09-05T09:25:00Z" w16du:dateUtc="2026-09-05T01:25:00Z">
        <w:r>
          <w:rPr>
            <w:rFonts w:eastAsia="Noto Serif CJK SC" w:hint="eastAsia"/>
            <w:sz w:val="20"/>
          </w:rPr>
          <w:delText>. The observation</w:delText>
        </w:r>
      </w:del>
      <w:ins w:id="632" w:author="SHM-EM Authors" w:date="2026-09-05T09:25:00Z" w16du:dateUtc="2026-09-05T01:25:00Z">
        <w:r>
          <w:t>, and conversion semantics. The logical relationship is:</w:t>
        </w:r>
      </w:ins>
    </w:p>
    <w:tbl>
      <w:tblPr>
        <w:tblW w:w="0" w:type="auto"/>
        <w:jc w:val="center"/>
        <w:tblLook w:val="04A0" w:firstRow="1" w:lastRow="0" w:firstColumn="1" w:lastColumn="0" w:noHBand="0" w:noVBand="1"/>
      </w:tblPr>
      <w:tblGrid>
        <w:gridCol w:w="9360"/>
      </w:tblGrid>
      <w:tr w:rsidR="0073212B" w14:paraId="2703C25A" w14:textId="77777777">
        <w:trPr>
          <w:jc w:val="center"/>
          <w:ins w:id="633" w:author="SHM-EM Authors" w:date="2026-09-05T09:25:00Z" w16du:dateUtc="2026-09-05T01:25:00Z"/>
        </w:trPr>
        <w:tc>
          <w:tcPr>
            <w:tcW w:w="9360" w:type="dxa"/>
            <w:shd w:val="clear" w:color="auto" w:fill="F3F5F8"/>
            <w:tcMar>
              <w:top w:w="120" w:type="dxa"/>
              <w:left w:w="160" w:type="dxa"/>
              <w:bottom w:w="120" w:type="dxa"/>
              <w:right w:w="160" w:type="dxa"/>
            </w:tcMar>
          </w:tcPr>
          <w:p w14:paraId="523A70BC" w14:textId="77777777" w:rsidR="0073212B" w:rsidRDefault="002B7AEB">
            <w:pPr>
              <w:spacing w:after="0" w:line="240" w:lineRule="auto"/>
              <w:rPr>
                <w:ins w:id="634" w:author="SHM-EM Authors" w:date="2026-09-05T09:25:00Z" w16du:dateUtc="2026-09-05T01:25:00Z"/>
              </w:rPr>
            </w:pPr>
            <w:ins w:id="635" w:author="SHM-EM Authors" w:date="2026-09-05T09:25:00Z" w16du:dateUtc="2026-09-05T01:25:00Z">
              <w:r>
                <w:rPr>
                  <w:rFonts w:ascii="Courier New" w:hAnsi="Courier New"/>
                  <w:sz w:val="15"/>
                </w:rPr>
                <w:t>project -&gt; station -&gt; instrument -&gt; metric -&gt; timestamped observation</w:t>
              </w:r>
            </w:ins>
          </w:p>
        </w:tc>
      </w:tr>
    </w:tbl>
    <w:p w14:paraId="5643B94E" w14:textId="77777777" w:rsidR="0073212B" w:rsidRDefault="0073212B">
      <w:pPr>
        <w:spacing w:after="0"/>
        <w:rPr>
          <w:ins w:id="636" w:author="SHM-EM Authors" w:date="2026-09-05T09:25:00Z" w16du:dateUtc="2026-09-05T01:25:00Z"/>
        </w:rPr>
      </w:pPr>
    </w:p>
    <w:p w14:paraId="7F28D187" w14:textId="77777777" w:rsidR="0073212B" w:rsidRDefault="002B7AEB">
      <w:pPr>
        <w:rPr>
          <w:rPrChange w:id="637" w:author="SHM-EM Authors" w:date="2026-09-05T09:25:00Z" w16du:dateUtc="2026-09-05T01:25:00Z">
            <w:rPr>
              <w:lang w:val="en-US"/>
            </w:rPr>
          </w:rPrChange>
        </w:rPr>
        <w:pPrChange w:id="638" w:author="SHM-EM Authors" w:date="2026-09-05T09:25:00Z" w16du:dateUtc="2026-09-05T01:25:00Z">
          <w:pPr>
            <w:ind w:firstLine="420"/>
            <w:jc w:val="both"/>
          </w:pPr>
        </w:pPrChange>
      </w:pPr>
      <w:ins w:id="639" w:author="SHM-EM Authors" w:date="2026-09-05T09:25:00Z" w16du:dateUtc="2026-09-05T01:25:00Z">
        <w:r>
          <w:t>An observation carries source identity, collection time, raw value, engineering value, unit, quality, conversion operator/version/status, and conversion-parameter snapshot. Approved</w:t>
        </w:r>
      </w:ins>
      <w:r>
        <w:t xml:space="preserve"> registry </w:t>
      </w:r>
      <w:del w:id="640" w:author="SHM-EM Authors" w:date="2026-09-05T09:25:00Z" w16du:dateUtc="2026-09-05T01:25:00Z">
        <w:r>
          <w:rPr>
            <w:rFonts w:eastAsia="Noto Serif CJK SC" w:hint="eastAsia"/>
            <w:sz w:val="20"/>
          </w:rPr>
          <w:delText>maps</w:delText>
        </w:r>
      </w:del>
      <w:ins w:id="641" w:author="SHM-EM Authors" w:date="2026-09-05T09:25:00Z" w16du:dateUtc="2026-09-05T01:25:00Z">
        <w:r>
          <w:t>entries map</w:t>
        </w:r>
      </w:ins>
      <w:r>
        <w:t xml:space="preserve"> logical requests to physical storage</w:t>
      </w:r>
      <w:del w:id="642" w:author="SHM-EM Authors" w:date="2026-09-05T09:25:00Z" w16du:dateUtc="2026-09-05T01:25:00Z">
        <w:r>
          <w:rPr>
            <w:rFonts w:eastAsia="Noto Serif CJK SC" w:hint="eastAsia"/>
            <w:sz w:val="20"/>
          </w:rPr>
          <w:delText>, so services</w:delText>
        </w:r>
      </w:del>
      <w:ins w:id="643" w:author="SHM-EM Authors" w:date="2026-09-05T09:25:00Z" w16du:dateUtc="2026-09-05T01:25:00Z">
        <w:r>
          <w:t>. Front-end and API clients select registry and metric codes and</w:t>
        </w:r>
      </w:ins>
      <w:r>
        <w:t xml:space="preserve"> do not </w:t>
      </w:r>
      <w:del w:id="644" w:author="SHM-EM Authors" w:date="2026-09-05T09:25:00Z" w16du:dateUtc="2026-09-05T01:25:00Z">
        <w:r>
          <w:rPr>
            <w:rFonts w:eastAsia="Noto Serif CJK SC" w:hint="eastAsia"/>
            <w:sz w:val="20"/>
          </w:rPr>
          <w:delText>embed</w:delText>
        </w:r>
      </w:del>
      <w:ins w:id="645" w:author="SHM-EM Authors" w:date="2026-09-05T09:25:00Z" w16du:dateUtc="2026-09-05T01:25:00Z">
        <w:r>
          <w:t>submit physical</w:t>
        </w:r>
      </w:ins>
      <w:r>
        <w:t xml:space="preserve"> table names</w:t>
      </w:r>
      <w:del w:id="646" w:author="SHM-EM Authors" w:date="2026-09-05T09:25:00Z" w16du:dateUtc="2026-09-05T01:25:00Z">
        <w:r>
          <w:rPr>
            <w:rFonts w:eastAsia="Noto Serif CJK SC" w:hint="eastAsia"/>
            <w:sz w:val="20"/>
          </w:rPr>
          <w:delText xml:space="preserve"> or project-specific SQL</w:delText>
        </w:r>
      </w:del>
      <w:ins w:id="647" w:author="SHM-EM Authors" w:date="2026-09-05T09:25:00Z" w16du:dateUtc="2026-09-05T01:25:00Z">
        <w:r>
          <w:t xml:space="preserve">. The current low-frequency adapters route four typed </w:t>
        </w:r>
        <w:r>
          <w:rPr>
            <w:rFonts w:ascii="Courier New" w:hAnsi="Courier New"/>
            <w:sz w:val="18"/>
          </w:rPr>
          <w:t>em_obs_*</w:t>
        </w:r>
        <w:r>
          <w:t xml:space="preserve"> tables, while two explicitly registered acceleration partitions are retained for high-frequency samples. Registration does not make an arbitrary physical table valid: its columns, time semantics, units, conversion behavior, and allowlisted identifier must satisfy the adapter contract</w:t>
        </w:r>
      </w:ins>
      <w:r>
        <w:t>.</w:t>
      </w:r>
    </w:p>
    <w:p w14:paraId="5BFB3355" w14:textId="77777777" w:rsidR="0073212B" w:rsidRDefault="002B7AEB">
      <w:pPr>
        <w:pStyle w:val="3"/>
        <w:pPrChange w:id="648" w:author="SHM-EM Authors" w:date="2026-09-05T09:25:00Z" w16du:dateUtc="2026-09-05T01:25:00Z">
          <w:pPr>
            <w:keepNext/>
            <w:spacing w:before="100" w:after="40" w:line="240" w:lineRule="auto"/>
          </w:pPr>
        </w:pPrChange>
      </w:pPr>
      <w:r>
        <w:rPr>
          <w:b w:val="0"/>
          <w:rPrChange w:id="649" w:author="SHM-EM Authors" w:date="2026-09-05T09:25:00Z" w16du:dateUtc="2026-09-05T01:25:00Z">
            <w:rPr>
              <w:b/>
              <w:sz w:val="21"/>
            </w:rPr>
          </w:rPrChange>
        </w:rPr>
        <w:t>2.1.2 Engineering-semantic data-model contract</w:t>
      </w:r>
    </w:p>
    <w:p w14:paraId="4EED377E" w14:textId="77777777" w:rsidR="0073212B" w:rsidRDefault="002B7AEB">
      <w:pPr>
        <w:rPr>
          <w:ins w:id="650" w:author="SHM-EM Authors" w:date="2026-09-05T09:25:00Z" w16du:dateUtc="2026-09-05T01:25:00Z"/>
        </w:rPr>
      </w:pPr>
      <w:r>
        <w:t xml:space="preserve">The data-model contract </w:t>
      </w:r>
      <w:del w:id="651" w:author="SHM-EM Authors" w:date="2026-09-05T09:25:00Z" w16du:dateUtc="2026-09-05T01:25:00Z">
        <w:r>
          <w:rPr>
            <w:rFonts w:eastAsia="Noto Serif CJK SC" w:hint="eastAsia"/>
            <w:sz w:val="20"/>
          </w:rPr>
          <w:delText>defines the linkage among</w:delText>
        </w:r>
      </w:del>
      <w:ins w:id="652" w:author="SHM-EM Authors" w:date="2026-09-05T09:25:00Z" w16du:dateUtc="2026-09-05T01:25:00Z">
        <w:r>
          <w:t>binds</w:t>
        </w:r>
      </w:ins>
      <w:r>
        <w:t xml:space="preserve"> monitoring objects, source fields, ordered </w:t>
      </w:r>
      <w:ins w:id="653" w:author="SHM-EM Authors" w:date="2026-09-05T09:25:00Z" w16du:dateUtc="2026-09-05T01:25:00Z">
        <w:r>
          <w:t xml:space="preserve">training </w:t>
        </w:r>
      </w:ins>
      <w:r>
        <w:t xml:space="preserve">features, fixed-version </w:t>
      </w:r>
      <w:del w:id="654" w:author="SHM-EM Authors" w:date="2026-09-05T09:25:00Z" w16du:dateUtc="2026-09-05T01:25:00Z">
        <w:r>
          <w:rPr>
            <w:rFonts w:eastAsia="Noto Serif CJK SC" w:hint="eastAsia"/>
            <w:sz w:val="20"/>
          </w:rPr>
          <w:delText>models</w:delText>
        </w:r>
      </w:del>
      <w:ins w:id="655" w:author="SHM-EM Authors" w:date="2026-09-05T09:25:00Z" w16du:dateUtc="2026-09-05T01:25:00Z">
        <w:r>
          <w:t>model bundles</w:t>
        </w:r>
      </w:ins>
      <w:r>
        <w:t xml:space="preserve">, and </w:t>
      </w:r>
      <w:del w:id="656" w:author="SHM-EM Authors" w:date="2026-09-05T09:25:00Z" w16du:dateUtc="2026-09-05T01:25:00Z">
        <w:r>
          <w:rPr>
            <w:rFonts w:eastAsia="Noto Serif CJK SC" w:hint="eastAsia"/>
            <w:sz w:val="20"/>
          </w:rPr>
          <w:delText>prediction</w:delText>
        </w:r>
      </w:del>
      <w:ins w:id="657" w:author="SHM-EM Authors" w:date="2026-09-05T09:25:00Z" w16du:dateUtc="2026-09-05T01:25:00Z">
        <w:r>
          <w:t>output</w:t>
        </w:r>
      </w:ins>
      <w:r>
        <w:t xml:space="preserve"> targets</w:t>
      </w:r>
      <w:del w:id="658" w:author="SHM-EM Authors" w:date="2026-09-05T09:25:00Z" w16du:dateUtc="2026-09-05T01:25:00Z">
        <w:r>
          <w:rPr>
            <w:rFonts w:eastAsia="Noto Serif CJK SC" w:hint="eastAsia"/>
            <w:sz w:val="20"/>
          </w:rPr>
          <w:delText xml:space="preserve"> (</w:delText>
        </w:r>
      </w:del>
      <w:ins w:id="659" w:author="SHM-EM Authors" w:date="2026-09-05T09:25:00Z" w16du:dateUtc="2026-09-05T01:25:00Z">
        <w:r>
          <w:t xml:space="preserve">. The database is authoritative. Each active model row records </w:t>
        </w:r>
      </w:ins>
      <w:moveFromRangeStart w:id="660" w:author="SHM-EM Authors" w:date="2026-09-05T09:25:00Z" w:name="move239492755"/>
      <w:moveFrom w:id="661" w:author="SHM-EM Authors" w:date="2026-09-05T09:25:00Z" w16du:dateUtc="2026-09-05T01:25:00Z">
        <w:r>
          <w:t xml:space="preserve">Fig. </w:t>
        </w:r>
      </w:moveFrom>
      <w:moveFromRangeEnd w:id="660"/>
      <w:del w:id="662" w:author="SHM-EM Authors" w:date="2026-09-05T09:25:00Z" w16du:dateUtc="2026-09-05T01:25:00Z">
        <w:r>
          <w:rPr>
            <w:rFonts w:eastAsia="Noto Serif CJK SC" w:hint="eastAsia"/>
            <w:sz w:val="20"/>
          </w:rPr>
          <w:delText xml:space="preserve">3A). Database registrations store model </w:delText>
        </w:r>
      </w:del>
      <w:r>
        <w:t>identity, target</w:t>
      </w:r>
      <w:ins w:id="663" w:author="SHM-EM Authors" w:date="2026-09-05T09:25:00Z" w16du:dateUtc="2026-09-05T01:25:00Z">
        <w:r>
          <w:t xml:space="preserve"> type</w:t>
        </w:r>
      </w:ins>
      <w:r>
        <w:t xml:space="preserve">, history </w:t>
      </w:r>
      <w:del w:id="664" w:author="SHM-EM Authors" w:date="2026-09-05T09:25:00Z" w16du:dateUtc="2026-09-05T01:25:00Z">
        <w:r>
          <w:rPr>
            <w:rFonts w:eastAsia="Noto Serif CJK SC" w:hint="eastAsia"/>
            <w:sz w:val="20"/>
          </w:rPr>
          <w:delText>window,</w:delText>
        </w:r>
      </w:del>
      <w:ins w:id="665" w:author="SHM-EM Authors" w:date="2026-09-05T09:25:00Z" w16du:dateUtc="2026-09-05T01:25:00Z">
        <w:r>
          <w:t>length, prediction cadence</w:t>
        </w:r>
      </w:ins>
      <w:r>
        <w:t xml:space="preserve"> and </w:t>
      </w:r>
      <w:del w:id="666" w:author="SHM-EM Authors" w:date="2026-09-05T09:25:00Z" w16du:dateUtc="2026-09-05T01:25:00Z">
        <w:r>
          <w:rPr>
            <w:rFonts w:eastAsia="Noto Serif CJK SC" w:hint="eastAsia"/>
            <w:sz w:val="20"/>
          </w:rPr>
          <w:delText>temporal settings. Weights, preprocessors</w:delText>
        </w:r>
      </w:del>
      <w:ins w:id="667" w:author="SHM-EM Authors" w:date="2026-09-05T09:25:00Z" w16du:dateUtc="2026-09-05T01:25:00Z">
        <w:r>
          <w:t>horizon, maximum operational age, runtime timeout, artifact locations, and SHA-256 values. Feature mappings record the canonical feature code, immutable training-column code, global order, source registry, station, instrument, metric, value column, raw/engineering units, required and target roles, transformations, and output-conversion version. Weight, preprocessor</w:t>
        </w:r>
      </w:ins>
      <w:r>
        <w:t>, inference</w:t>
      </w:r>
      <w:del w:id="668" w:author="SHM-EM Authors" w:date="2026-09-05T09:25:00Z" w16du:dateUtc="2026-09-05T01:25:00Z">
        <w:r>
          <w:rPr>
            <w:rFonts w:eastAsia="Noto Serif CJK SC" w:hint="eastAsia"/>
            <w:sz w:val="20"/>
          </w:rPr>
          <w:delText xml:space="preserve"> scripts, parameters, and a</w:delText>
        </w:r>
      </w:del>
      <w:ins w:id="669" w:author="SHM-EM Authors" w:date="2026-09-05T09:25:00Z" w16du:dateUtc="2026-09-05T01:25:00Z">
        <w:r>
          <w:t>-script, optional parameter,</w:t>
        </w:r>
      </w:ins>
      <w:r>
        <w:t xml:space="preserve"> runtime</w:t>
      </w:r>
      <w:del w:id="670" w:author="SHM-EM Authors" w:date="2026-09-05T09:25:00Z" w16du:dateUtc="2026-09-05T01:25:00Z">
        <w:r>
          <w:rPr>
            <w:rFonts w:eastAsia="Noto Serif CJK SC" w:hint="eastAsia"/>
            <w:sz w:val="20"/>
          </w:rPr>
          <w:delText xml:space="preserve"> </w:delText>
        </w:r>
      </w:del>
      <w:ins w:id="671" w:author="SHM-EM Authors" w:date="2026-09-05T09:25:00Z" w16du:dateUtc="2026-09-05T01:25:00Z">
        <w:r>
          <w:t>-</w:t>
        </w:r>
      </w:ins>
      <w:r>
        <w:t>manifest</w:t>
      </w:r>
      <w:del w:id="672" w:author="SHM-EM Authors" w:date="2026-09-05T09:25:00Z" w16du:dateUtc="2026-09-05T01:25:00Z">
        <w:r>
          <w:rPr>
            <w:rFonts w:eastAsia="Noto Serif CJK SC" w:hint="eastAsia"/>
            <w:sz w:val="20"/>
          </w:rPr>
          <w:delText xml:space="preserve"> form a versioned model </w:delText>
        </w:r>
      </w:del>
      <w:ins w:id="673" w:author="SHM-EM Authors" w:date="2026-09-05T09:25:00Z" w16du:dateUtc="2026-09-05T01:25:00Z">
        <w:r>
          <w:t xml:space="preserve">, environment, schema, and combined </w:t>
        </w:r>
      </w:ins>
      <w:r>
        <w:t xml:space="preserve">bundle </w:t>
      </w:r>
      <w:del w:id="674" w:author="SHM-EM Authors" w:date="2026-09-05T09:25:00Z" w16du:dateUtc="2026-09-05T01:25:00Z">
        <w:r>
          <w:rPr>
            <w:rFonts w:eastAsia="Noto Serif CJK SC" w:hint="eastAsia"/>
            <w:sz w:val="20"/>
          </w:rPr>
          <w:delText xml:space="preserve">whose </w:delText>
        </w:r>
      </w:del>
      <w:r>
        <w:t>hashes are checked before inference.</w:t>
      </w:r>
      <w:del w:id="675" w:author="SHM-EM Authors" w:date="2026-09-05T09:25:00Z" w16du:dateUtc="2026-09-05T01:25:00Z">
        <w:r>
          <w:rPr>
            <w:rFonts w:eastAsia="Noto Serif CJK SC" w:hint="eastAsia"/>
            <w:sz w:val="20"/>
          </w:rPr>
          <w:delText xml:space="preserve"> Feature mappings specify canonical codes, training-time field names,</w:delText>
        </w:r>
      </w:del>
    </w:p>
    <w:p w14:paraId="7D76C106" w14:textId="77777777" w:rsidR="0073212B" w:rsidRDefault="002B7AEB">
      <w:pPr>
        <w:rPr>
          <w:ins w:id="676" w:author="SHM-EM Authors" w:date="2026-09-05T09:25:00Z" w16du:dateUtc="2026-09-05T01:25:00Z"/>
        </w:rPr>
      </w:pPr>
      <w:ins w:id="677" w:author="SHM-EM Authors" w:date="2026-09-05T09:25:00Z" w16du:dateUtc="2026-09-05T01:25:00Z">
        <w:r>
          <w:t>The public contract exposes a common ordered source pool of 164 features and 124 target channels across six models. The frozen preprocessors select 114 aligned columns for YD, XD, Strain, Pressure, and Water, and 164 for Settlement. These widths are distinct from database model-feature mapping counts and output-target counts. Table 2 reports the artifact- and regression-reconciled dimensions. The public</w:t>
        </w:r>
      </w:ins>
      <w:r>
        <w:t xml:space="preserve"> input </w:t>
      </w:r>
      <w:del w:id="678" w:author="SHM-EM Authors" w:date="2026-09-05T09:25:00Z" w16du:dateUtc="2026-09-05T01:25:00Z">
        <w:r>
          <w:rPr>
            <w:rFonts w:eastAsia="Noto Serif CJK SC" w:hint="eastAsia"/>
            <w:sz w:val="20"/>
          </w:rPr>
          <w:delText xml:space="preserve">order, source objects, physical fields, and required status. PIT_PRE rejects bundle, schema, contract, or ordering drift. The contract therefore decouples </w:delText>
        </w:r>
      </w:del>
      <w:ins w:id="679" w:author="SHM-EM Authors" w:date="2026-09-05T09:25:00Z" w16du:dateUtc="2026-09-05T01:25:00Z">
        <w:r>
          <w:t xml:space="preserve">builder forms a 16-step common source window because the longest registered history is 16 steps; individual runner windows use the final 12-16 steps required by their contracts. Pressure declares a conservative 13-row runner window and its </w:t>
        </w:r>
      </w:ins>
      <w:r>
        <w:t xml:space="preserve">inference </w:t>
      </w:r>
      <w:del w:id="680" w:author="SHM-EM Authors" w:date="2026-09-05T09:25:00Z" w16du:dateUtc="2026-09-05T01:25:00Z">
        <w:r>
          <w:rPr>
            <w:rFonts w:eastAsia="Noto Serif CJK SC" w:hint="eastAsia"/>
            <w:sz w:val="20"/>
          </w:rPr>
          <w:delText>from legacy tables and maps</w:delText>
        </w:r>
      </w:del>
      <w:ins w:id="681" w:author="SHM-EM Authors" w:date="2026-09-05T09:25:00Z" w16du:dateUtc="2026-09-05T01:25:00Z">
        <w:r>
          <w:t>script consumes the final 12 rows (</w:t>
        </w:r>
        <w:r>
          <w:rPr>
            <w:rFonts w:ascii="Courier New" w:hAnsi="Courier New"/>
            <w:sz w:val="18"/>
          </w:rPr>
          <w:t>m=10</w:t>
        </w:r>
        <w:r>
          <w:t xml:space="preserve">, </w:t>
        </w:r>
        <w:r>
          <w:rPr>
            <w:rFonts w:ascii="Courier New" w:hAnsi="Courier New"/>
            <w:sz w:val="18"/>
          </w:rPr>
          <w:t>lag=2</w:t>
        </w:r>
        <w:r>
          <w:t>).</w:t>
        </w:r>
      </w:ins>
    </w:p>
    <w:p w14:paraId="4FD804BB" w14:textId="77777777" w:rsidR="0073212B" w:rsidRDefault="002B7AEB">
      <w:pPr>
        <w:pStyle w:val="FigureCaption"/>
        <w:keepNext/>
        <w:rPr>
          <w:ins w:id="682" w:author="SHM-EM Authors" w:date="2026-09-05T09:25:00Z" w16du:dateUtc="2026-09-05T01:25:00Z"/>
        </w:rPr>
      </w:pPr>
      <w:ins w:id="683" w:author="SHM-EM Authors" w:date="2026-09-05T09:25:00Z" w16du:dateUtc="2026-09-05T01:25:00Z">
        <w:r>
          <w:t>Table 2. Verified</w:t>
        </w:r>
      </w:ins>
      <w:r>
        <w:t xml:space="preserve"> model</w:t>
      </w:r>
      <w:del w:id="684" w:author="SHM-EM Authors" w:date="2026-09-05T09:25:00Z" w16du:dateUtc="2026-09-05T01:25:00Z">
        <w:r>
          <w:rPr>
            <w:rFonts w:eastAsia="Noto Serif CJK SC" w:hint="eastAsia"/>
            <w:sz w:val="20"/>
          </w:rPr>
          <w:delText xml:space="preserve"> outputs back to</w:delText>
        </w:r>
      </w:del>
      <w:ins w:id="685" w:author="SHM-EM Authors" w:date="2026-09-05T09:25:00Z" w16du:dateUtc="2026-09-05T01:25:00Z">
        <w:r>
          <w:t>-bundle and tensor contract.</w:t>
        </w:r>
      </w:ins>
    </w:p>
    <w:tbl>
      <w:tblPr>
        <w:tblStyle w:val="af"/>
        <w:tblW w:w="0" w:type="auto"/>
        <w:jc w:val="center"/>
        <w:tblLook w:val="04A0" w:firstRow="1" w:lastRow="0" w:firstColumn="1" w:lastColumn="0" w:noHBand="0" w:noVBand="1"/>
      </w:tblPr>
      <w:tblGrid>
        <w:gridCol w:w="912"/>
        <w:gridCol w:w="1025"/>
        <w:gridCol w:w="896"/>
        <w:gridCol w:w="866"/>
        <w:gridCol w:w="848"/>
        <w:gridCol w:w="878"/>
        <w:gridCol w:w="824"/>
        <w:gridCol w:w="918"/>
        <w:gridCol w:w="1256"/>
        <w:gridCol w:w="927"/>
      </w:tblGrid>
      <w:tr w:rsidR="0073212B" w14:paraId="1CCF7E82" w14:textId="77777777">
        <w:trPr>
          <w:tblHeader/>
          <w:jc w:val="center"/>
          <w:ins w:id="686" w:author="SHM-EM Authors" w:date="2026-09-05T09:25:00Z" w16du:dateUtc="2026-09-05T01:25:00Z"/>
        </w:trPr>
        <w:tc>
          <w:tcPr>
            <w:tcW w:w="936" w:type="dxa"/>
            <w:shd w:val="clear" w:color="auto" w:fill="EAF2FB"/>
            <w:tcMar>
              <w:top w:w="80" w:type="dxa"/>
              <w:left w:w="90" w:type="dxa"/>
              <w:bottom w:w="80" w:type="dxa"/>
              <w:right w:w="90" w:type="dxa"/>
            </w:tcMar>
            <w:vAlign w:val="center"/>
          </w:tcPr>
          <w:p w14:paraId="2D3A5606" w14:textId="77777777" w:rsidR="0073212B" w:rsidRDefault="002B7AEB">
            <w:pPr>
              <w:spacing w:after="0" w:line="240" w:lineRule="auto"/>
              <w:jc w:val="center"/>
              <w:rPr>
                <w:ins w:id="687" w:author="SHM-EM Authors" w:date="2026-09-05T09:25:00Z" w16du:dateUtc="2026-09-05T01:25:00Z"/>
              </w:rPr>
            </w:pPr>
            <w:ins w:id="688" w:author="SHM-EM Authors" w:date="2026-09-05T09:25:00Z" w16du:dateUtc="2026-09-05T01:25:00Z">
              <w:r>
                <w:rPr>
                  <w:b/>
                  <w:sz w:val="16"/>
                </w:rPr>
                <w:t>Model</w:t>
              </w:r>
            </w:ins>
          </w:p>
        </w:tc>
        <w:tc>
          <w:tcPr>
            <w:tcW w:w="936" w:type="dxa"/>
            <w:shd w:val="clear" w:color="auto" w:fill="EAF2FB"/>
            <w:tcMar>
              <w:top w:w="80" w:type="dxa"/>
              <w:left w:w="90" w:type="dxa"/>
              <w:bottom w:w="80" w:type="dxa"/>
              <w:right w:w="90" w:type="dxa"/>
            </w:tcMar>
            <w:vAlign w:val="center"/>
          </w:tcPr>
          <w:p w14:paraId="3202E0B9" w14:textId="77777777" w:rsidR="0073212B" w:rsidRDefault="002B7AEB">
            <w:pPr>
              <w:spacing w:after="0" w:line="240" w:lineRule="auto"/>
              <w:jc w:val="center"/>
              <w:rPr>
                <w:ins w:id="689" w:author="SHM-EM Authors" w:date="2026-09-05T09:25:00Z" w16du:dateUtc="2026-09-05T01:25:00Z"/>
              </w:rPr>
            </w:pPr>
            <w:ins w:id="690" w:author="SHM-EM Authors" w:date="2026-09-05T09:25:00Z" w16du:dateUtc="2026-09-05T01:25:00Z">
              <w:r>
                <w:rPr>
                  <w:b/>
                  <w:sz w:val="16"/>
                </w:rPr>
                <w:t>Engineering target</w:t>
              </w:r>
            </w:ins>
          </w:p>
        </w:tc>
        <w:tc>
          <w:tcPr>
            <w:tcW w:w="936" w:type="dxa"/>
            <w:shd w:val="clear" w:color="auto" w:fill="EAF2FB"/>
            <w:tcMar>
              <w:top w:w="80" w:type="dxa"/>
              <w:left w:w="90" w:type="dxa"/>
              <w:bottom w:w="80" w:type="dxa"/>
              <w:right w:w="90" w:type="dxa"/>
            </w:tcMar>
            <w:vAlign w:val="center"/>
          </w:tcPr>
          <w:p w14:paraId="3373EA0E" w14:textId="77777777" w:rsidR="0073212B" w:rsidRDefault="002B7AEB">
            <w:pPr>
              <w:spacing w:after="0" w:line="240" w:lineRule="auto"/>
              <w:jc w:val="center"/>
              <w:rPr>
                <w:ins w:id="691" w:author="SHM-EM Authors" w:date="2026-09-05T09:25:00Z" w16du:dateUtc="2026-09-05T01:25:00Z"/>
              </w:rPr>
            </w:pPr>
            <w:ins w:id="692" w:author="SHM-EM Authors" w:date="2026-09-05T09:25:00Z" w16du:dateUtc="2026-09-05T01:25:00Z">
              <w:r>
                <w:rPr>
                  <w:b/>
                  <w:sz w:val="16"/>
                </w:rPr>
                <w:t>Required history</w:t>
              </w:r>
            </w:ins>
          </w:p>
        </w:tc>
        <w:tc>
          <w:tcPr>
            <w:tcW w:w="936" w:type="dxa"/>
            <w:shd w:val="clear" w:color="auto" w:fill="EAF2FB"/>
            <w:tcMar>
              <w:top w:w="80" w:type="dxa"/>
              <w:left w:w="90" w:type="dxa"/>
              <w:bottom w:w="80" w:type="dxa"/>
              <w:right w:w="90" w:type="dxa"/>
            </w:tcMar>
            <w:vAlign w:val="center"/>
          </w:tcPr>
          <w:p w14:paraId="00E6F48E" w14:textId="77777777" w:rsidR="0073212B" w:rsidRDefault="002B7AEB">
            <w:pPr>
              <w:spacing w:after="0" w:line="240" w:lineRule="auto"/>
              <w:jc w:val="center"/>
              <w:rPr>
                <w:ins w:id="693" w:author="SHM-EM Authors" w:date="2026-09-05T09:25:00Z" w16du:dateUtc="2026-09-05T01:25:00Z"/>
              </w:rPr>
            </w:pPr>
            <w:ins w:id="694" w:author="SHM-EM Authors" w:date="2026-09-05T09:25:00Z" w16du:dateUtc="2026-09-05T01:25:00Z">
              <w:r>
                <w:rPr>
                  <w:b/>
                  <w:sz w:val="16"/>
                </w:rPr>
                <w:t>Aligned input features</w:t>
              </w:r>
            </w:ins>
          </w:p>
        </w:tc>
        <w:tc>
          <w:tcPr>
            <w:tcW w:w="936" w:type="dxa"/>
            <w:shd w:val="clear" w:color="auto" w:fill="EAF2FB"/>
            <w:tcMar>
              <w:top w:w="80" w:type="dxa"/>
              <w:left w:w="90" w:type="dxa"/>
              <w:bottom w:w="80" w:type="dxa"/>
              <w:right w:w="90" w:type="dxa"/>
            </w:tcMar>
            <w:vAlign w:val="center"/>
          </w:tcPr>
          <w:p w14:paraId="37409A6B" w14:textId="77777777" w:rsidR="0073212B" w:rsidRDefault="002B7AEB">
            <w:pPr>
              <w:spacing w:after="0" w:line="240" w:lineRule="auto"/>
              <w:jc w:val="center"/>
              <w:rPr>
                <w:ins w:id="695" w:author="SHM-EM Authors" w:date="2026-09-05T09:25:00Z" w16du:dateUtc="2026-09-05T01:25:00Z"/>
              </w:rPr>
            </w:pPr>
            <w:ins w:id="696" w:author="SHM-EM Authors" w:date="2026-09-05T09:25:00Z" w16du:dateUtc="2026-09-05T01:25:00Z">
              <w:r>
                <w:rPr>
                  <w:b/>
                  <w:sz w:val="16"/>
                </w:rPr>
                <w:t>Output targets</w:t>
              </w:r>
            </w:ins>
          </w:p>
        </w:tc>
        <w:tc>
          <w:tcPr>
            <w:tcW w:w="936" w:type="dxa"/>
            <w:shd w:val="clear" w:color="auto" w:fill="EAF2FB"/>
            <w:tcMar>
              <w:top w:w="80" w:type="dxa"/>
              <w:left w:w="90" w:type="dxa"/>
              <w:bottom w:w="80" w:type="dxa"/>
              <w:right w:w="90" w:type="dxa"/>
            </w:tcMar>
            <w:vAlign w:val="center"/>
          </w:tcPr>
          <w:p w14:paraId="4470C281" w14:textId="77777777" w:rsidR="0073212B" w:rsidRDefault="002B7AEB">
            <w:pPr>
              <w:spacing w:after="0" w:line="240" w:lineRule="auto"/>
              <w:jc w:val="center"/>
              <w:rPr>
                <w:ins w:id="697" w:author="SHM-EM Authors" w:date="2026-09-05T09:25:00Z" w16du:dateUtc="2026-09-05T01:25:00Z"/>
              </w:rPr>
            </w:pPr>
            <w:ins w:id="698" w:author="SHM-EM Authors" w:date="2026-09-05T09:25:00Z" w16du:dateUtc="2026-09-05T01:25:00Z">
              <w:r>
                <w:rPr>
                  <w:b/>
                  <w:sz w:val="16"/>
                </w:rPr>
                <w:t>d_model</w:t>
              </w:r>
            </w:ins>
          </w:p>
        </w:tc>
        <w:tc>
          <w:tcPr>
            <w:tcW w:w="936" w:type="dxa"/>
            <w:shd w:val="clear" w:color="auto" w:fill="EAF2FB"/>
            <w:tcMar>
              <w:top w:w="80" w:type="dxa"/>
              <w:left w:w="90" w:type="dxa"/>
              <w:bottom w:w="80" w:type="dxa"/>
              <w:right w:w="90" w:type="dxa"/>
            </w:tcMar>
            <w:vAlign w:val="center"/>
          </w:tcPr>
          <w:p w14:paraId="34E2A6AE" w14:textId="77777777" w:rsidR="0073212B" w:rsidRDefault="002B7AEB">
            <w:pPr>
              <w:spacing w:after="0" w:line="240" w:lineRule="auto"/>
              <w:jc w:val="center"/>
              <w:rPr>
                <w:ins w:id="699" w:author="SHM-EM Authors" w:date="2026-09-05T09:25:00Z" w16du:dateUtc="2026-09-05T01:25:00Z"/>
              </w:rPr>
            </w:pPr>
            <w:ins w:id="700" w:author="SHM-EM Authors" w:date="2026-09-05T09:25:00Z" w16du:dateUtc="2026-09-05T01:25:00Z">
              <w:r>
                <w:rPr>
                  <w:b/>
                  <w:sz w:val="16"/>
                </w:rPr>
                <w:t>Heads</w:t>
              </w:r>
            </w:ins>
          </w:p>
        </w:tc>
        <w:tc>
          <w:tcPr>
            <w:tcW w:w="936" w:type="dxa"/>
            <w:shd w:val="clear" w:color="auto" w:fill="EAF2FB"/>
            <w:tcMar>
              <w:top w:w="80" w:type="dxa"/>
              <w:left w:w="90" w:type="dxa"/>
              <w:bottom w:w="80" w:type="dxa"/>
              <w:right w:w="90" w:type="dxa"/>
            </w:tcMar>
            <w:vAlign w:val="center"/>
          </w:tcPr>
          <w:p w14:paraId="7621368D" w14:textId="77777777" w:rsidR="0073212B" w:rsidRDefault="002B7AEB">
            <w:pPr>
              <w:spacing w:after="0" w:line="240" w:lineRule="auto"/>
              <w:jc w:val="center"/>
              <w:rPr>
                <w:ins w:id="701" w:author="SHM-EM Authors" w:date="2026-09-05T09:25:00Z" w16du:dateUtc="2026-09-05T01:25:00Z"/>
              </w:rPr>
            </w:pPr>
            <w:ins w:id="702" w:author="SHM-EM Authors" w:date="2026-09-05T09:25:00Z" w16du:dateUtc="2026-09-05T01:25:00Z">
              <w:r>
                <w:rPr>
                  <w:b/>
                  <w:sz w:val="16"/>
                </w:rPr>
                <w:t>FF dimension</w:t>
              </w:r>
            </w:ins>
          </w:p>
        </w:tc>
        <w:tc>
          <w:tcPr>
            <w:tcW w:w="936" w:type="dxa"/>
            <w:shd w:val="clear" w:color="auto" w:fill="EAF2FB"/>
            <w:tcMar>
              <w:top w:w="80" w:type="dxa"/>
              <w:left w:w="90" w:type="dxa"/>
              <w:bottom w:w="80" w:type="dxa"/>
              <w:right w:w="90" w:type="dxa"/>
            </w:tcMar>
            <w:vAlign w:val="center"/>
          </w:tcPr>
          <w:p w14:paraId="7336BB27" w14:textId="77777777" w:rsidR="0073212B" w:rsidRDefault="002B7AEB">
            <w:pPr>
              <w:spacing w:after="0" w:line="240" w:lineRule="auto"/>
              <w:jc w:val="center"/>
              <w:rPr>
                <w:ins w:id="703" w:author="SHM-EM Authors" w:date="2026-09-05T09:25:00Z" w16du:dateUtc="2026-09-05T01:25:00Z"/>
              </w:rPr>
            </w:pPr>
            <w:ins w:id="704" w:author="SHM-EM Authors" w:date="2026-09-05T09:25:00Z" w16du:dateUtc="2026-09-05T01:25:00Z">
              <w:r>
                <w:rPr>
                  <w:b/>
                  <w:sz w:val="16"/>
                </w:rPr>
                <w:t>CNN channels/kernel</w:t>
              </w:r>
            </w:ins>
          </w:p>
        </w:tc>
        <w:tc>
          <w:tcPr>
            <w:tcW w:w="936" w:type="dxa"/>
            <w:shd w:val="clear" w:color="auto" w:fill="EAF2FB"/>
            <w:tcMar>
              <w:top w:w="80" w:type="dxa"/>
              <w:left w:w="90" w:type="dxa"/>
              <w:bottom w:w="80" w:type="dxa"/>
              <w:right w:w="90" w:type="dxa"/>
            </w:tcMar>
            <w:vAlign w:val="center"/>
          </w:tcPr>
          <w:p w14:paraId="15B6B1CB" w14:textId="77777777" w:rsidR="0073212B" w:rsidRDefault="002B7AEB">
            <w:pPr>
              <w:spacing w:after="0" w:line="240" w:lineRule="auto"/>
              <w:jc w:val="center"/>
              <w:rPr>
                <w:ins w:id="705" w:author="SHM-EM Authors" w:date="2026-09-05T09:25:00Z" w16du:dateUtc="2026-09-05T01:25:00Z"/>
              </w:rPr>
            </w:pPr>
            <w:ins w:id="706" w:author="SHM-EM Authors" w:date="2026-09-05T09:25:00Z" w16du:dateUtc="2026-09-05T01:25:00Z">
              <w:r>
                <w:rPr>
                  <w:b/>
                  <w:sz w:val="16"/>
                </w:rPr>
                <w:t>Parameter source</w:t>
              </w:r>
            </w:ins>
          </w:p>
        </w:tc>
      </w:tr>
      <w:tr w:rsidR="0073212B" w14:paraId="7D321E3F" w14:textId="77777777">
        <w:trPr>
          <w:jc w:val="center"/>
          <w:ins w:id="707" w:author="SHM-EM Authors" w:date="2026-09-05T09:25:00Z" w16du:dateUtc="2026-09-05T01:25:00Z"/>
        </w:trPr>
        <w:tc>
          <w:tcPr>
            <w:tcW w:w="936" w:type="dxa"/>
            <w:tcMar>
              <w:top w:w="80" w:type="dxa"/>
              <w:left w:w="90" w:type="dxa"/>
              <w:bottom w:w="80" w:type="dxa"/>
              <w:right w:w="90" w:type="dxa"/>
            </w:tcMar>
            <w:vAlign w:val="center"/>
          </w:tcPr>
          <w:p w14:paraId="5F34F8D2" w14:textId="77777777" w:rsidR="0073212B" w:rsidRDefault="002B7AEB">
            <w:pPr>
              <w:spacing w:after="0" w:line="240" w:lineRule="auto"/>
              <w:jc w:val="left"/>
              <w:rPr>
                <w:ins w:id="708" w:author="SHM-EM Authors" w:date="2026-09-05T09:25:00Z" w16du:dateUtc="2026-09-05T01:25:00Z"/>
              </w:rPr>
            </w:pPr>
            <w:ins w:id="709" w:author="SHM-EM Authors" w:date="2026-09-05T09:25:00Z" w16du:dateUtc="2026-09-05T01:25:00Z">
              <w:r>
                <w:rPr>
                  <w:sz w:val="16"/>
                </w:rPr>
                <w:t>YD</w:t>
              </w:r>
            </w:ins>
          </w:p>
        </w:tc>
        <w:tc>
          <w:tcPr>
            <w:tcW w:w="936" w:type="dxa"/>
            <w:tcMar>
              <w:top w:w="80" w:type="dxa"/>
              <w:left w:w="90" w:type="dxa"/>
              <w:bottom w:w="80" w:type="dxa"/>
              <w:right w:w="90" w:type="dxa"/>
            </w:tcMar>
            <w:vAlign w:val="center"/>
          </w:tcPr>
          <w:p w14:paraId="0E3A87F4" w14:textId="77777777" w:rsidR="0073212B" w:rsidRDefault="002B7AEB">
            <w:pPr>
              <w:spacing w:after="0" w:line="240" w:lineRule="auto"/>
              <w:jc w:val="left"/>
              <w:rPr>
                <w:ins w:id="710" w:author="SHM-EM Authors" w:date="2026-09-05T09:25:00Z" w16du:dateUtc="2026-09-05T01:25:00Z"/>
              </w:rPr>
            </w:pPr>
            <w:ins w:id="711" w:author="SHM-EM Authors" w:date="2026-09-05T09:25:00Z" w16du:dateUtc="2026-09-05T01:25:00Z">
              <w:r>
                <w:rPr>
                  <w:sz w:val="16"/>
                </w:rPr>
                <w:t>Deep horizontal displacement Y (mm)</w:t>
              </w:r>
            </w:ins>
          </w:p>
        </w:tc>
        <w:tc>
          <w:tcPr>
            <w:tcW w:w="936" w:type="dxa"/>
            <w:tcMar>
              <w:top w:w="80" w:type="dxa"/>
              <w:left w:w="90" w:type="dxa"/>
              <w:bottom w:w="80" w:type="dxa"/>
              <w:right w:w="90" w:type="dxa"/>
            </w:tcMar>
            <w:vAlign w:val="center"/>
          </w:tcPr>
          <w:p w14:paraId="767E522F" w14:textId="77777777" w:rsidR="0073212B" w:rsidRDefault="002B7AEB">
            <w:pPr>
              <w:spacing w:after="0" w:line="240" w:lineRule="auto"/>
              <w:jc w:val="left"/>
              <w:rPr>
                <w:ins w:id="712" w:author="SHM-EM Authors" w:date="2026-09-05T09:25:00Z" w16du:dateUtc="2026-09-05T01:25:00Z"/>
              </w:rPr>
            </w:pPr>
            <w:ins w:id="713" w:author="SHM-EM Authors" w:date="2026-09-05T09:25:00Z" w16du:dateUtc="2026-09-05T01:25:00Z">
              <w:r>
                <w:rPr>
                  <w:sz w:val="16"/>
                </w:rPr>
                <w:t>16</w:t>
              </w:r>
            </w:ins>
          </w:p>
        </w:tc>
        <w:tc>
          <w:tcPr>
            <w:tcW w:w="936" w:type="dxa"/>
            <w:tcMar>
              <w:top w:w="80" w:type="dxa"/>
              <w:left w:w="90" w:type="dxa"/>
              <w:bottom w:w="80" w:type="dxa"/>
              <w:right w:w="90" w:type="dxa"/>
            </w:tcMar>
            <w:vAlign w:val="center"/>
          </w:tcPr>
          <w:p w14:paraId="6723DE44" w14:textId="77777777" w:rsidR="0073212B" w:rsidRDefault="002B7AEB">
            <w:pPr>
              <w:spacing w:after="0" w:line="240" w:lineRule="auto"/>
              <w:jc w:val="left"/>
              <w:rPr>
                <w:ins w:id="714" w:author="SHM-EM Authors" w:date="2026-09-05T09:25:00Z" w16du:dateUtc="2026-09-05T01:25:00Z"/>
              </w:rPr>
            </w:pPr>
            <w:ins w:id="715" w:author="SHM-EM Authors" w:date="2026-09-05T09:25:00Z" w16du:dateUtc="2026-09-05T01:25:00Z">
              <w:r>
                <w:rPr>
                  <w:sz w:val="16"/>
                </w:rPr>
                <w:t>114</w:t>
              </w:r>
            </w:ins>
          </w:p>
        </w:tc>
        <w:tc>
          <w:tcPr>
            <w:tcW w:w="936" w:type="dxa"/>
            <w:tcMar>
              <w:top w:w="80" w:type="dxa"/>
              <w:left w:w="90" w:type="dxa"/>
              <w:bottom w:w="80" w:type="dxa"/>
              <w:right w:w="90" w:type="dxa"/>
            </w:tcMar>
            <w:vAlign w:val="center"/>
          </w:tcPr>
          <w:p w14:paraId="6612C705" w14:textId="77777777" w:rsidR="0073212B" w:rsidRDefault="002B7AEB">
            <w:pPr>
              <w:spacing w:after="0" w:line="240" w:lineRule="auto"/>
              <w:jc w:val="left"/>
              <w:rPr>
                <w:ins w:id="716" w:author="SHM-EM Authors" w:date="2026-09-05T09:25:00Z" w16du:dateUtc="2026-09-05T01:25:00Z"/>
              </w:rPr>
            </w:pPr>
            <w:ins w:id="717" w:author="SHM-EM Authors" w:date="2026-09-05T09:25:00Z" w16du:dateUtc="2026-09-05T01:25:00Z">
              <w:r>
                <w:rPr>
                  <w:sz w:val="16"/>
                </w:rPr>
                <w:t>42</w:t>
              </w:r>
            </w:ins>
          </w:p>
        </w:tc>
        <w:tc>
          <w:tcPr>
            <w:tcW w:w="936" w:type="dxa"/>
            <w:tcMar>
              <w:top w:w="80" w:type="dxa"/>
              <w:left w:w="90" w:type="dxa"/>
              <w:bottom w:w="80" w:type="dxa"/>
              <w:right w:w="90" w:type="dxa"/>
            </w:tcMar>
            <w:vAlign w:val="center"/>
          </w:tcPr>
          <w:p w14:paraId="7969EF5E" w14:textId="77777777" w:rsidR="0073212B" w:rsidRDefault="002B7AEB">
            <w:pPr>
              <w:spacing w:after="0" w:line="240" w:lineRule="auto"/>
              <w:jc w:val="left"/>
              <w:rPr>
                <w:ins w:id="718" w:author="SHM-EM Authors" w:date="2026-09-05T09:25:00Z" w16du:dateUtc="2026-09-05T01:25:00Z"/>
              </w:rPr>
            </w:pPr>
            <w:ins w:id="719" w:author="SHM-EM Authors" w:date="2026-09-05T09:25:00Z" w16du:dateUtc="2026-09-05T01:25:00Z">
              <w:r>
                <w:rPr>
                  <w:sz w:val="16"/>
                </w:rPr>
                <w:t>128</w:t>
              </w:r>
            </w:ins>
          </w:p>
        </w:tc>
        <w:tc>
          <w:tcPr>
            <w:tcW w:w="936" w:type="dxa"/>
            <w:tcMar>
              <w:top w:w="80" w:type="dxa"/>
              <w:left w:w="90" w:type="dxa"/>
              <w:bottom w:w="80" w:type="dxa"/>
              <w:right w:w="90" w:type="dxa"/>
            </w:tcMar>
            <w:vAlign w:val="center"/>
          </w:tcPr>
          <w:p w14:paraId="7010E035" w14:textId="77777777" w:rsidR="0073212B" w:rsidRDefault="002B7AEB">
            <w:pPr>
              <w:spacing w:after="0" w:line="240" w:lineRule="auto"/>
              <w:jc w:val="left"/>
              <w:rPr>
                <w:ins w:id="720" w:author="SHM-EM Authors" w:date="2026-09-05T09:25:00Z" w16du:dateUtc="2026-09-05T01:25:00Z"/>
              </w:rPr>
            </w:pPr>
            <w:ins w:id="721" w:author="SHM-EM Authors" w:date="2026-09-05T09:25:00Z" w16du:dateUtc="2026-09-05T01:25:00Z">
              <w:r>
                <w:rPr>
                  <w:sz w:val="16"/>
                </w:rPr>
                <w:t>4</w:t>
              </w:r>
            </w:ins>
          </w:p>
        </w:tc>
        <w:tc>
          <w:tcPr>
            <w:tcW w:w="936" w:type="dxa"/>
            <w:tcMar>
              <w:top w:w="80" w:type="dxa"/>
              <w:left w:w="90" w:type="dxa"/>
              <w:bottom w:w="80" w:type="dxa"/>
              <w:right w:w="90" w:type="dxa"/>
            </w:tcMar>
            <w:vAlign w:val="center"/>
          </w:tcPr>
          <w:p w14:paraId="52764338" w14:textId="77777777" w:rsidR="0073212B" w:rsidRDefault="002B7AEB">
            <w:pPr>
              <w:spacing w:after="0" w:line="240" w:lineRule="auto"/>
              <w:jc w:val="left"/>
              <w:rPr>
                <w:ins w:id="722" w:author="SHM-EM Authors" w:date="2026-09-05T09:25:00Z" w16du:dateUtc="2026-09-05T01:25:00Z"/>
              </w:rPr>
            </w:pPr>
            <w:ins w:id="723" w:author="SHM-EM Authors" w:date="2026-09-05T09:25:00Z" w16du:dateUtc="2026-09-05T01:25:00Z">
              <w:r>
                <w:rPr>
                  <w:sz w:val="16"/>
                </w:rPr>
                <w:t>64</w:t>
              </w:r>
            </w:ins>
          </w:p>
        </w:tc>
        <w:tc>
          <w:tcPr>
            <w:tcW w:w="936" w:type="dxa"/>
            <w:tcMar>
              <w:top w:w="80" w:type="dxa"/>
              <w:left w:w="90" w:type="dxa"/>
              <w:bottom w:w="80" w:type="dxa"/>
              <w:right w:w="90" w:type="dxa"/>
            </w:tcMar>
            <w:vAlign w:val="center"/>
          </w:tcPr>
          <w:p w14:paraId="1DFD9FD3" w14:textId="77777777" w:rsidR="0073212B" w:rsidRDefault="002B7AEB">
            <w:pPr>
              <w:spacing w:after="0" w:line="240" w:lineRule="auto"/>
              <w:jc w:val="left"/>
              <w:rPr>
                <w:ins w:id="724" w:author="SHM-EM Authors" w:date="2026-09-05T09:25:00Z" w16du:dateUtc="2026-09-05T01:25:00Z"/>
              </w:rPr>
            </w:pPr>
            <w:ins w:id="725" w:author="SHM-EM Authors" w:date="2026-09-05T09:25:00Z" w16du:dateUtc="2026-09-05T01:25:00Z">
              <w:r>
                <w:rPr>
                  <w:sz w:val="16"/>
                </w:rPr>
                <w:t>32/3</w:t>
              </w:r>
            </w:ins>
          </w:p>
        </w:tc>
        <w:tc>
          <w:tcPr>
            <w:tcW w:w="936" w:type="dxa"/>
            <w:tcMar>
              <w:top w:w="80" w:type="dxa"/>
              <w:left w:w="90" w:type="dxa"/>
              <w:bottom w:w="80" w:type="dxa"/>
              <w:right w:w="90" w:type="dxa"/>
            </w:tcMar>
            <w:vAlign w:val="center"/>
          </w:tcPr>
          <w:p w14:paraId="25E92B62" w14:textId="77777777" w:rsidR="0073212B" w:rsidRDefault="002B7AEB">
            <w:pPr>
              <w:spacing w:after="0" w:line="240" w:lineRule="auto"/>
              <w:jc w:val="left"/>
              <w:rPr>
                <w:ins w:id="726" w:author="SHM-EM Authors" w:date="2026-09-05T09:25:00Z" w16du:dateUtc="2026-09-05T01:25:00Z"/>
              </w:rPr>
            </w:pPr>
            <w:ins w:id="727" w:author="SHM-EM Authors" w:date="2026-09-05T09:25:00Z" w16du:dateUtc="2026-09-05T01:25:00Z">
              <w:r>
                <w:rPr>
                  <w:sz w:val="16"/>
                </w:rPr>
                <w:t>inference-script fallback</w:t>
              </w:r>
            </w:ins>
          </w:p>
        </w:tc>
      </w:tr>
      <w:tr w:rsidR="0073212B" w14:paraId="5AE7BE68" w14:textId="77777777">
        <w:trPr>
          <w:jc w:val="center"/>
          <w:ins w:id="728" w:author="SHM-EM Authors" w:date="2026-09-05T09:25:00Z" w16du:dateUtc="2026-09-05T01:25:00Z"/>
        </w:trPr>
        <w:tc>
          <w:tcPr>
            <w:tcW w:w="936" w:type="dxa"/>
            <w:tcMar>
              <w:top w:w="80" w:type="dxa"/>
              <w:left w:w="90" w:type="dxa"/>
              <w:bottom w:w="80" w:type="dxa"/>
              <w:right w:w="90" w:type="dxa"/>
            </w:tcMar>
            <w:vAlign w:val="center"/>
          </w:tcPr>
          <w:p w14:paraId="06BF5A51" w14:textId="77777777" w:rsidR="0073212B" w:rsidRDefault="002B7AEB">
            <w:pPr>
              <w:spacing w:after="0" w:line="240" w:lineRule="auto"/>
              <w:jc w:val="left"/>
              <w:rPr>
                <w:ins w:id="729" w:author="SHM-EM Authors" w:date="2026-09-05T09:25:00Z" w16du:dateUtc="2026-09-05T01:25:00Z"/>
              </w:rPr>
            </w:pPr>
            <w:ins w:id="730" w:author="SHM-EM Authors" w:date="2026-09-05T09:25:00Z" w16du:dateUtc="2026-09-05T01:25:00Z">
              <w:r>
                <w:rPr>
                  <w:sz w:val="16"/>
                </w:rPr>
                <w:t>XD</w:t>
              </w:r>
            </w:ins>
          </w:p>
        </w:tc>
        <w:tc>
          <w:tcPr>
            <w:tcW w:w="936" w:type="dxa"/>
            <w:tcMar>
              <w:top w:w="80" w:type="dxa"/>
              <w:left w:w="90" w:type="dxa"/>
              <w:bottom w:w="80" w:type="dxa"/>
              <w:right w:w="90" w:type="dxa"/>
            </w:tcMar>
            <w:vAlign w:val="center"/>
          </w:tcPr>
          <w:p w14:paraId="75F8799D" w14:textId="77777777" w:rsidR="0073212B" w:rsidRDefault="002B7AEB">
            <w:pPr>
              <w:spacing w:after="0" w:line="240" w:lineRule="auto"/>
              <w:jc w:val="left"/>
              <w:rPr>
                <w:ins w:id="731" w:author="SHM-EM Authors" w:date="2026-09-05T09:25:00Z" w16du:dateUtc="2026-09-05T01:25:00Z"/>
              </w:rPr>
            </w:pPr>
            <w:ins w:id="732" w:author="SHM-EM Authors" w:date="2026-09-05T09:25:00Z" w16du:dateUtc="2026-09-05T01:25:00Z">
              <w:r>
                <w:rPr>
                  <w:sz w:val="16"/>
                </w:rPr>
                <w:t>Deep horizontal displacement X (mm)</w:t>
              </w:r>
            </w:ins>
          </w:p>
        </w:tc>
        <w:tc>
          <w:tcPr>
            <w:tcW w:w="936" w:type="dxa"/>
            <w:tcMar>
              <w:top w:w="80" w:type="dxa"/>
              <w:left w:w="90" w:type="dxa"/>
              <w:bottom w:w="80" w:type="dxa"/>
              <w:right w:w="90" w:type="dxa"/>
            </w:tcMar>
            <w:vAlign w:val="center"/>
          </w:tcPr>
          <w:p w14:paraId="585E71F9" w14:textId="77777777" w:rsidR="0073212B" w:rsidRDefault="002B7AEB">
            <w:pPr>
              <w:spacing w:after="0" w:line="240" w:lineRule="auto"/>
              <w:jc w:val="left"/>
              <w:rPr>
                <w:ins w:id="733" w:author="SHM-EM Authors" w:date="2026-09-05T09:25:00Z" w16du:dateUtc="2026-09-05T01:25:00Z"/>
              </w:rPr>
            </w:pPr>
            <w:ins w:id="734" w:author="SHM-EM Authors" w:date="2026-09-05T09:25:00Z" w16du:dateUtc="2026-09-05T01:25:00Z">
              <w:r>
                <w:rPr>
                  <w:sz w:val="16"/>
                </w:rPr>
                <w:t>12</w:t>
              </w:r>
            </w:ins>
          </w:p>
        </w:tc>
        <w:tc>
          <w:tcPr>
            <w:tcW w:w="936" w:type="dxa"/>
            <w:tcMar>
              <w:top w:w="80" w:type="dxa"/>
              <w:left w:w="90" w:type="dxa"/>
              <w:bottom w:w="80" w:type="dxa"/>
              <w:right w:w="90" w:type="dxa"/>
            </w:tcMar>
            <w:vAlign w:val="center"/>
          </w:tcPr>
          <w:p w14:paraId="3A4733B3" w14:textId="77777777" w:rsidR="0073212B" w:rsidRDefault="002B7AEB">
            <w:pPr>
              <w:spacing w:after="0" w:line="240" w:lineRule="auto"/>
              <w:jc w:val="left"/>
              <w:rPr>
                <w:ins w:id="735" w:author="SHM-EM Authors" w:date="2026-09-05T09:25:00Z" w16du:dateUtc="2026-09-05T01:25:00Z"/>
              </w:rPr>
            </w:pPr>
            <w:ins w:id="736" w:author="SHM-EM Authors" w:date="2026-09-05T09:25:00Z" w16du:dateUtc="2026-09-05T01:25:00Z">
              <w:r>
                <w:rPr>
                  <w:sz w:val="16"/>
                </w:rPr>
                <w:t>114</w:t>
              </w:r>
            </w:ins>
          </w:p>
        </w:tc>
        <w:tc>
          <w:tcPr>
            <w:tcW w:w="936" w:type="dxa"/>
            <w:tcMar>
              <w:top w:w="80" w:type="dxa"/>
              <w:left w:w="90" w:type="dxa"/>
              <w:bottom w:w="80" w:type="dxa"/>
              <w:right w:w="90" w:type="dxa"/>
            </w:tcMar>
            <w:vAlign w:val="center"/>
          </w:tcPr>
          <w:p w14:paraId="5897367D" w14:textId="77777777" w:rsidR="0073212B" w:rsidRDefault="002B7AEB">
            <w:pPr>
              <w:spacing w:after="0" w:line="240" w:lineRule="auto"/>
              <w:jc w:val="left"/>
              <w:rPr>
                <w:ins w:id="737" w:author="SHM-EM Authors" w:date="2026-09-05T09:25:00Z" w16du:dateUtc="2026-09-05T01:25:00Z"/>
              </w:rPr>
            </w:pPr>
            <w:ins w:id="738" w:author="SHM-EM Authors" w:date="2026-09-05T09:25:00Z" w16du:dateUtc="2026-09-05T01:25:00Z">
              <w:r>
                <w:rPr>
                  <w:sz w:val="16"/>
                </w:rPr>
                <w:t>42</w:t>
              </w:r>
            </w:ins>
          </w:p>
        </w:tc>
        <w:tc>
          <w:tcPr>
            <w:tcW w:w="936" w:type="dxa"/>
            <w:tcMar>
              <w:top w:w="80" w:type="dxa"/>
              <w:left w:w="90" w:type="dxa"/>
              <w:bottom w:w="80" w:type="dxa"/>
              <w:right w:w="90" w:type="dxa"/>
            </w:tcMar>
            <w:vAlign w:val="center"/>
          </w:tcPr>
          <w:p w14:paraId="3C1238CB" w14:textId="77777777" w:rsidR="0073212B" w:rsidRDefault="002B7AEB">
            <w:pPr>
              <w:spacing w:after="0" w:line="240" w:lineRule="auto"/>
              <w:jc w:val="left"/>
              <w:rPr>
                <w:ins w:id="739" w:author="SHM-EM Authors" w:date="2026-09-05T09:25:00Z" w16du:dateUtc="2026-09-05T01:25:00Z"/>
              </w:rPr>
            </w:pPr>
            <w:ins w:id="740" w:author="SHM-EM Authors" w:date="2026-09-05T09:25:00Z" w16du:dateUtc="2026-09-05T01:25:00Z">
              <w:r>
                <w:rPr>
                  <w:sz w:val="16"/>
                </w:rPr>
                <w:t>64</w:t>
              </w:r>
            </w:ins>
          </w:p>
        </w:tc>
        <w:tc>
          <w:tcPr>
            <w:tcW w:w="936" w:type="dxa"/>
            <w:tcMar>
              <w:top w:w="80" w:type="dxa"/>
              <w:left w:w="90" w:type="dxa"/>
              <w:bottom w:w="80" w:type="dxa"/>
              <w:right w:w="90" w:type="dxa"/>
            </w:tcMar>
            <w:vAlign w:val="center"/>
          </w:tcPr>
          <w:p w14:paraId="2219A65B" w14:textId="77777777" w:rsidR="0073212B" w:rsidRDefault="002B7AEB">
            <w:pPr>
              <w:spacing w:after="0" w:line="240" w:lineRule="auto"/>
              <w:jc w:val="left"/>
              <w:rPr>
                <w:ins w:id="741" w:author="SHM-EM Authors" w:date="2026-09-05T09:25:00Z" w16du:dateUtc="2026-09-05T01:25:00Z"/>
              </w:rPr>
            </w:pPr>
            <w:ins w:id="742" w:author="SHM-EM Authors" w:date="2026-09-05T09:25:00Z" w16du:dateUtc="2026-09-05T01:25:00Z">
              <w:r>
                <w:rPr>
                  <w:sz w:val="16"/>
                </w:rPr>
                <w:t>8</w:t>
              </w:r>
            </w:ins>
          </w:p>
        </w:tc>
        <w:tc>
          <w:tcPr>
            <w:tcW w:w="936" w:type="dxa"/>
            <w:tcMar>
              <w:top w:w="80" w:type="dxa"/>
              <w:left w:w="90" w:type="dxa"/>
              <w:bottom w:w="80" w:type="dxa"/>
              <w:right w:w="90" w:type="dxa"/>
            </w:tcMar>
            <w:vAlign w:val="center"/>
          </w:tcPr>
          <w:p w14:paraId="4D0FA608" w14:textId="77777777" w:rsidR="0073212B" w:rsidRDefault="002B7AEB">
            <w:pPr>
              <w:spacing w:after="0" w:line="240" w:lineRule="auto"/>
              <w:jc w:val="left"/>
              <w:rPr>
                <w:ins w:id="743" w:author="SHM-EM Authors" w:date="2026-09-05T09:25:00Z" w16du:dateUtc="2026-09-05T01:25:00Z"/>
              </w:rPr>
            </w:pPr>
            <w:ins w:id="744" w:author="SHM-EM Authors" w:date="2026-09-05T09:25:00Z" w16du:dateUtc="2026-09-05T01:25:00Z">
              <w:r>
                <w:rPr>
                  <w:sz w:val="16"/>
                </w:rPr>
                <w:t>128</w:t>
              </w:r>
            </w:ins>
          </w:p>
        </w:tc>
        <w:tc>
          <w:tcPr>
            <w:tcW w:w="936" w:type="dxa"/>
            <w:tcMar>
              <w:top w:w="80" w:type="dxa"/>
              <w:left w:w="90" w:type="dxa"/>
              <w:bottom w:w="80" w:type="dxa"/>
              <w:right w:w="90" w:type="dxa"/>
            </w:tcMar>
            <w:vAlign w:val="center"/>
          </w:tcPr>
          <w:p w14:paraId="6C616ADA" w14:textId="77777777" w:rsidR="0073212B" w:rsidRDefault="002B7AEB">
            <w:pPr>
              <w:spacing w:after="0" w:line="240" w:lineRule="auto"/>
              <w:jc w:val="left"/>
              <w:rPr>
                <w:ins w:id="745" w:author="SHM-EM Authors" w:date="2026-09-05T09:25:00Z" w16du:dateUtc="2026-09-05T01:25:00Z"/>
              </w:rPr>
            </w:pPr>
            <w:ins w:id="746" w:author="SHM-EM Authors" w:date="2026-09-05T09:25:00Z" w16du:dateUtc="2026-09-05T01:25:00Z">
              <w:r>
                <w:rPr>
                  <w:sz w:val="16"/>
                </w:rPr>
                <w:t>64/7</w:t>
              </w:r>
            </w:ins>
          </w:p>
        </w:tc>
        <w:tc>
          <w:tcPr>
            <w:tcW w:w="936" w:type="dxa"/>
            <w:tcMar>
              <w:top w:w="80" w:type="dxa"/>
              <w:left w:w="90" w:type="dxa"/>
              <w:bottom w:w="80" w:type="dxa"/>
              <w:right w:w="90" w:type="dxa"/>
            </w:tcMar>
            <w:vAlign w:val="center"/>
          </w:tcPr>
          <w:p w14:paraId="704D2740" w14:textId="77777777" w:rsidR="0073212B" w:rsidRDefault="002B7AEB">
            <w:pPr>
              <w:spacing w:after="0" w:line="240" w:lineRule="auto"/>
              <w:jc w:val="left"/>
              <w:rPr>
                <w:ins w:id="747" w:author="SHM-EM Authors" w:date="2026-09-05T09:25:00Z" w16du:dateUtc="2026-09-05T01:25:00Z"/>
              </w:rPr>
            </w:pPr>
            <w:ins w:id="748" w:author="SHM-EM Authors" w:date="2026-09-05T09:25:00Z" w16du:dateUtc="2026-09-05T01:25:00Z">
              <w:r>
                <w:rPr>
                  <w:sz w:val="16"/>
                </w:rPr>
                <w:t>best-parameter file</w:t>
              </w:r>
            </w:ins>
          </w:p>
        </w:tc>
      </w:tr>
      <w:tr w:rsidR="0073212B" w14:paraId="5762DBDC" w14:textId="77777777">
        <w:trPr>
          <w:jc w:val="center"/>
          <w:ins w:id="749" w:author="SHM-EM Authors" w:date="2026-09-05T09:25:00Z" w16du:dateUtc="2026-09-05T01:25:00Z"/>
        </w:trPr>
        <w:tc>
          <w:tcPr>
            <w:tcW w:w="936" w:type="dxa"/>
            <w:tcMar>
              <w:top w:w="80" w:type="dxa"/>
              <w:left w:w="90" w:type="dxa"/>
              <w:bottom w:w="80" w:type="dxa"/>
              <w:right w:w="90" w:type="dxa"/>
            </w:tcMar>
            <w:vAlign w:val="center"/>
          </w:tcPr>
          <w:p w14:paraId="078074E0" w14:textId="77777777" w:rsidR="0073212B" w:rsidRDefault="002B7AEB">
            <w:pPr>
              <w:spacing w:after="0" w:line="240" w:lineRule="auto"/>
              <w:jc w:val="left"/>
              <w:rPr>
                <w:ins w:id="750" w:author="SHM-EM Authors" w:date="2026-09-05T09:25:00Z" w16du:dateUtc="2026-09-05T01:25:00Z"/>
              </w:rPr>
            </w:pPr>
            <w:ins w:id="751" w:author="SHM-EM Authors" w:date="2026-09-05T09:25:00Z" w16du:dateUtc="2026-09-05T01:25:00Z">
              <w:r>
                <w:rPr>
                  <w:sz w:val="16"/>
                </w:rPr>
                <w:t>Strain</w:t>
              </w:r>
            </w:ins>
          </w:p>
        </w:tc>
        <w:tc>
          <w:tcPr>
            <w:tcW w:w="936" w:type="dxa"/>
            <w:tcMar>
              <w:top w:w="80" w:type="dxa"/>
              <w:left w:w="90" w:type="dxa"/>
              <w:bottom w:w="80" w:type="dxa"/>
              <w:right w:w="90" w:type="dxa"/>
            </w:tcMar>
            <w:vAlign w:val="center"/>
          </w:tcPr>
          <w:p w14:paraId="661067BA" w14:textId="77777777" w:rsidR="0073212B" w:rsidRDefault="002B7AEB">
            <w:pPr>
              <w:spacing w:after="0" w:line="240" w:lineRule="auto"/>
              <w:jc w:val="left"/>
              <w:rPr>
                <w:ins w:id="752" w:author="SHM-EM Authors" w:date="2026-09-05T09:25:00Z" w16du:dateUtc="2026-09-05T01:25:00Z"/>
              </w:rPr>
            </w:pPr>
            <w:ins w:id="753" w:author="SHM-EM Authors" w:date="2026-09-05T09:25:00Z" w16du:dateUtc="2026-09-05T01:25:00Z">
              <w:r>
                <w:rPr>
                  <w:sz w:val="16"/>
                </w:rPr>
                <w:t>Earth-pressure strain (microstrain)</w:t>
              </w:r>
            </w:ins>
          </w:p>
        </w:tc>
        <w:tc>
          <w:tcPr>
            <w:tcW w:w="936" w:type="dxa"/>
            <w:tcMar>
              <w:top w:w="80" w:type="dxa"/>
              <w:left w:w="90" w:type="dxa"/>
              <w:bottom w:w="80" w:type="dxa"/>
              <w:right w:w="90" w:type="dxa"/>
            </w:tcMar>
            <w:vAlign w:val="center"/>
          </w:tcPr>
          <w:p w14:paraId="1E6826CF" w14:textId="77777777" w:rsidR="0073212B" w:rsidRDefault="002B7AEB">
            <w:pPr>
              <w:spacing w:after="0" w:line="240" w:lineRule="auto"/>
              <w:jc w:val="left"/>
              <w:rPr>
                <w:ins w:id="754" w:author="SHM-EM Authors" w:date="2026-09-05T09:25:00Z" w16du:dateUtc="2026-09-05T01:25:00Z"/>
              </w:rPr>
            </w:pPr>
            <w:ins w:id="755" w:author="SHM-EM Authors" w:date="2026-09-05T09:25:00Z" w16du:dateUtc="2026-09-05T01:25:00Z">
              <w:r>
                <w:rPr>
                  <w:sz w:val="16"/>
                </w:rPr>
                <w:t>13</w:t>
              </w:r>
            </w:ins>
          </w:p>
        </w:tc>
        <w:tc>
          <w:tcPr>
            <w:tcW w:w="936" w:type="dxa"/>
            <w:tcMar>
              <w:top w:w="80" w:type="dxa"/>
              <w:left w:w="90" w:type="dxa"/>
              <w:bottom w:w="80" w:type="dxa"/>
              <w:right w:w="90" w:type="dxa"/>
            </w:tcMar>
            <w:vAlign w:val="center"/>
          </w:tcPr>
          <w:p w14:paraId="1CA59DAE" w14:textId="77777777" w:rsidR="0073212B" w:rsidRDefault="002B7AEB">
            <w:pPr>
              <w:spacing w:after="0" w:line="240" w:lineRule="auto"/>
              <w:jc w:val="left"/>
              <w:rPr>
                <w:ins w:id="756" w:author="SHM-EM Authors" w:date="2026-09-05T09:25:00Z" w16du:dateUtc="2026-09-05T01:25:00Z"/>
              </w:rPr>
            </w:pPr>
            <w:ins w:id="757" w:author="SHM-EM Authors" w:date="2026-09-05T09:25:00Z" w16du:dateUtc="2026-09-05T01:25:00Z">
              <w:r>
                <w:rPr>
                  <w:sz w:val="16"/>
                </w:rPr>
                <w:t>114</w:t>
              </w:r>
            </w:ins>
          </w:p>
        </w:tc>
        <w:tc>
          <w:tcPr>
            <w:tcW w:w="936" w:type="dxa"/>
            <w:tcMar>
              <w:top w:w="80" w:type="dxa"/>
              <w:left w:w="90" w:type="dxa"/>
              <w:bottom w:w="80" w:type="dxa"/>
              <w:right w:w="90" w:type="dxa"/>
            </w:tcMar>
            <w:vAlign w:val="center"/>
          </w:tcPr>
          <w:p w14:paraId="189EE4D2" w14:textId="77777777" w:rsidR="0073212B" w:rsidRDefault="002B7AEB">
            <w:pPr>
              <w:spacing w:after="0" w:line="240" w:lineRule="auto"/>
              <w:jc w:val="left"/>
              <w:rPr>
                <w:ins w:id="758" w:author="SHM-EM Authors" w:date="2026-09-05T09:25:00Z" w16du:dateUtc="2026-09-05T01:25:00Z"/>
              </w:rPr>
            </w:pPr>
            <w:ins w:id="759" w:author="SHM-EM Authors" w:date="2026-09-05T09:25:00Z" w16du:dateUtc="2026-09-05T01:25:00Z">
              <w:r>
                <w:rPr>
                  <w:sz w:val="16"/>
                </w:rPr>
                <w:t>14</w:t>
              </w:r>
            </w:ins>
          </w:p>
        </w:tc>
        <w:tc>
          <w:tcPr>
            <w:tcW w:w="936" w:type="dxa"/>
            <w:tcMar>
              <w:top w:w="80" w:type="dxa"/>
              <w:left w:w="90" w:type="dxa"/>
              <w:bottom w:w="80" w:type="dxa"/>
              <w:right w:w="90" w:type="dxa"/>
            </w:tcMar>
            <w:vAlign w:val="center"/>
          </w:tcPr>
          <w:p w14:paraId="22BD0024" w14:textId="77777777" w:rsidR="0073212B" w:rsidRDefault="002B7AEB">
            <w:pPr>
              <w:spacing w:after="0" w:line="240" w:lineRule="auto"/>
              <w:jc w:val="left"/>
              <w:rPr>
                <w:ins w:id="760" w:author="SHM-EM Authors" w:date="2026-09-05T09:25:00Z" w16du:dateUtc="2026-09-05T01:25:00Z"/>
              </w:rPr>
            </w:pPr>
            <w:ins w:id="761" w:author="SHM-EM Authors" w:date="2026-09-05T09:25:00Z" w16du:dateUtc="2026-09-05T01:25:00Z">
              <w:r>
                <w:rPr>
                  <w:sz w:val="16"/>
                </w:rPr>
                <w:t>96</w:t>
              </w:r>
            </w:ins>
          </w:p>
        </w:tc>
        <w:tc>
          <w:tcPr>
            <w:tcW w:w="936" w:type="dxa"/>
            <w:tcMar>
              <w:top w:w="80" w:type="dxa"/>
              <w:left w:w="90" w:type="dxa"/>
              <w:bottom w:w="80" w:type="dxa"/>
              <w:right w:w="90" w:type="dxa"/>
            </w:tcMar>
            <w:vAlign w:val="center"/>
          </w:tcPr>
          <w:p w14:paraId="47BB333A" w14:textId="77777777" w:rsidR="0073212B" w:rsidRDefault="002B7AEB">
            <w:pPr>
              <w:spacing w:after="0" w:line="240" w:lineRule="auto"/>
              <w:jc w:val="left"/>
              <w:rPr>
                <w:ins w:id="762" w:author="SHM-EM Authors" w:date="2026-09-05T09:25:00Z" w16du:dateUtc="2026-09-05T01:25:00Z"/>
              </w:rPr>
            </w:pPr>
            <w:ins w:id="763" w:author="SHM-EM Authors" w:date="2026-09-05T09:25:00Z" w16du:dateUtc="2026-09-05T01:25:00Z">
              <w:r>
                <w:rPr>
                  <w:sz w:val="16"/>
                </w:rPr>
                <w:t>4</w:t>
              </w:r>
            </w:ins>
          </w:p>
        </w:tc>
        <w:tc>
          <w:tcPr>
            <w:tcW w:w="936" w:type="dxa"/>
            <w:tcMar>
              <w:top w:w="80" w:type="dxa"/>
              <w:left w:w="90" w:type="dxa"/>
              <w:bottom w:w="80" w:type="dxa"/>
              <w:right w:w="90" w:type="dxa"/>
            </w:tcMar>
            <w:vAlign w:val="center"/>
          </w:tcPr>
          <w:p w14:paraId="73A92337" w14:textId="77777777" w:rsidR="0073212B" w:rsidRDefault="002B7AEB">
            <w:pPr>
              <w:spacing w:after="0" w:line="240" w:lineRule="auto"/>
              <w:jc w:val="left"/>
              <w:rPr>
                <w:ins w:id="764" w:author="SHM-EM Authors" w:date="2026-09-05T09:25:00Z" w16du:dateUtc="2026-09-05T01:25:00Z"/>
              </w:rPr>
            </w:pPr>
            <w:ins w:id="765" w:author="SHM-EM Authors" w:date="2026-09-05T09:25:00Z" w16du:dateUtc="2026-09-05T01:25:00Z">
              <w:r>
                <w:rPr>
                  <w:sz w:val="16"/>
                </w:rPr>
                <w:t>64</w:t>
              </w:r>
            </w:ins>
          </w:p>
        </w:tc>
        <w:tc>
          <w:tcPr>
            <w:tcW w:w="936" w:type="dxa"/>
            <w:tcMar>
              <w:top w:w="80" w:type="dxa"/>
              <w:left w:w="90" w:type="dxa"/>
              <w:bottom w:w="80" w:type="dxa"/>
              <w:right w:w="90" w:type="dxa"/>
            </w:tcMar>
            <w:vAlign w:val="center"/>
          </w:tcPr>
          <w:p w14:paraId="3AB8EB71" w14:textId="77777777" w:rsidR="0073212B" w:rsidRDefault="002B7AEB">
            <w:pPr>
              <w:spacing w:after="0" w:line="240" w:lineRule="auto"/>
              <w:jc w:val="left"/>
              <w:rPr>
                <w:ins w:id="766" w:author="SHM-EM Authors" w:date="2026-09-05T09:25:00Z" w16du:dateUtc="2026-09-05T01:25:00Z"/>
              </w:rPr>
            </w:pPr>
            <w:ins w:id="767" w:author="SHM-EM Authors" w:date="2026-09-05T09:25:00Z" w16du:dateUtc="2026-09-05T01:25:00Z">
              <w:r>
                <w:rPr>
                  <w:sz w:val="16"/>
                </w:rPr>
                <w:t>48/5</w:t>
              </w:r>
            </w:ins>
          </w:p>
        </w:tc>
        <w:tc>
          <w:tcPr>
            <w:tcW w:w="936" w:type="dxa"/>
            <w:tcMar>
              <w:top w:w="80" w:type="dxa"/>
              <w:left w:w="90" w:type="dxa"/>
              <w:bottom w:w="80" w:type="dxa"/>
              <w:right w:w="90" w:type="dxa"/>
            </w:tcMar>
            <w:vAlign w:val="center"/>
          </w:tcPr>
          <w:p w14:paraId="632D2EA2" w14:textId="77777777" w:rsidR="0073212B" w:rsidRDefault="002B7AEB">
            <w:pPr>
              <w:spacing w:after="0" w:line="240" w:lineRule="auto"/>
              <w:jc w:val="left"/>
              <w:rPr>
                <w:ins w:id="768" w:author="SHM-EM Authors" w:date="2026-09-05T09:25:00Z" w16du:dateUtc="2026-09-05T01:25:00Z"/>
              </w:rPr>
            </w:pPr>
            <w:ins w:id="769" w:author="SHM-EM Authors" w:date="2026-09-05T09:25:00Z" w16du:dateUtc="2026-09-05T01:25:00Z">
              <w:r>
                <w:rPr>
                  <w:sz w:val="16"/>
                </w:rPr>
                <w:t>best-parameter file</w:t>
              </w:r>
            </w:ins>
          </w:p>
        </w:tc>
      </w:tr>
      <w:tr w:rsidR="0073212B" w14:paraId="1E14F8B3" w14:textId="77777777">
        <w:trPr>
          <w:jc w:val="center"/>
          <w:ins w:id="770" w:author="SHM-EM Authors" w:date="2026-09-05T09:25:00Z" w16du:dateUtc="2026-09-05T01:25:00Z"/>
        </w:trPr>
        <w:tc>
          <w:tcPr>
            <w:tcW w:w="936" w:type="dxa"/>
            <w:tcMar>
              <w:top w:w="80" w:type="dxa"/>
              <w:left w:w="90" w:type="dxa"/>
              <w:bottom w:w="80" w:type="dxa"/>
              <w:right w:w="90" w:type="dxa"/>
            </w:tcMar>
            <w:vAlign w:val="center"/>
          </w:tcPr>
          <w:p w14:paraId="06996D0E" w14:textId="77777777" w:rsidR="0073212B" w:rsidRDefault="002B7AEB">
            <w:pPr>
              <w:spacing w:after="0" w:line="240" w:lineRule="auto"/>
              <w:jc w:val="left"/>
              <w:rPr>
                <w:ins w:id="771" w:author="SHM-EM Authors" w:date="2026-09-05T09:25:00Z" w16du:dateUtc="2026-09-05T01:25:00Z"/>
              </w:rPr>
            </w:pPr>
            <w:ins w:id="772" w:author="SHM-EM Authors" w:date="2026-09-05T09:25:00Z" w16du:dateUtc="2026-09-05T01:25:00Z">
              <w:r>
                <w:rPr>
                  <w:sz w:val="16"/>
                </w:rPr>
                <w:t>Pressure</w:t>
              </w:r>
            </w:ins>
          </w:p>
        </w:tc>
        <w:tc>
          <w:tcPr>
            <w:tcW w:w="936" w:type="dxa"/>
            <w:tcMar>
              <w:top w:w="80" w:type="dxa"/>
              <w:left w:w="90" w:type="dxa"/>
              <w:bottom w:w="80" w:type="dxa"/>
              <w:right w:w="90" w:type="dxa"/>
            </w:tcMar>
            <w:vAlign w:val="center"/>
          </w:tcPr>
          <w:p w14:paraId="46F9554D" w14:textId="77777777" w:rsidR="0073212B" w:rsidRDefault="002B7AEB">
            <w:pPr>
              <w:spacing w:after="0" w:line="240" w:lineRule="auto"/>
              <w:jc w:val="left"/>
              <w:rPr>
                <w:ins w:id="773" w:author="SHM-EM Authors" w:date="2026-09-05T09:25:00Z" w16du:dateUtc="2026-09-05T01:25:00Z"/>
              </w:rPr>
            </w:pPr>
            <w:ins w:id="774" w:author="SHM-EM Authors" w:date="2026-09-05T09:25:00Z" w16du:dateUtc="2026-09-05T01:25:00Z">
              <w:r>
                <w:rPr>
                  <w:sz w:val="16"/>
                </w:rPr>
                <w:t>Earth pressure (MPa)</w:t>
              </w:r>
            </w:ins>
          </w:p>
        </w:tc>
        <w:tc>
          <w:tcPr>
            <w:tcW w:w="936" w:type="dxa"/>
            <w:tcMar>
              <w:top w:w="80" w:type="dxa"/>
              <w:left w:w="90" w:type="dxa"/>
              <w:bottom w:w="80" w:type="dxa"/>
              <w:right w:w="90" w:type="dxa"/>
            </w:tcMar>
            <w:vAlign w:val="center"/>
          </w:tcPr>
          <w:p w14:paraId="664A530C" w14:textId="77777777" w:rsidR="0073212B" w:rsidRDefault="002B7AEB">
            <w:pPr>
              <w:spacing w:after="0" w:line="240" w:lineRule="auto"/>
              <w:jc w:val="left"/>
              <w:rPr>
                <w:ins w:id="775" w:author="SHM-EM Authors" w:date="2026-09-05T09:25:00Z" w16du:dateUtc="2026-09-05T01:25:00Z"/>
              </w:rPr>
            </w:pPr>
            <w:ins w:id="776" w:author="SHM-EM Authors" w:date="2026-09-05T09:25:00Z" w16du:dateUtc="2026-09-05T01:25:00Z">
              <w:r>
                <w:rPr>
                  <w:sz w:val="16"/>
                </w:rPr>
                <w:t>13</w:t>
              </w:r>
            </w:ins>
          </w:p>
        </w:tc>
        <w:tc>
          <w:tcPr>
            <w:tcW w:w="936" w:type="dxa"/>
            <w:tcMar>
              <w:top w:w="80" w:type="dxa"/>
              <w:left w:w="90" w:type="dxa"/>
              <w:bottom w:w="80" w:type="dxa"/>
              <w:right w:w="90" w:type="dxa"/>
            </w:tcMar>
            <w:vAlign w:val="center"/>
          </w:tcPr>
          <w:p w14:paraId="4C60D8A9" w14:textId="77777777" w:rsidR="0073212B" w:rsidRDefault="002B7AEB">
            <w:pPr>
              <w:spacing w:after="0" w:line="240" w:lineRule="auto"/>
              <w:jc w:val="left"/>
              <w:rPr>
                <w:ins w:id="777" w:author="SHM-EM Authors" w:date="2026-09-05T09:25:00Z" w16du:dateUtc="2026-09-05T01:25:00Z"/>
              </w:rPr>
            </w:pPr>
            <w:ins w:id="778" w:author="SHM-EM Authors" w:date="2026-09-05T09:25:00Z" w16du:dateUtc="2026-09-05T01:25:00Z">
              <w:r>
                <w:rPr>
                  <w:sz w:val="16"/>
                </w:rPr>
                <w:t>114</w:t>
              </w:r>
            </w:ins>
          </w:p>
        </w:tc>
        <w:tc>
          <w:tcPr>
            <w:tcW w:w="936" w:type="dxa"/>
            <w:tcMar>
              <w:top w:w="80" w:type="dxa"/>
              <w:left w:w="90" w:type="dxa"/>
              <w:bottom w:w="80" w:type="dxa"/>
              <w:right w:w="90" w:type="dxa"/>
            </w:tcMar>
            <w:vAlign w:val="center"/>
          </w:tcPr>
          <w:p w14:paraId="3A64BB6A" w14:textId="77777777" w:rsidR="0073212B" w:rsidRDefault="002B7AEB">
            <w:pPr>
              <w:spacing w:after="0" w:line="240" w:lineRule="auto"/>
              <w:jc w:val="left"/>
              <w:rPr>
                <w:ins w:id="779" w:author="SHM-EM Authors" w:date="2026-09-05T09:25:00Z" w16du:dateUtc="2026-09-05T01:25:00Z"/>
              </w:rPr>
            </w:pPr>
            <w:ins w:id="780" w:author="SHM-EM Authors" w:date="2026-09-05T09:25:00Z" w16du:dateUtc="2026-09-05T01:25:00Z">
              <w:r>
                <w:rPr>
                  <w:sz w:val="16"/>
                </w:rPr>
                <w:t>14</w:t>
              </w:r>
            </w:ins>
          </w:p>
        </w:tc>
        <w:tc>
          <w:tcPr>
            <w:tcW w:w="936" w:type="dxa"/>
            <w:tcMar>
              <w:top w:w="80" w:type="dxa"/>
              <w:left w:w="90" w:type="dxa"/>
              <w:bottom w:w="80" w:type="dxa"/>
              <w:right w:w="90" w:type="dxa"/>
            </w:tcMar>
            <w:vAlign w:val="center"/>
          </w:tcPr>
          <w:p w14:paraId="45769A30" w14:textId="77777777" w:rsidR="0073212B" w:rsidRDefault="002B7AEB">
            <w:pPr>
              <w:spacing w:after="0" w:line="240" w:lineRule="auto"/>
              <w:jc w:val="left"/>
              <w:rPr>
                <w:ins w:id="781" w:author="SHM-EM Authors" w:date="2026-09-05T09:25:00Z" w16du:dateUtc="2026-09-05T01:25:00Z"/>
              </w:rPr>
            </w:pPr>
            <w:ins w:id="782" w:author="SHM-EM Authors" w:date="2026-09-05T09:25:00Z" w16du:dateUtc="2026-09-05T01:25:00Z">
              <w:r>
                <w:rPr>
                  <w:sz w:val="16"/>
                </w:rPr>
                <w:t>64</w:t>
              </w:r>
            </w:ins>
          </w:p>
        </w:tc>
        <w:tc>
          <w:tcPr>
            <w:tcW w:w="936" w:type="dxa"/>
            <w:tcMar>
              <w:top w:w="80" w:type="dxa"/>
              <w:left w:w="90" w:type="dxa"/>
              <w:bottom w:w="80" w:type="dxa"/>
              <w:right w:w="90" w:type="dxa"/>
            </w:tcMar>
            <w:vAlign w:val="center"/>
          </w:tcPr>
          <w:p w14:paraId="7206049E" w14:textId="77777777" w:rsidR="0073212B" w:rsidRDefault="002B7AEB">
            <w:pPr>
              <w:spacing w:after="0" w:line="240" w:lineRule="auto"/>
              <w:jc w:val="left"/>
              <w:rPr>
                <w:ins w:id="783" w:author="SHM-EM Authors" w:date="2026-09-05T09:25:00Z" w16du:dateUtc="2026-09-05T01:25:00Z"/>
              </w:rPr>
            </w:pPr>
            <w:ins w:id="784" w:author="SHM-EM Authors" w:date="2026-09-05T09:25:00Z" w16du:dateUtc="2026-09-05T01:25:00Z">
              <w:r>
                <w:rPr>
                  <w:sz w:val="16"/>
                </w:rPr>
                <w:t>1</w:t>
              </w:r>
            </w:ins>
          </w:p>
        </w:tc>
        <w:tc>
          <w:tcPr>
            <w:tcW w:w="936" w:type="dxa"/>
            <w:tcMar>
              <w:top w:w="80" w:type="dxa"/>
              <w:left w:w="90" w:type="dxa"/>
              <w:bottom w:w="80" w:type="dxa"/>
              <w:right w:w="90" w:type="dxa"/>
            </w:tcMar>
            <w:vAlign w:val="center"/>
          </w:tcPr>
          <w:p w14:paraId="6BEC11CA" w14:textId="77777777" w:rsidR="0073212B" w:rsidRDefault="002B7AEB">
            <w:pPr>
              <w:spacing w:after="0" w:line="240" w:lineRule="auto"/>
              <w:jc w:val="left"/>
              <w:rPr>
                <w:ins w:id="785" w:author="SHM-EM Authors" w:date="2026-09-05T09:25:00Z" w16du:dateUtc="2026-09-05T01:25:00Z"/>
              </w:rPr>
            </w:pPr>
            <w:ins w:id="786" w:author="SHM-EM Authors" w:date="2026-09-05T09:25:00Z" w16du:dateUtc="2026-09-05T01:25:00Z">
              <w:r>
                <w:rPr>
                  <w:sz w:val="16"/>
                </w:rPr>
                <w:t>64</w:t>
              </w:r>
            </w:ins>
          </w:p>
        </w:tc>
        <w:tc>
          <w:tcPr>
            <w:tcW w:w="936" w:type="dxa"/>
            <w:tcMar>
              <w:top w:w="80" w:type="dxa"/>
              <w:left w:w="90" w:type="dxa"/>
              <w:bottom w:w="80" w:type="dxa"/>
              <w:right w:w="90" w:type="dxa"/>
            </w:tcMar>
            <w:vAlign w:val="center"/>
          </w:tcPr>
          <w:p w14:paraId="5A735DE7" w14:textId="77777777" w:rsidR="0073212B" w:rsidRDefault="002B7AEB">
            <w:pPr>
              <w:spacing w:after="0" w:line="240" w:lineRule="auto"/>
              <w:jc w:val="left"/>
              <w:rPr>
                <w:ins w:id="787" w:author="SHM-EM Authors" w:date="2026-09-05T09:25:00Z" w16du:dateUtc="2026-09-05T01:25:00Z"/>
              </w:rPr>
            </w:pPr>
            <w:ins w:id="788" w:author="SHM-EM Authors" w:date="2026-09-05T09:25:00Z" w16du:dateUtc="2026-09-05T01:25:00Z">
              <w:r>
                <w:rPr>
                  <w:sz w:val="16"/>
                </w:rPr>
                <w:t>24/3</w:t>
              </w:r>
            </w:ins>
          </w:p>
        </w:tc>
        <w:tc>
          <w:tcPr>
            <w:tcW w:w="936" w:type="dxa"/>
            <w:tcMar>
              <w:top w:w="80" w:type="dxa"/>
              <w:left w:w="90" w:type="dxa"/>
              <w:bottom w:w="80" w:type="dxa"/>
              <w:right w:w="90" w:type="dxa"/>
            </w:tcMar>
            <w:vAlign w:val="center"/>
          </w:tcPr>
          <w:p w14:paraId="16E659F0" w14:textId="77777777" w:rsidR="0073212B" w:rsidRDefault="002B7AEB">
            <w:pPr>
              <w:spacing w:after="0" w:line="240" w:lineRule="auto"/>
              <w:jc w:val="left"/>
              <w:rPr>
                <w:ins w:id="789" w:author="SHM-EM Authors" w:date="2026-09-05T09:25:00Z" w16du:dateUtc="2026-09-05T01:25:00Z"/>
              </w:rPr>
            </w:pPr>
            <w:ins w:id="790" w:author="SHM-EM Authors" w:date="2026-09-05T09:25:00Z" w16du:dateUtc="2026-09-05T01:25:00Z">
              <w:r>
                <w:rPr>
                  <w:sz w:val="16"/>
                </w:rPr>
                <w:t>best-parameter file</w:t>
              </w:r>
            </w:ins>
          </w:p>
        </w:tc>
      </w:tr>
      <w:tr w:rsidR="0073212B" w14:paraId="37152D27" w14:textId="77777777">
        <w:trPr>
          <w:jc w:val="center"/>
          <w:ins w:id="791" w:author="SHM-EM Authors" w:date="2026-09-05T09:25:00Z" w16du:dateUtc="2026-09-05T01:25:00Z"/>
        </w:trPr>
        <w:tc>
          <w:tcPr>
            <w:tcW w:w="936" w:type="dxa"/>
            <w:tcMar>
              <w:top w:w="80" w:type="dxa"/>
              <w:left w:w="90" w:type="dxa"/>
              <w:bottom w:w="80" w:type="dxa"/>
              <w:right w:w="90" w:type="dxa"/>
            </w:tcMar>
            <w:vAlign w:val="center"/>
          </w:tcPr>
          <w:p w14:paraId="25959A75" w14:textId="77777777" w:rsidR="0073212B" w:rsidRDefault="002B7AEB">
            <w:pPr>
              <w:spacing w:after="0" w:line="240" w:lineRule="auto"/>
              <w:jc w:val="left"/>
              <w:rPr>
                <w:ins w:id="792" w:author="SHM-EM Authors" w:date="2026-09-05T09:25:00Z" w16du:dateUtc="2026-09-05T01:25:00Z"/>
              </w:rPr>
            </w:pPr>
            <w:ins w:id="793" w:author="SHM-EM Authors" w:date="2026-09-05T09:25:00Z" w16du:dateUtc="2026-09-05T01:25:00Z">
              <w:r>
                <w:rPr>
                  <w:sz w:val="16"/>
                </w:rPr>
                <w:t>Water</w:t>
              </w:r>
            </w:ins>
          </w:p>
        </w:tc>
        <w:tc>
          <w:tcPr>
            <w:tcW w:w="936" w:type="dxa"/>
            <w:tcMar>
              <w:top w:w="80" w:type="dxa"/>
              <w:left w:w="90" w:type="dxa"/>
              <w:bottom w:w="80" w:type="dxa"/>
              <w:right w:w="90" w:type="dxa"/>
            </w:tcMar>
            <w:vAlign w:val="center"/>
          </w:tcPr>
          <w:p w14:paraId="77535384" w14:textId="77777777" w:rsidR="0073212B" w:rsidRDefault="002B7AEB">
            <w:pPr>
              <w:spacing w:after="0" w:line="240" w:lineRule="auto"/>
              <w:jc w:val="left"/>
              <w:rPr>
                <w:ins w:id="794" w:author="SHM-EM Authors" w:date="2026-09-05T09:25:00Z" w16du:dateUtc="2026-09-05T01:25:00Z"/>
              </w:rPr>
            </w:pPr>
            <w:ins w:id="795" w:author="SHM-EM Authors" w:date="2026-09-05T09:25:00Z" w16du:dateUtc="2026-09-05T01:25:00Z">
              <w:r>
                <w:rPr>
                  <w:sz w:val="16"/>
                </w:rPr>
                <w:t>Groundwater elevation (m)</w:t>
              </w:r>
            </w:ins>
          </w:p>
        </w:tc>
        <w:tc>
          <w:tcPr>
            <w:tcW w:w="936" w:type="dxa"/>
            <w:tcMar>
              <w:top w:w="80" w:type="dxa"/>
              <w:left w:w="90" w:type="dxa"/>
              <w:bottom w:w="80" w:type="dxa"/>
              <w:right w:w="90" w:type="dxa"/>
            </w:tcMar>
            <w:vAlign w:val="center"/>
          </w:tcPr>
          <w:p w14:paraId="52B7E710" w14:textId="77777777" w:rsidR="0073212B" w:rsidRDefault="002B7AEB">
            <w:pPr>
              <w:spacing w:after="0" w:line="240" w:lineRule="auto"/>
              <w:jc w:val="left"/>
              <w:rPr>
                <w:ins w:id="796" w:author="SHM-EM Authors" w:date="2026-09-05T09:25:00Z" w16du:dateUtc="2026-09-05T01:25:00Z"/>
              </w:rPr>
            </w:pPr>
            <w:ins w:id="797" w:author="SHM-EM Authors" w:date="2026-09-05T09:25:00Z" w16du:dateUtc="2026-09-05T01:25:00Z">
              <w:r>
                <w:rPr>
                  <w:sz w:val="16"/>
                </w:rPr>
                <w:t>13</w:t>
              </w:r>
            </w:ins>
          </w:p>
        </w:tc>
        <w:tc>
          <w:tcPr>
            <w:tcW w:w="936" w:type="dxa"/>
            <w:tcMar>
              <w:top w:w="80" w:type="dxa"/>
              <w:left w:w="90" w:type="dxa"/>
              <w:bottom w:w="80" w:type="dxa"/>
              <w:right w:w="90" w:type="dxa"/>
            </w:tcMar>
            <w:vAlign w:val="center"/>
          </w:tcPr>
          <w:p w14:paraId="7428313E" w14:textId="77777777" w:rsidR="0073212B" w:rsidRDefault="002B7AEB">
            <w:pPr>
              <w:spacing w:after="0" w:line="240" w:lineRule="auto"/>
              <w:jc w:val="left"/>
              <w:rPr>
                <w:ins w:id="798" w:author="SHM-EM Authors" w:date="2026-09-05T09:25:00Z" w16du:dateUtc="2026-09-05T01:25:00Z"/>
              </w:rPr>
            </w:pPr>
            <w:ins w:id="799" w:author="SHM-EM Authors" w:date="2026-09-05T09:25:00Z" w16du:dateUtc="2026-09-05T01:25:00Z">
              <w:r>
                <w:rPr>
                  <w:sz w:val="16"/>
                </w:rPr>
                <w:t>114</w:t>
              </w:r>
            </w:ins>
          </w:p>
        </w:tc>
        <w:tc>
          <w:tcPr>
            <w:tcW w:w="936" w:type="dxa"/>
            <w:tcMar>
              <w:top w:w="80" w:type="dxa"/>
              <w:left w:w="90" w:type="dxa"/>
              <w:bottom w:w="80" w:type="dxa"/>
              <w:right w:w="90" w:type="dxa"/>
            </w:tcMar>
            <w:vAlign w:val="center"/>
          </w:tcPr>
          <w:p w14:paraId="44F60EF6" w14:textId="77777777" w:rsidR="0073212B" w:rsidRDefault="002B7AEB">
            <w:pPr>
              <w:spacing w:after="0" w:line="240" w:lineRule="auto"/>
              <w:jc w:val="left"/>
              <w:rPr>
                <w:ins w:id="800" w:author="SHM-EM Authors" w:date="2026-09-05T09:25:00Z" w16du:dateUtc="2026-09-05T01:25:00Z"/>
              </w:rPr>
            </w:pPr>
            <w:ins w:id="801" w:author="SHM-EM Authors" w:date="2026-09-05T09:25:00Z" w16du:dateUtc="2026-09-05T01:25:00Z">
              <w:r>
                <w:rPr>
                  <w:sz w:val="16"/>
                </w:rPr>
                <w:t>2</w:t>
              </w:r>
            </w:ins>
          </w:p>
        </w:tc>
        <w:tc>
          <w:tcPr>
            <w:tcW w:w="936" w:type="dxa"/>
            <w:tcMar>
              <w:top w:w="80" w:type="dxa"/>
              <w:left w:w="90" w:type="dxa"/>
              <w:bottom w:w="80" w:type="dxa"/>
              <w:right w:w="90" w:type="dxa"/>
            </w:tcMar>
            <w:vAlign w:val="center"/>
          </w:tcPr>
          <w:p w14:paraId="2EA8BB86" w14:textId="77777777" w:rsidR="0073212B" w:rsidRDefault="002B7AEB">
            <w:pPr>
              <w:spacing w:after="0" w:line="240" w:lineRule="auto"/>
              <w:jc w:val="left"/>
              <w:rPr>
                <w:ins w:id="802" w:author="SHM-EM Authors" w:date="2026-09-05T09:25:00Z" w16du:dateUtc="2026-09-05T01:25:00Z"/>
              </w:rPr>
            </w:pPr>
            <w:ins w:id="803" w:author="SHM-EM Authors" w:date="2026-09-05T09:25:00Z" w16du:dateUtc="2026-09-05T01:25:00Z">
              <w:r>
                <w:rPr>
                  <w:sz w:val="16"/>
                </w:rPr>
                <w:t>96</w:t>
              </w:r>
            </w:ins>
          </w:p>
        </w:tc>
        <w:tc>
          <w:tcPr>
            <w:tcW w:w="936" w:type="dxa"/>
            <w:tcMar>
              <w:top w:w="80" w:type="dxa"/>
              <w:left w:w="90" w:type="dxa"/>
              <w:bottom w:w="80" w:type="dxa"/>
              <w:right w:w="90" w:type="dxa"/>
            </w:tcMar>
            <w:vAlign w:val="center"/>
          </w:tcPr>
          <w:p w14:paraId="1A2EDA73" w14:textId="77777777" w:rsidR="0073212B" w:rsidRDefault="002B7AEB">
            <w:pPr>
              <w:spacing w:after="0" w:line="240" w:lineRule="auto"/>
              <w:jc w:val="left"/>
              <w:rPr>
                <w:ins w:id="804" w:author="SHM-EM Authors" w:date="2026-09-05T09:25:00Z" w16du:dateUtc="2026-09-05T01:25:00Z"/>
              </w:rPr>
            </w:pPr>
            <w:ins w:id="805" w:author="SHM-EM Authors" w:date="2026-09-05T09:25:00Z" w16du:dateUtc="2026-09-05T01:25:00Z">
              <w:r>
                <w:rPr>
                  <w:sz w:val="16"/>
                </w:rPr>
                <w:t>1</w:t>
              </w:r>
            </w:ins>
          </w:p>
        </w:tc>
        <w:tc>
          <w:tcPr>
            <w:tcW w:w="936" w:type="dxa"/>
            <w:tcMar>
              <w:top w:w="80" w:type="dxa"/>
              <w:left w:w="90" w:type="dxa"/>
              <w:bottom w:w="80" w:type="dxa"/>
              <w:right w:w="90" w:type="dxa"/>
            </w:tcMar>
            <w:vAlign w:val="center"/>
          </w:tcPr>
          <w:p w14:paraId="127F2E4B" w14:textId="77777777" w:rsidR="0073212B" w:rsidRDefault="002B7AEB">
            <w:pPr>
              <w:spacing w:after="0" w:line="240" w:lineRule="auto"/>
              <w:jc w:val="left"/>
              <w:rPr>
                <w:ins w:id="806" w:author="SHM-EM Authors" w:date="2026-09-05T09:25:00Z" w16du:dateUtc="2026-09-05T01:25:00Z"/>
              </w:rPr>
            </w:pPr>
            <w:ins w:id="807" w:author="SHM-EM Authors" w:date="2026-09-05T09:25:00Z" w16du:dateUtc="2026-09-05T01:25:00Z">
              <w:r>
                <w:rPr>
                  <w:sz w:val="16"/>
                </w:rPr>
                <w:t>128</w:t>
              </w:r>
            </w:ins>
          </w:p>
        </w:tc>
        <w:tc>
          <w:tcPr>
            <w:tcW w:w="936" w:type="dxa"/>
            <w:tcMar>
              <w:top w:w="80" w:type="dxa"/>
              <w:left w:w="90" w:type="dxa"/>
              <w:bottom w:w="80" w:type="dxa"/>
              <w:right w:w="90" w:type="dxa"/>
            </w:tcMar>
            <w:vAlign w:val="center"/>
          </w:tcPr>
          <w:p w14:paraId="341FB5C9" w14:textId="77777777" w:rsidR="0073212B" w:rsidRDefault="002B7AEB">
            <w:pPr>
              <w:spacing w:after="0" w:line="240" w:lineRule="auto"/>
              <w:jc w:val="left"/>
              <w:rPr>
                <w:ins w:id="808" w:author="SHM-EM Authors" w:date="2026-09-05T09:25:00Z" w16du:dateUtc="2026-09-05T01:25:00Z"/>
              </w:rPr>
            </w:pPr>
            <w:ins w:id="809" w:author="SHM-EM Authors" w:date="2026-09-05T09:25:00Z" w16du:dateUtc="2026-09-05T01:25:00Z">
              <w:r>
                <w:rPr>
                  <w:sz w:val="16"/>
                </w:rPr>
                <w:t>16/3</w:t>
              </w:r>
            </w:ins>
          </w:p>
        </w:tc>
        <w:tc>
          <w:tcPr>
            <w:tcW w:w="936" w:type="dxa"/>
            <w:tcMar>
              <w:top w:w="80" w:type="dxa"/>
              <w:left w:w="90" w:type="dxa"/>
              <w:bottom w:w="80" w:type="dxa"/>
              <w:right w:w="90" w:type="dxa"/>
            </w:tcMar>
            <w:vAlign w:val="center"/>
          </w:tcPr>
          <w:p w14:paraId="3F8D9EE2" w14:textId="77777777" w:rsidR="0073212B" w:rsidRDefault="002B7AEB">
            <w:pPr>
              <w:spacing w:after="0" w:line="240" w:lineRule="auto"/>
              <w:jc w:val="left"/>
              <w:rPr>
                <w:ins w:id="810" w:author="SHM-EM Authors" w:date="2026-09-05T09:25:00Z" w16du:dateUtc="2026-09-05T01:25:00Z"/>
              </w:rPr>
            </w:pPr>
            <w:ins w:id="811" w:author="SHM-EM Authors" w:date="2026-09-05T09:25:00Z" w16du:dateUtc="2026-09-05T01:25:00Z">
              <w:r>
                <w:rPr>
                  <w:sz w:val="16"/>
                </w:rPr>
                <w:t>best-parameter file</w:t>
              </w:r>
            </w:ins>
          </w:p>
        </w:tc>
      </w:tr>
      <w:tr w:rsidR="0073212B" w14:paraId="59654E7C" w14:textId="77777777">
        <w:trPr>
          <w:jc w:val="center"/>
          <w:ins w:id="812" w:author="SHM-EM Authors" w:date="2026-09-05T09:25:00Z" w16du:dateUtc="2026-09-05T01:25:00Z"/>
        </w:trPr>
        <w:tc>
          <w:tcPr>
            <w:tcW w:w="936" w:type="dxa"/>
            <w:tcMar>
              <w:top w:w="80" w:type="dxa"/>
              <w:left w:w="90" w:type="dxa"/>
              <w:bottom w:w="80" w:type="dxa"/>
              <w:right w:w="90" w:type="dxa"/>
            </w:tcMar>
            <w:vAlign w:val="center"/>
          </w:tcPr>
          <w:p w14:paraId="4271FDF8" w14:textId="77777777" w:rsidR="0073212B" w:rsidRDefault="002B7AEB">
            <w:pPr>
              <w:spacing w:after="0" w:line="240" w:lineRule="auto"/>
              <w:jc w:val="left"/>
              <w:rPr>
                <w:ins w:id="813" w:author="SHM-EM Authors" w:date="2026-09-05T09:25:00Z" w16du:dateUtc="2026-09-05T01:25:00Z"/>
              </w:rPr>
            </w:pPr>
            <w:ins w:id="814" w:author="SHM-EM Authors" w:date="2026-09-05T09:25:00Z" w16du:dateUtc="2026-09-05T01:25:00Z">
              <w:r>
                <w:rPr>
                  <w:sz w:val="16"/>
                </w:rPr>
                <w:t>Settlement</w:t>
              </w:r>
            </w:ins>
          </w:p>
        </w:tc>
        <w:tc>
          <w:tcPr>
            <w:tcW w:w="936" w:type="dxa"/>
            <w:tcMar>
              <w:top w:w="80" w:type="dxa"/>
              <w:left w:w="90" w:type="dxa"/>
              <w:bottom w:w="80" w:type="dxa"/>
              <w:right w:w="90" w:type="dxa"/>
            </w:tcMar>
            <w:vAlign w:val="center"/>
          </w:tcPr>
          <w:p w14:paraId="2A28F3E7" w14:textId="77777777" w:rsidR="0073212B" w:rsidRDefault="002B7AEB">
            <w:pPr>
              <w:spacing w:after="0" w:line="240" w:lineRule="auto"/>
              <w:jc w:val="left"/>
              <w:rPr>
                <w:ins w:id="815" w:author="SHM-EM Authors" w:date="2026-09-05T09:25:00Z" w16du:dateUtc="2026-09-05T01:25:00Z"/>
              </w:rPr>
            </w:pPr>
            <w:ins w:id="816" w:author="SHM-EM Authors" w:date="2026-09-05T09:25:00Z" w16du:dateUtc="2026-09-05T01:25:00Z">
              <w:r>
                <w:rPr>
                  <w:sz w:val="16"/>
                </w:rPr>
                <w:t>Surface settlement (mm)</w:t>
              </w:r>
            </w:ins>
          </w:p>
        </w:tc>
        <w:tc>
          <w:tcPr>
            <w:tcW w:w="936" w:type="dxa"/>
            <w:tcMar>
              <w:top w:w="80" w:type="dxa"/>
              <w:left w:w="90" w:type="dxa"/>
              <w:bottom w:w="80" w:type="dxa"/>
              <w:right w:w="90" w:type="dxa"/>
            </w:tcMar>
            <w:vAlign w:val="center"/>
          </w:tcPr>
          <w:p w14:paraId="0021B279" w14:textId="77777777" w:rsidR="0073212B" w:rsidRDefault="002B7AEB">
            <w:pPr>
              <w:spacing w:after="0" w:line="240" w:lineRule="auto"/>
              <w:jc w:val="left"/>
              <w:rPr>
                <w:ins w:id="817" w:author="SHM-EM Authors" w:date="2026-09-05T09:25:00Z" w16du:dateUtc="2026-09-05T01:25:00Z"/>
              </w:rPr>
            </w:pPr>
            <w:ins w:id="818" w:author="SHM-EM Authors" w:date="2026-09-05T09:25:00Z" w16du:dateUtc="2026-09-05T01:25:00Z">
              <w:r>
                <w:rPr>
                  <w:sz w:val="16"/>
                </w:rPr>
                <w:t>12</w:t>
              </w:r>
            </w:ins>
          </w:p>
        </w:tc>
        <w:tc>
          <w:tcPr>
            <w:tcW w:w="936" w:type="dxa"/>
            <w:tcMar>
              <w:top w:w="80" w:type="dxa"/>
              <w:left w:w="90" w:type="dxa"/>
              <w:bottom w:w="80" w:type="dxa"/>
              <w:right w:w="90" w:type="dxa"/>
            </w:tcMar>
            <w:vAlign w:val="center"/>
          </w:tcPr>
          <w:p w14:paraId="27C87F5C" w14:textId="77777777" w:rsidR="0073212B" w:rsidRDefault="002B7AEB">
            <w:pPr>
              <w:spacing w:after="0" w:line="240" w:lineRule="auto"/>
              <w:jc w:val="left"/>
              <w:rPr>
                <w:ins w:id="819" w:author="SHM-EM Authors" w:date="2026-09-05T09:25:00Z" w16du:dateUtc="2026-09-05T01:25:00Z"/>
              </w:rPr>
            </w:pPr>
            <w:ins w:id="820" w:author="SHM-EM Authors" w:date="2026-09-05T09:25:00Z" w16du:dateUtc="2026-09-05T01:25:00Z">
              <w:r>
                <w:rPr>
                  <w:sz w:val="16"/>
                </w:rPr>
                <w:t>164</w:t>
              </w:r>
            </w:ins>
          </w:p>
        </w:tc>
        <w:tc>
          <w:tcPr>
            <w:tcW w:w="936" w:type="dxa"/>
            <w:tcMar>
              <w:top w:w="80" w:type="dxa"/>
              <w:left w:w="90" w:type="dxa"/>
              <w:bottom w:w="80" w:type="dxa"/>
              <w:right w:w="90" w:type="dxa"/>
            </w:tcMar>
            <w:vAlign w:val="center"/>
          </w:tcPr>
          <w:p w14:paraId="51CAB720" w14:textId="77777777" w:rsidR="0073212B" w:rsidRDefault="002B7AEB">
            <w:pPr>
              <w:spacing w:after="0" w:line="240" w:lineRule="auto"/>
              <w:jc w:val="left"/>
              <w:rPr>
                <w:ins w:id="821" w:author="SHM-EM Authors" w:date="2026-09-05T09:25:00Z" w16du:dateUtc="2026-09-05T01:25:00Z"/>
              </w:rPr>
            </w:pPr>
            <w:ins w:id="822" w:author="SHM-EM Authors" w:date="2026-09-05T09:25:00Z" w16du:dateUtc="2026-09-05T01:25:00Z">
              <w:r>
                <w:rPr>
                  <w:sz w:val="16"/>
                </w:rPr>
                <w:t>10</w:t>
              </w:r>
            </w:ins>
          </w:p>
        </w:tc>
        <w:tc>
          <w:tcPr>
            <w:tcW w:w="936" w:type="dxa"/>
            <w:tcMar>
              <w:top w:w="80" w:type="dxa"/>
              <w:left w:w="90" w:type="dxa"/>
              <w:bottom w:w="80" w:type="dxa"/>
              <w:right w:w="90" w:type="dxa"/>
            </w:tcMar>
            <w:vAlign w:val="center"/>
          </w:tcPr>
          <w:p w14:paraId="68E03285" w14:textId="77777777" w:rsidR="0073212B" w:rsidRDefault="002B7AEB">
            <w:pPr>
              <w:spacing w:after="0" w:line="240" w:lineRule="auto"/>
              <w:jc w:val="left"/>
              <w:rPr>
                <w:ins w:id="823" w:author="SHM-EM Authors" w:date="2026-09-05T09:25:00Z" w16du:dateUtc="2026-09-05T01:25:00Z"/>
              </w:rPr>
            </w:pPr>
            <w:ins w:id="824" w:author="SHM-EM Authors" w:date="2026-09-05T09:25:00Z" w16du:dateUtc="2026-09-05T01:25:00Z">
              <w:r>
                <w:rPr>
                  <w:sz w:val="16"/>
                </w:rPr>
                <w:t>96</w:t>
              </w:r>
            </w:ins>
          </w:p>
        </w:tc>
        <w:tc>
          <w:tcPr>
            <w:tcW w:w="936" w:type="dxa"/>
            <w:tcMar>
              <w:top w:w="80" w:type="dxa"/>
              <w:left w:w="90" w:type="dxa"/>
              <w:bottom w:w="80" w:type="dxa"/>
              <w:right w:w="90" w:type="dxa"/>
            </w:tcMar>
            <w:vAlign w:val="center"/>
          </w:tcPr>
          <w:p w14:paraId="7BFF07BB" w14:textId="77777777" w:rsidR="0073212B" w:rsidRDefault="002B7AEB">
            <w:pPr>
              <w:spacing w:after="0" w:line="240" w:lineRule="auto"/>
              <w:jc w:val="left"/>
              <w:rPr>
                <w:ins w:id="825" w:author="SHM-EM Authors" w:date="2026-09-05T09:25:00Z" w16du:dateUtc="2026-09-05T01:25:00Z"/>
              </w:rPr>
            </w:pPr>
            <w:ins w:id="826" w:author="SHM-EM Authors" w:date="2026-09-05T09:25:00Z" w16du:dateUtc="2026-09-05T01:25:00Z">
              <w:r>
                <w:rPr>
                  <w:sz w:val="16"/>
                </w:rPr>
                <w:t>8</w:t>
              </w:r>
            </w:ins>
          </w:p>
        </w:tc>
        <w:tc>
          <w:tcPr>
            <w:tcW w:w="936" w:type="dxa"/>
            <w:tcMar>
              <w:top w:w="80" w:type="dxa"/>
              <w:left w:w="90" w:type="dxa"/>
              <w:bottom w:w="80" w:type="dxa"/>
              <w:right w:w="90" w:type="dxa"/>
            </w:tcMar>
            <w:vAlign w:val="center"/>
          </w:tcPr>
          <w:p w14:paraId="01D894F6" w14:textId="77777777" w:rsidR="0073212B" w:rsidRDefault="002B7AEB">
            <w:pPr>
              <w:spacing w:after="0" w:line="240" w:lineRule="auto"/>
              <w:jc w:val="left"/>
              <w:rPr>
                <w:ins w:id="827" w:author="SHM-EM Authors" w:date="2026-09-05T09:25:00Z" w16du:dateUtc="2026-09-05T01:25:00Z"/>
              </w:rPr>
            </w:pPr>
            <w:ins w:id="828" w:author="SHM-EM Authors" w:date="2026-09-05T09:25:00Z" w16du:dateUtc="2026-09-05T01:25:00Z">
              <w:r>
                <w:rPr>
                  <w:sz w:val="16"/>
                </w:rPr>
                <w:t>256</w:t>
              </w:r>
            </w:ins>
          </w:p>
        </w:tc>
        <w:tc>
          <w:tcPr>
            <w:tcW w:w="936" w:type="dxa"/>
            <w:tcMar>
              <w:top w:w="80" w:type="dxa"/>
              <w:left w:w="90" w:type="dxa"/>
              <w:bottom w:w="80" w:type="dxa"/>
              <w:right w:w="90" w:type="dxa"/>
            </w:tcMar>
            <w:vAlign w:val="center"/>
          </w:tcPr>
          <w:p w14:paraId="6CD756F0" w14:textId="77777777" w:rsidR="0073212B" w:rsidRDefault="002B7AEB">
            <w:pPr>
              <w:spacing w:after="0" w:line="240" w:lineRule="auto"/>
              <w:jc w:val="left"/>
              <w:rPr>
                <w:ins w:id="829" w:author="SHM-EM Authors" w:date="2026-09-05T09:25:00Z" w16du:dateUtc="2026-09-05T01:25:00Z"/>
              </w:rPr>
            </w:pPr>
            <w:ins w:id="830" w:author="SHM-EM Authors" w:date="2026-09-05T09:25:00Z" w16du:dateUtc="2026-09-05T01:25:00Z">
              <w:r>
                <w:rPr>
                  <w:sz w:val="16"/>
                </w:rPr>
                <w:t>48/5</w:t>
              </w:r>
            </w:ins>
          </w:p>
        </w:tc>
        <w:tc>
          <w:tcPr>
            <w:tcW w:w="936" w:type="dxa"/>
            <w:tcMar>
              <w:top w:w="80" w:type="dxa"/>
              <w:left w:w="90" w:type="dxa"/>
              <w:bottom w:w="80" w:type="dxa"/>
              <w:right w:w="90" w:type="dxa"/>
            </w:tcMar>
            <w:vAlign w:val="center"/>
          </w:tcPr>
          <w:p w14:paraId="1C2F3086" w14:textId="77777777" w:rsidR="0073212B" w:rsidRDefault="002B7AEB">
            <w:pPr>
              <w:spacing w:after="0" w:line="240" w:lineRule="auto"/>
              <w:jc w:val="left"/>
              <w:rPr>
                <w:ins w:id="831" w:author="SHM-EM Authors" w:date="2026-09-05T09:25:00Z" w16du:dateUtc="2026-09-05T01:25:00Z"/>
              </w:rPr>
            </w:pPr>
            <w:ins w:id="832" w:author="SHM-EM Authors" w:date="2026-09-05T09:25:00Z" w16du:dateUtc="2026-09-05T01:25:00Z">
              <w:r>
                <w:rPr>
                  <w:sz w:val="16"/>
                </w:rPr>
                <w:t>best-parameter file</w:t>
              </w:r>
            </w:ins>
          </w:p>
        </w:tc>
      </w:tr>
    </w:tbl>
    <w:p w14:paraId="1E80C1AB" w14:textId="77777777" w:rsidR="0073212B" w:rsidRDefault="0073212B">
      <w:pPr>
        <w:spacing w:after="0"/>
        <w:rPr>
          <w:ins w:id="833" w:author="SHM-EM Authors" w:date="2026-09-05T09:25:00Z" w16du:dateUtc="2026-09-05T01:25:00Z"/>
        </w:rPr>
      </w:pPr>
    </w:p>
    <w:p w14:paraId="4C926FB2" w14:textId="77777777" w:rsidR="0073212B" w:rsidRDefault="002B7AEB">
      <w:pPr>
        <w:rPr>
          <w:ins w:id="834" w:author="SHM-EM Authors" w:date="2026-09-05T09:25:00Z" w16du:dateUtc="2026-09-05T01:25:00Z"/>
        </w:rPr>
      </w:pPr>
      <w:ins w:id="835" w:author="SHM-EM Authors" w:date="2026-09-05T09:25:00Z" w16du:dateUtc="2026-09-05T01:25:00Z">
        <w:r>
          <w:t>All six bundles implement the deployed Transformer-encoder/CNN-branch architecture described in their immutable model cards and configuration exports. The repository retains the full 164-feature contract and complete artifact, preprocessor, script, runtime, environment, input-schema, and bundle hashes. Listing 1 shows a compact real subset rather than a synthetic schema.</w:t>
        </w:r>
      </w:ins>
    </w:p>
    <w:p w14:paraId="28D3F0CF" w14:textId="77777777" w:rsidR="0073212B" w:rsidRDefault="002B7AEB">
      <w:pPr>
        <w:pStyle w:val="FigureCaption"/>
        <w:keepNext/>
        <w:rPr>
          <w:ins w:id="836" w:author="SHM-EM Authors" w:date="2026-09-05T09:25:00Z" w16du:dateUtc="2026-09-05T01:25:00Z"/>
        </w:rPr>
      </w:pPr>
      <w:ins w:id="837" w:author="SHM-EM Authors" w:date="2026-09-05T09:25:00Z" w16du:dateUtc="2026-09-05T01:25:00Z">
        <w:r>
          <w:t>Listing 1. Compact extract from the versioned contract.</w:t>
        </w:r>
      </w:ins>
    </w:p>
    <w:tbl>
      <w:tblPr>
        <w:tblW w:w="0" w:type="auto"/>
        <w:jc w:val="center"/>
        <w:tblLook w:val="04A0" w:firstRow="1" w:lastRow="0" w:firstColumn="1" w:lastColumn="0" w:noHBand="0" w:noVBand="1"/>
      </w:tblPr>
      <w:tblGrid>
        <w:gridCol w:w="9360"/>
      </w:tblGrid>
      <w:tr w:rsidR="0073212B" w14:paraId="0F883429" w14:textId="77777777">
        <w:trPr>
          <w:jc w:val="center"/>
          <w:ins w:id="838" w:author="SHM-EM Authors" w:date="2026-09-05T09:25:00Z" w16du:dateUtc="2026-09-05T01:25:00Z"/>
        </w:trPr>
        <w:tc>
          <w:tcPr>
            <w:tcW w:w="9360" w:type="dxa"/>
            <w:shd w:val="clear" w:color="auto" w:fill="F3F5F8"/>
            <w:tcMar>
              <w:top w:w="120" w:type="dxa"/>
              <w:left w:w="160" w:type="dxa"/>
              <w:bottom w:w="120" w:type="dxa"/>
              <w:right w:w="160" w:type="dxa"/>
            </w:tcMar>
          </w:tcPr>
          <w:p w14:paraId="65C9F350" w14:textId="77777777" w:rsidR="0073212B" w:rsidRDefault="002B7AEB">
            <w:pPr>
              <w:spacing w:after="0" w:line="240" w:lineRule="auto"/>
              <w:rPr>
                <w:ins w:id="839" w:author="SHM-EM Authors" w:date="2026-09-05T09:25:00Z" w16du:dateUtc="2026-09-05T01:25:00Z"/>
              </w:rPr>
            </w:pPr>
            <w:ins w:id="840" w:author="SHM-EM Authors" w:date="2026-09-05T09:25:00Z" w16du:dateUtc="2026-09-05T01:25:00Z">
              <w:r>
                <w:rPr>
                  <w:rFonts w:ascii="Courier New" w:hAnsi="Courier New"/>
                  <w:sz w:val="15"/>
                </w:rPr>
                <w:t>{</w:t>
              </w:r>
              <w:r>
                <w:rPr>
                  <w:rFonts w:ascii="Courier New" w:hAnsi="Courier New"/>
                  <w:sz w:val="15"/>
                </w:rPr>
                <w:br/>
                <w:t xml:space="preserve">  "contractVersion": "pit_pre_contract_v1",</w:t>
              </w:r>
              <w:r>
                <w:rPr>
                  <w:rFonts w:ascii="Courier New" w:hAnsi="Courier New"/>
                  <w:sz w:val="15"/>
                </w:rPr>
                <w:br/>
              </w:r>
              <w:r>
                <w:rPr>
                  <w:rFonts w:ascii="Courier New" w:hAnsi="Courier New"/>
                  <w:sz w:val="15"/>
                </w:rPr>
                <w:t xml:space="preserve">  "featureMappingVersion": "pit_pre_v1",</w:t>
              </w:r>
              <w:r>
                <w:rPr>
                  <w:rFonts w:ascii="Courier New" w:hAnsi="Courier New"/>
                  <w:sz w:val="15"/>
                </w:rPr>
                <w:br/>
                <w:t xml:space="preserve">  "timeline": {</w:t>
              </w:r>
              <w:r>
                <w:rPr>
                  <w:rFonts w:ascii="Courier New" w:hAnsi="Courier New"/>
                  <w:sz w:val="15"/>
                </w:rPr>
                <w:br/>
                <w:t xml:space="preserve">    "predictionMode": "rolling",</w:t>
              </w:r>
              <w:r>
                <w:rPr>
                  <w:rFonts w:ascii="Courier New" w:hAnsi="Courier New"/>
                  <w:sz w:val="15"/>
                </w:rPr>
                <w:br/>
                <w:t xml:space="preserve">    "expectedSteps": 40,</w:t>
              </w:r>
              <w:r>
                <w:rPr>
                  <w:rFonts w:ascii="Courier New" w:hAnsi="Courier New"/>
                  <w:sz w:val="15"/>
                </w:rPr>
                <w:br/>
                <w:t xml:space="preserve">    "timeStepMinutes": 3,</w:t>
              </w:r>
              <w:r>
                <w:rPr>
                  <w:rFonts w:ascii="Courier New" w:hAnsi="Courier New"/>
                  <w:sz w:val="15"/>
                </w:rPr>
                <w:br/>
                <w:t xml:space="preserve">    "horizonMinutes": 120,</w:t>
              </w:r>
              <w:r>
                <w:rPr>
                  <w:rFonts w:ascii="Courier New" w:hAnsi="Courier New"/>
                  <w:sz w:val="15"/>
                </w:rPr>
                <w:br/>
                <w:t xml:space="preserve">    "sharedBaseTimeRequired": true</w:t>
              </w:r>
              <w:r>
                <w:rPr>
                  <w:rFonts w:ascii="Courier New" w:hAnsi="Courier New"/>
                  <w:sz w:val="15"/>
                </w:rPr>
                <w:br/>
                <w:t xml:space="preserve">  },</w:t>
              </w:r>
              <w:r>
                <w:rPr>
                  <w:rFonts w:ascii="Courier New" w:hAnsi="Courier New"/>
                  <w:sz w:val="15"/>
                </w:rPr>
                <w:br/>
                <w:t xml:space="preserve">  "model": {</w:t>
              </w:r>
              <w:r>
                <w:rPr>
                  <w:rFonts w:ascii="Courier New" w:hAnsi="Courier New"/>
                  <w:sz w:val="15"/>
                </w:rPr>
                <w:br/>
                <w:t xml:space="preserve">    "code": "settlement",</w:t>
              </w:r>
              <w:r>
                <w:rPr>
                  <w:rFonts w:ascii="Courier New" w:hAnsi="Courier New"/>
                  <w:sz w:val="15"/>
                </w:rPr>
                <w:br/>
                <w:t xml:space="preserve">    "version": "pit_pre_v1",</w:t>
              </w:r>
              <w:r>
                <w:rPr>
                  <w:rFonts w:ascii="Courier New" w:hAnsi="Courier New"/>
                  <w:sz w:val="15"/>
                </w:rPr>
                <w:br/>
                <w:t xml:space="preserve">    "requiredHistoryRows": 12,</w:t>
              </w:r>
              <w:r>
                <w:rPr>
                  <w:rFonts w:ascii="Courier New" w:hAnsi="Courier New"/>
                  <w:sz w:val="15"/>
                </w:rPr>
                <w:br/>
                <w:t xml:space="preserve">    "modelFeatureMappingCount": 50,</w:t>
              </w:r>
              <w:r>
                <w:rPr>
                  <w:rFonts w:ascii="Courier New" w:hAnsi="Courier New"/>
                  <w:sz w:val="15"/>
                </w:rPr>
                <w:br/>
                <w:t xml:space="preserve">    "alignedInputFeatureCount": 164,</w:t>
              </w:r>
              <w:r>
                <w:rPr>
                  <w:rFonts w:ascii="Courier New" w:hAnsi="Courier New"/>
                  <w:sz w:val="15"/>
                </w:rPr>
                <w:br/>
                <w:t xml:space="preserve">    "outputTargetCount": 10,</w:t>
              </w:r>
              <w:r>
                <w:rPr>
                  <w:rFonts w:ascii="Courier New" w:hAnsi="Courier New"/>
                  <w:sz w:val="15"/>
                </w:rPr>
                <w:br/>
                <w:t xml:space="preserve">    "inputSchemaHash": "5c2f6f0f...672daa65f1"</w:t>
              </w:r>
              <w:r>
                <w:rPr>
                  <w:rFonts w:ascii="Courier New" w:hAnsi="Courier New"/>
                  <w:sz w:val="15"/>
                </w:rPr>
                <w:br/>
                <w:t xml:space="preserve">  },</w:t>
              </w:r>
              <w:r>
                <w:rPr>
                  <w:rFonts w:ascii="Courier New" w:hAnsi="Courier New"/>
                  <w:sz w:val="15"/>
                </w:rPr>
                <w:br/>
                <w:t xml:space="preserve">  "feature": {</w:t>
              </w:r>
              <w:r>
                <w:rPr>
                  <w:rFonts w:ascii="Courier New" w:hAnsi="Courier New"/>
                  <w:sz w:val="15"/>
                </w:rPr>
                <w:br/>
                <w:t xml:space="preserve">    "order": 115,</w:t>
              </w:r>
              <w:r>
                <w:rPr>
                  <w:rFonts w:ascii="Courier New" w:hAnsi="Courier New"/>
                  <w:sz w:val="15"/>
                </w:rPr>
                <w:br/>
              </w:r>
              <w:r>
                <w:rPr>
                  <w:rFonts w:ascii="Courier New" w:hAnsi="Courier New"/>
                  <w:sz w:val="15"/>
                </w:rPr>
                <w:t xml:space="preserve">    "featureCode": "dtu1_point1_settlement_value",</w:t>
              </w:r>
              <w:r>
                <w:rPr>
                  <w:rFonts w:ascii="Courier New" w:hAnsi="Courier New"/>
                  <w:sz w:val="15"/>
                </w:rPr>
                <w:br/>
                <w:t xml:space="preserve">    "trainingFeatureCode": "1point1settlement_value",</w:t>
              </w:r>
              <w:r>
                <w:rPr>
                  <w:rFonts w:ascii="Courier New" w:hAnsi="Courier New"/>
                  <w:sz w:val="15"/>
                </w:rPr>
                <w:br/>
                <w:t xml:space="preserve">    "sourceRegistryCode": "SHM_EM_PUBLIC_SAMPLE_STATIC_LEVEL",</w:t>
              </w:r>
              <w:r>
                <w:rPr>
                  <w:rFonts w:ascii="Courier New" w:hAnsi="Courier New"/>
                  <w:sz w:val="15"/>
                </w:rPr>
                <w:br/>
                <w:t xml:space="preserve">    "sourceMetricCode": "static_level_value_mm",</w:t>
              </w:r>
              <w:r>
                <w:rPr>
                  <w:rFonts w:ascii="Courier New" w:hAnsi="Courier New"/>
                  <w:sz w:val="15"/>
                </w:rPr>
                <w:br/>
                <w:t xml:space="preserve">    "sourceValueColumn": "raw_value",</w:t>
              </w:r>
              <w:r>
                <w:rPr>
                  <w:rFonts w:ascii="Courier New" w:hAnsi="Courier New"/>
                  <w:sz w:val="15"/>
                </w:rPr>
                <w:br/>
                <w:t xml:space="preserve">    "inputValueMode": "RAW",</w:t>
              </w:r>
              <w:r>
                <w:rPr>
                  <w:rFonts w:ascii="Courier New" w:hAnsi="Courier New"/>
                  <w:sz w:val="15"/>
                </w:rPr>
                <w:br/>
                <w:t xml:space="preserve">    "rawUnit": "mm",</w:t>
              </w:r>
              <w:r>
                <w:rPr>
                  <w:rFonts w:ascii="Courier New" w:hAnsi="Courier New"/>
                  <w:sz w:val="15"/>
                </w:rPr>
                <w:br/>
                <w:t xml:space="preserve">    "engineeringUnit": "mm",</w:t>
              </w:r>
              <w:r>
                <w:rPr>
                  <w:rFonts w:ascii="Courier New" w:hAnsi="Courier New"/>
                  <w:sz w:val="15"/>
                </w:rPr>
                <w:br/>
                <w:t xml:space="preserve">    "required": true,</w:t>
              </w:r>
              <w:r>
                <w:rPr>
                  <w:rFonts w:ascii="Courier New" w:hAnsi="Courier New"/>
                  <w:sz w:val="15"/>
                </w:rPr>
                <w:br/>
                <w:t xml:space="preserve">    "predictionTarget": true,</w:t>
              </w:r>
              <w:r>
                <w:rPr>
                  <w:rFonts w:ascii="Courier New" w:hAnsi="Courier New"/>
                  <w:sz w:val="15"/>
                </w:rPr>
                <w:br/>
                <w:t xml:space="preserve">    "outputConversionOperatorCode": "static_level_reference_compensation",</w:t>
              </w:r>
              <w:r>
                <w:rPr>
                  <w:rFonts w:ascii="Courier New" w:hAnsi="Courier New"/>
                  <w:sz w:val="15"/>
                </w:rPr>
                <w:br/>
              </w:r>
              <w:r>
                <w:rPr>
                  <w:rFonts w:ascii="Courier New" w:hAnsi="Courier New"/>
                  <w:sz w:val="15"/>
                </w:rPr>
                <w:t xml:space="preserve">    "outputConversionVersion": "static-level-v2-positive-20260713"</w:t>
              </w:r>
              <w:r>
                <w:rPr>
                  <w:rFonts w:ascii="Courier New" w:hAnsi="Courier New"/>
                  <w:sz w:val="15"/>
                </w:rPr>
                <w:br/>
                <w:t xml:space="preserve">  }</w:t>
              </w:r>
              <w:r>
                <w:rPr>
                  <w:rFonts w:ascii="Courier New" w:hAnsi="Courier New"/>
                  <w:sz w:val="15"/>
                </w:rPr>
                <w:br/>
                <w:t>}</w:t>
              </w:r>
            </w:ins>
          </w:p>
        </w:tc>
      </w:tr>
    </w:tbl>
    <w:p w14:paraId="7745B22D" w14:textId="77777777" w:rsidR="0073212B" w:rsidRDefault="0073212B">
      <w:pPr>
        <w:spacing w:after="0"/>
        <w:rPr>
          <w:ins w:id="841" w:author="SHM-EM Authors" w:date="2026-09-05T09:25:00Z" w16du:dateUtc="2026-09-05T01:25:00Z"/>
        </w:rPr>
      </w:pPr>
    </w:p>
    <w:p w14:paraId="47D16BC6" w14:textId="77777777" w:rsidR="0073212B" w:rsidRDefault="002B7AEB">
      <w:pPr>
        <w:rPr>
          <w:ins w:id="842" w:author="SHM-EM Authors" w:date="2026-09-05T09:25:00Z" w16du:dateUtc="2026-09-05T01:25:00Z"/>
        </w:rPr>
      </w:pPr>
      <w:ins w:id="843" w:author="SHM-EM Authors" w:date="2026-09-05T09:25:00Z" w16du:dateUtc="2026-09-05T01:25:00Z">
        <w:r>
          <w:t xml:space="preserve">The full example is schema-validated in </w:t>
        </w:r>
        <w:r>
          <w:rPr>
            <w:rFonts w:ascii="Courier New" w:hAnsi="Courier New"/>
            <w:sz w:val="18"/>
          </w:rPr>
          <w:t>docs/revision/examples/data-model-contract.example.json</w:t>
        </w:r>
        <w:r>
          <w:t xml:space="preserve">; the complete database-derived export is </w:t>
        </w:r>
        <w:r>
          <w:rPr>
            <w:rFonts w:ascii="Courier New" w:hAnsi="Courier New"/>
            <w:sz w:val="18"/>
          </w:rPr>
          <w:t>artifacts/revision/manuscript/data-model-contract-export.json</w:t>
        </w:r>
        <w:r>
          <w:t>.</w:t>
        </w:r>
      </w:ins>
    </w:p>
    <w:p w14:paraId="4820557C" w14:textId="77777777" w:rsidR="0073212B" w:rsidRDefault="002B7AEB">
      <w:pPr>
        <w:pStyle w:val="4"/>
        <w:rPr>
          <w:ins w:id="844" w:author="SHM-EM Authors" w:date="2026-09-05T09:25:00Z" w16du:dateUtc="2026-09-05T01:25:00Z"/>
        </w:rPr>
      </w:pPr>
      <w:ins w:id="845" w:author="SHM-EM Authors" w:date="2026-09-05T09:25:00Z" w16du:dateUtc="2026-09-05T01:25:00Z">
        <w:r>
          <w:rPr>
            <w:b w:val="0"/>
            <w:i w:val="0"/>
          </w:rPr>
          <w:t>Missing and asynchronous observations</w:t>
        </w:r>
      </w:ins>
    </w:p>
    <w:p w14:paraId="1B7C45A0" w14:textId="77777777" w:rsidR="0073212B" w:rsidRDefault="002B7AEB">
      <w:pPr>
        <w:pPrChange w:id="846" w:author="SHM-EM Authors" w:date="2026-09-05T09:25:00Z" w16du:dateUtc="2026-09-05T01:25:00Z">
          <w:pPr>
            <w:ind w:firstLine="420"/>
            <w:jc w:val="both"/>
          </w:pPr>
        </w:pPrChange>
      </w:pPr>
      <w:ins w:id="847" w:author="SHM-EM Authors" w:date="2026-09-05T09:25:00Z" w16du:dateUtc="2026-09-05T01:25:00Z">
        <w:r>
          <w:t>Input construction uses an</w:t>
        </w:r>
      </w:ins>
      <w:r>
        <w:t xml:space="preserve"> explicit </w:t>
      </w:r>
      <w:del w:id="848" w:author="SHM-EM Authors" w:date="2026-09-05T09:25:00Z" w16du:dateUtc="2026-09-05T01:25:00Z">
        <w:r>
          <w:rPr>
            <w:rFonts w:eastAsia="Noto Serif CJK SC" w:hint="eastAsia"/>
            <w:sz w:val="20"/>
          </w:rPr>
          <w:delText>engineering objects</w:delText>
        </w:r>
      </w:del>
      <w:ins w:id="849" w:author="SHM-EM Authors" w:date="2026-09-05T09:25:00Z" w16du:dateUtc="2026-09-05T01:25:00Z">
        <w:r>
          <w:t>deterministic policy. For each required feature, observations are matched backward-asof to the canonical 3-min grid within one cadence. Remaining partial gaps are processed by the declared linear interpolation and boundary-fill policy. Each run records the alignment stage, signed source-time offsets, interpolation and boundary-extension counts, fill ratio, and gap summaries in the input snapshot. A partial dropout can therefore be resolved when this declared policy forms a complete required window. If an en</w:t>
        </w:r>
        <w:r>
          <w:t>tire required feature is unavailable, or any required value remains unresolved, inference is rejected. Freshness is checked separately by the execution Gate: OPERATIONAL mode uses wall-clock age, whereas REPLAY uses scenario time so that historical reproduction is not rejected merely because it is old relative to the current clock</w:t>
        </w:r>
      </w:ins>
      <w:r>
        <w:t>.</w:t>
      </w:r>
    </w:p>
    <w:p w14:paraId="5A0784A3" w14:textId="77777777" w:rsidR="001F2CBA" w:rsidRDefault="002B7AEB">
      <w:pPr>
        <w:ind w:firstLine="420"/>
        <w:rPr>
          <w:del w:id="850" w:author="SHM-EM Authors" w:date="2026-09-05T09:25:00Z" w16du:dateUtc="2026-09-05T01:25:00Z"/>
        </w:rPr>
      </w:pPr>
      <w:del w:id="851" w:author="SHM-EM Authors" w:date="2026-09-05T09:25:00Z" w16du:dateUtc="2026-09-05T01:25:00Z">
        <w:r>
          <w:rPr>
            <w:rFonts w:eastAsia="Noto Serif CJK SC" w:hint="eastAsia"/>
            <w:sz w:val="20"/>
          </w:rPr>
          <w:delText>For example, the canonical feature code point1_settlement_value identifies its project and station context, monitoring metric, physical source field, feature order, transformation, target role, schema version, and model association. The runtime can therefore assemble the model input without embedding project-specific column logic. Model cards and public-sample documentation record intended use and limitations [20,21].</w:delText>
        </w:r>
      </w:del>
    </w:p>
    <w:p w14:paraId="0987BADC" w14:textId="77777777" w:rsidR="0073212B" w:rsidRDefault="002B7AEB">
      <w:pPr>
        <w:pStyle w:val="3"/>
        <w:rPr>
          <w:ins w:id="852" w:author="SHM-EM Authors" w:date="2026-09-05T09:25:00Z" w16du:dateUtc="2026-09-05T01:25:00Z"/>
        </w:rPr>
      </w:pPr>
      <w:r>
        <w:rPr>
          <w:b w:val="0"/>
          <w:rPrChange w:id="853" w:author="SHM-EM Authors" w:date="2026-09-05T09:25:00Z" w16du:dateUtc="2026-09-05T01:25:00Z">
            <w:rPr>
              <w:sz w:val="21"/>
            </w:rPr>
          </w:rPrChange>
        </w:rPr>
        <w:t xml:space="preserve">2.1.3 Multi-target rolling forecasts and </w:t>
      </w:r>
      <w:del w:id="854" w:author="SHM-EM Authors" w:date="2026-09-05T09:25:00Z" w16du:dateUtc="2026-09-05T01:25:00Z">
        <w:r>
          <w:rPr>
            <w:rFonts w:eastAsia="Noto Serif CJK SC" w:hint="eastAsia"/>
            <w:sz w:val="21"/>
          </w:rPr>
          <w:delText>project</w:delText>
        </w:r>
      </w:del>
      <w:ins w:id="855" w:author="SHM-EM Authors" w:date="2026-09-05T09:25:00Z" w16du:dateUtc="2026-09-05T01:25:00Z">
        <w:r>
          <w:rPr>
            <w:b w:val="0"/>
          </w:rPr>
          <w:t>Project Future State</w:t>
        </w:r>
      </w:ins>
    </w:p>
    <w:p w14:paraId="37183216" w14:textId="77777777" w:rsidR="0073212B" w:rsidRDefault="002B7AEB">
      <w:pPr>
        <w:pPrChange w:id="856" w:author="SHM-EM Authors" w:date="2026-09-05T09:25:00Z" w16du:dateUtc="2026-09-05T01:25:00Z">
          <w:pPr>
            <w:keepNext/>
            <w:spacing w:before="100" w:after="40" w:line="240" w:lineRule="auto"/>
          </w:pPr>
        </w:pPrChange>
      </w:pPr>
      <w:ins w:id="857" w:author="SHM-EM Authors" w:date="2026-09-05T09:25:00Z" w16du:dateUtc="2026-09-05T01:25:00Z">
        <w:r>
          <w:t>A prediction batch identifies one project, one common base time, one forecast cadence and horizon, and the required model set. Every model run records its contract, artifact, input window, alignment diagnostics, and result-integrity metadata. Every result records batch/run/model/target identity,</w:t>
        </w:r>
      </w:ins>
      <w:r>
        <w:rPr>
          <w:rPrChange w:id="858" w:author="SHM-EM Authors" w:date="2026-09-05T09:25:00Z" w16du:dateUtc="2026-09-05T01:25:00Z">
            <w:rPr>
              <w:b/>
              <w:sz w:val="21"/>
            </w:rPr>
          </w:rPrChange>
        </w:rPr>
        <w:t xml:space="preserve"> future </w:t>
      </w:r>
      <w:del w:id="859" w:author="SHM-EM Authors" w:date="2026-09-05T09:25:00Z" w16du:dateUtc="2026-09-05T01:25:00Z">
        <w:r>
          <w:rPr>
            <w:rFonts w:eastAsia="Noto Serif CJK SC" w:hint="eastAsia"/>
            <w:b/>
          </w:rPr>
          <w:delText>state</w:delText>
        </w:r>
      </w:del>
      <w:ins w:id="860" w:author="SHM-EM Authors" w:date="2026-09-05T09:25:00Z" w16du:dateUtc="2026-09-05T01:25:00Z">
        <w:r>
          <w:t>step, horizon, timestamp, raw prediction, engineering prediction, unit, conversion operator/version/status, and quality.</w:t>
        </w:r>
      </w:ins>
    </w:p>
    <w:p w14:paraId="3AFF5CEB" w14:textId="77777777" w:rsidR="001F2CBA" w:rsidRDefault="002B7AEB">
      <w:pPr>
        <w:ind w:firstLine="420"/>
        <w:rPr>
          <w:del w:id="861" w:author="SHM-EM Authors" w:date="2026-09-05T09:25:00Z" w16du:dateUtc="2026-09-05T01:25:00Z"/>
        </w:rPr>
      </w:pPr>
      <w:r>
        <w:t xml:space="preserve">The </w:t>
      </w:r>
      <w:del w:id="862" w:author="SHM-EM Authors" w:date="2026-09-05T09:25:00Z" w16du:dateUtc="2026-09-05T01:25:00Z">
        <w:r>
          <w:rPr>
            <w:rFonts w:eastAsia="Noto Serif CJK SC" w:hint="eastAsia"/>
            <w:sz w:val="20"/>
          </w:rPr>
          <w:delText>project future state</w:delText>
        </w:r>
      </w:del>
      <w:ins w:id="863" w:author="SHM-EM Authors" w:date="2026-09-05T09:25:00Z" w16du:dateUtc="2026-09-05T01:25:00Z">
        <w:r>
          <w:t>Project Future State</w:t>
        </w:r>
      </w:ins>
      <w:r>
        <w:t xml:space="preserve"> is a </w:t>
      </w:r>
      <w:ins w:id="864" w:author="SHM-EM Authors" w:date="2026-09-05T09:25:00Z" w16du:dateUtc="2026-09-05T01:25:00Z">
        <w:r>
          <w:t xml:space="preserve">deterministic </w:t>
        </w:r>
      </w:ins>
      <w:r>
        <w:t>software</w:t>
      </w:r>
      <w:del w:id="865" w:author="SHM-EM Authors" w:date="2026-09-05T09:25:00Z" w16du:dateUtc="2026-09-05T01:25:00Z">
        <w:r>
          <w:rPr>
            <w:rFonts w:eastAsia="Noto Serif CJK SC" w:hint="eastAsia"/>
            <w:sz w:val="20"/>
          </w:rPr>
          <w:delText>-level</w:delText>
        </w:r>
      </w:del>
      <w:r>
        <w:t xml:space="preserve"> representation of synchronized </w:t>
      </w:r>
      <w:del w:id="866" w:author="SHM-EM Authors" w:date="2026-09-05T09:25:00Z" w16du:dateUtc="2026-09-05T01:25:00Z">
        <w:r>
          <w:rPr>
            <w:rFonts w:eastAsia="Noto Serif CJK SC" w:hint="eastAsia"/>
            <w:sz w:val="20"/>
          </w:rPr>
          <w:delText>multi-target forecasts</w:delText>
        </w:r>
      </w:del>
      <w:ins w:id="867" w:author="SHM-EM Authors" w:date="2026-09-05T09:25:00Z" w16du:dateUtc="2026-09-05T01:25:00Z">
        <w:r>
          <w:t>predictions</w:t>
        </w:r>
      </w:ins>
      <w:r>
        <w:t xml:space="preserve"> and their </w:t>
      </w:r>
      <w:ins w:id="868" w:author="SHM-EM Authors" w:date="2026-09-05T09:25:00Z" w16du:dateUtc="2026-09-05T01:25:00Z">
        <w:r>
          <w:t xml:space="preserve">rule-bound </w:t>
        </w:r>
      </w:ins>
      <w:r>
        <w:t xml:space="preserve">risk summaries. </w:t>
      </w:r>
      <w:del w:id="869" w:author="SHM-EM Authors" w:date="2026-09-05T09:25:00Z" w16du:dateUtc="2026-09-05T01:25:00Z">
        <w:r>
          <w:rPr>
            <w:rFonts w:eastAsia="Noto Serif CJK SC" w:hint="eastAsia"/>
            <w:sz w:val="20"/>
          </w:rPr>
          <w:delText>Models share one prediction origin and future timeline; outputs are summarized first by target and station and then at project level (</w:delText>
        </w:r>
      </w:del>
      <w:ins w:id="870" w:author="SHM-EM Authors" w:date="2026-09-05T09:25:00Z" w16du:dateUtc="2026-09-05T01:25:00Z">
        <w:r>
          <w:t>It does not replace</w:t>
        </w:r>
      </w:ins>
      <w:moveFromRangeStart w:id="871" w:author="SHM-EM Authors" w:date="2026-09-05T09:25:00Z" w:name="move239492756"/>
      <w:moveFrom w:id="872" w:author="SHM-EM Authors" w:date="2026-09-05T09:25:00Z" w16du:dateUtc="2026-09-05T01:25:00Z">
        <w:r>
          <w:t xml:space="preserve">Fig. </w:t>
        </w:r>
      </w:moveFrom>
      <w:moveFromRangeEnd w:id="871"/>
      <w:del w:id="873" w:author="SHM-EM Authors" w:date="2026-09-05T09:25:00Z" w16du:dateUtc="2026-09-05T01:25:00Z">
        <w:r>
          <w:rPr>
            <w:rFonts w:eastAsia="Noto Serif CJK SC" w:hint="eastAsia"/>
            <w:sz w:val="20"/>
          </w:rPr>
          <w:delText>3B). A batch identifies one project and origin, each model run records version and input-window metadata, and each result identifies a target channel, future step, horizon, and timestamp. The API representation includes the batch identifier, base time, forecast horizon, target summaries, station summaries, earliest predicted exceedance, policy version, and state hash.</w:delText>
        </w:r>
      </w:del>
    </w:p>
    <w:p w14:paraId="36463741" w14:textId="77777777" w:rsidR="0073212B" w:rsidRDefault="002B7AEB">
      <w:pPr>
        <w:pPrChange w:id="874" w:author="SHM-EM Authors" w:date="2026-09-05T09:25:00Z" w16du:dateUtc="2026-09-05T01:25:00Z">
          <w:pPr>
            <w:ind w:firstLine="420"/>
            <w:jc w:val="both"/>
          </w:pPr>
        </w:pPrChange>
      </w:pPr>
      <w:del w:id="875" w:author="SHM-EM Authors" w:date="2026-09-05T09:25:00Z" w16du:dateUtc="2026-09-05T01:25:00Z">
        <w:r>
          <w:rPr>
            <w:rFonts w:eastAsia="Noto Serif CJK SC" w:hint="eastAsia"/>
            <w:sz w:val="20"/>
          </w:rPr>
          <w:delText>The reference case integrates six fixed-version models. YD, XD, Strain, Pressure, and Water each use 114 input features; Settlement uses all 164. Together they produce 124 target channels and 40 future steps at 3-min intervals. Rules provide thresholds, units, and consecutive-step requirements for target, station, and project summaries. Targets without an applicable rule are marked not evaluated. The project future state supports risk inspection; it neither replaces</w:delText>
        </w:r>
      </w:del>
      <w:r>
        <w:t xml:space="preserve"> formal rules</w:t>
      </w:r>
      <w:del w:id="876" w:author="SHM-EM Authors" w:date="2026-09-05T09:25:00Z" w16du:dateUtc="2026-09-05T01:25:00Z">
        <w:r>
          <w:rPr>
            <w:rFonts w:eastAsia="Noto Serif CJK SC" w:hint="eastAsia"/>
            <w:sz w:val="20"/>
          </w:rPr>
          <w:delText xml:space="preserve"> nor represents</w:delText>
        </w:r>
      </w:del>
      <w:ins w:id="877" w:author="SHM-EM Authors" w:date="2026-09-05T09:25:00Z" w16du:dateUtc="2026-09-05T01:25:00Z">
        <w:r>
          <w:t>, quantify predictive uncertainty, or imply</w:t>
        </w:r>
      </w:ins>
      <w:r>
        <w:t xml:space="preserve"> multi-physics joint learning.</w:t>
      </w:r>
      <w:ins w:id="878" w:author="SHM-EM Authors" w:date="2026-09-05T09:25:00Z" w16du:dateUtc="2026-09-05T01:25:00Z">
        <w:r>
          <w:t xml:space="preserve"> Algorithm 1 is derived from the fixed revised implementation.</w:t>
        </w:r>
      </w:ins>
    </w:p>
    <w:p w14:paraId="3EC29A78" w14:textId="77777777" w:rsidR="0073212B" w:rsidRDefault="002B7AEB">
      <w:pPr>
        <w:pStyle w:val="FigureCaption"/>
        <w:keepNext/>
        <w:rPr>
          <w:ins w:id="879" w:author="SHM-EM Authors" w:date="2026-09-05T09:25:00Z" w16du:dateUtc="2026-09-05T01:25:00Z"/>
        </w:rPr>
      </w:pPr>
      <w:ins w:id="880" w:author="SHM-EM Authors" w:date="2026-09-05T09:25:00Z" w16du:dateUtc="2026-09-05T01:25:00Z">
        <w:r>
          <w:t>Algorithm 1. Policy-bound Project Future State aggregation.</w:t>
        </w:r>
      </w:ins>
    </w:p>
    <w:tbl>
      <w:tblPr>
        <w:tblW w:w="0" w:type="auto"/>
        <w:jc w:val="center"/>
        <w:tblLook w:val="04A0" w:firstRow="1" w:lastRow="0" w:firstColumn="1" w:lastColumn="0" w:noHBand="0" w:noVBand="1"/>
      </w:tblPr>
      <w:tblGrid>
        <w:gridCol w:w="9360"/>
      </w:tblGrid>
      <w:tr w:rsidR="0073212B" w14:paraId="62B37040" w14:textId="77777777">
        <w:trPr>
          <w:jc w:val="center"/>
          <w:ins w:id="881" w:author="SHM-EM Authors" w:date="2026-09-05T09:25:00Z" w16du:dateUtc="2026-09-05T01:25:00Z"/>
        </w:trPr>
        <w:tc>
          <w:tcPr>
            <w:tcW w:w="9360" w:type="dxa"/>
            <w:shd w:val="clear" w:color="auto" w:fill="F3F5F8"/>
            <w:tcMar>
              <w:top w:w="120" w:type="dxa"/>
              <w:left w:w="160" w:type="dxa"/>
              <w:bottom w:w="120" w:type="dxa"/>
              <w:right w:w="160" w:type="dxa"/>
            </w:tcMar>
          </w:tcPr>
          <w:p w14:paraId="4AACCFF9" w14:textId="77777777" w:rsidR="0073212B" w:rsidRDefault="002B7AEB">
            <w:pPr>
              <w:spacing w:after="0" w:line="240" w:lineRule="auto"/>
              <w:rPr>
                <w:ins w:id="882" w:author="SHM-EM Authors" w:date="2026-09-05T09:25:00Z" w16du:dateUtc="2026-09-05T01:25:00Z"/>
              </w:rPr>
            </w:pPr>
            <w:ins w:id="883" w:author="SHM-EM Authors" w:date="2026-09-05T09:25:00Z" w16du:dateUtc="2026-09-05T01:25:00Z">
              <w:r>
                <w:rPr>
                  <w:rFonts w:ascii="Courier New" w:hAnsi="Courier New"/>
                  <w:sz w:val="15"/>
                </w:rPr>
                <w:t>INPUT projectId, optional batchId, optional requestedHorizon,</w:t>
              </w:r>
              <w:r>
                <w:rPr>
                  <w:rFonts w:ascii="Courier New" w:hAnsi="Courier New"/>
                  <w:sz w:val="15"/>
                </w:rPr>
                <w:br/>
                <w:t xml:space="preserve">      executionMode, optional referenceTime</w:t>
              </w:r>
              <w:r>
                <w:rPr>
                  <w:rFonts w:ascii="Courier New" w:hAnsi="Courier New"/>
                  <w:sz w:val="15"/>
                </w:rPr>
                <w:br/>
              </w:r>
              <w:r>
                <w:rPr>
                  <w:rFonts w:ascii="Courier New" w:hAnsi="Courier New"/>
                  <w:sz w:val="15"/>
                </w:rPr>
                <w:br/>
              </w:r>
              <w:r>
                <w:rPr>
                  <w:rFonts w:ascii="Courier New" w:hAnsi="Courier New"/>
                  <w:sz w:val="15"/>
                </w:rPr>
                <w:t>1  Require the project and load its active Future State policy.</w:t>
              </w:r>
              <w:r>
                <w:rPr>
                  <w:rFonts w:ascii="Courier New" w:hAnsi="Courier New"/>
                  <w:sz w:val="15"/>
                </w:rPr>
                <w:br/>
                <w:t>2  Validate the supported policy keys and its canonical SHA-256 hash.</w:t>
              </w:r>
              <w:r>
                <w:rPr>
                  <w:rFonts w:ascii="Courier New" w:hAnsi="Courier New"/>
                  <w:sz w:val="15"/>
                </w:rPr>
                <w:br/>
                <w:t>3  Resolve a successful batch owned by the project.</w:t>
              </w:r>
              <w:r>
                <w:rPr>
                  <w:rFonts w:ascii="Courier New" w:hAnsi="Courier New"/>
                  <w:sz w:val="15"/>
                </w:rPr>
                <w:br/>
                <w:t>4  Normalize the requested horizon to the positive batch horizon.</w:t>
              </w:r>
              <w:r>
                <w:rPr>
                  <w:rFonts w:ascii="Courier New" w:hAnsi="Courier New"/>
                  <w:sz w:val="15"/>
                </w:rPr>
                <w:br/>
                <w:t>5  Inspect the execution Gate for the requested mode/reference time.</w:t>
              </w:r>
              <w:r>
                <w:rPr>
                  <w:rFonts w:ascii="Courier New" w:hAnsi="Courier New"/>
                  <w:sz w:val="15"/>
                </w:rPr>
                <w:br/>
                <w:t>6  Load engineering-valued prediction points; discard null or failed conversions.</w:t>
              </w:r>
              <w:r>
                <w:rPr>
                  <w:rFonts w:ascii="Courier New" w:hAnsi="Courier New"/>
                  <w:sz w:val="15"/>
                </w:rPr>
                <w:br/>
                <w:t>7  Load enabled rule levels and index them by metric code.</w:t>
              </w:r>
              <w:r>
                <w:rPr>
                  <w:rFonts w:ascii="Courier New" w:hAnsi="Courier New"/>
                  <w:sz w:val="15"/>
                </w:rPr>
                <w:br/>
                <w:t>8  For each forecast feature, in step order:</w:t>
              </w:r>
              <w:r>
                <w:rPr>
                  <w:rFonts w:ascii="Courier New" w:hAnsi="Courier New"/>
                  <w:sz w:val="15"/>
                </w:rPr>
                <w:br/>
              </w:r>
              <w:r>
                <w:rPr>
                  <w:rFonts w:ascii="Courier New" w:hAnsi="Courier New"/>
                  <w:sz w:val="15"/>
                </w:rPr>
                <w:t>9      maintain an independent streak for every rule level;</w:t>
              </w:r>
              <w:r>
                <w:rPr>
                  <w:rFonts w:ascii="Courier New" w:hAnsi="Courier New"/>
                  <w:sz w:val="15"/>
                </w:rPr>
                <w:br/>
                <w:t>10     apply unit-compatible threshold/operator semantics;</w:t>
              </w:r>
              <w:r>
                <w:rPr>
                  <w:rFonts w:ascii="Courier New" w:hAnsi="Courier New"/>
                  <w:sz w:val="15"/>
                </w:rPr>
                <w:br/>
                <w:t>11     assign UNASSESSED, NORMAL, or the highest activated severity;</w:t>
              </w:r>
              <w:r>
                <w:rPr>
                  <w:rFonts w:ascii="Courier New" w:hAnsi="Courier New"/>
                  <w:sz w:val="15"/>
                </w:rPr>
                <w:br/>
                <w:t>12     retain the governing threshold and activation timestamp.</w:t>
              </w:r>
              <w:r>
                <w:rPr>
                  <w:rFonts w:ascii="Courier New" w:hAnsi="Courier New"/>
                  <w:sz w:val="15"/>
                </w:rPr>
                <w:br/>
                <w:t>13 Forecast risk &lt;- maximum assessed forecast severity.</w:t>
              </w:r>
              <w:r>
                <w:rPr>
                  <w:rFonts w:ascii="Courier New" w:hAnsi="Courier New"/>
                  <w:sz w:val="15"/>
                </w:rPr>
                <w:br/>
                <w:t>14 Observed risk &lt;- maximum severity of open observed events.</w:t>
              </w:r>
              <w:r>
                <w:rPr>
                  <w:rFonts w:ascii="Courier New" w:hAnsi="Courier New"/>
                  <w:sz w:val="15"/>
                </w:rPr>
                <w:br/>
                <w:t>15 Overall risk &lt;- policy merge of observed and forecast risk.</w:t>
              </w:r>
              <w:r>
                <w:rPr>
                  <w:rFonts w:ascii="Courier New" w:hAnsi="Courier New"/>
                  <w:sz w:val="15"/>
                </w:rPr>
                <w:br/>
                <w:t>16 Aggregate target summaries by target type.</w:t>
              </w:r>
              <w:r>
                <w:rPr>
                  <w:rFonts w:ascii="Courier New" w:hAnsi="Courier New"/>
                  <w:sz w:val="15"/>
                </w:rPr>
                <w:br/>
              </w:r>
              <w:r>
                <w:rPr>
                  <w:rFonts w:ascii="Courier New" w:hAnsi="Courier New"/>
                  <w:sz w:val="15"/>
                </w:rPr>
                <w:t>17 Aggregate station summaries by station and ordered contributors.</w:t>
              </w:r>
              <w:r>
                <w:rPr>
                  <w:rFonts w:ascii="Courier New" w:hAnsi="Courier New"/>
                  <w:sz w:val="15"/>
                </w:rPr>
                <w:br/>
                <w:t>18 Aggregate the future timeline by step and earliest activated exceedance.</w:t>
              </w:r>
              <w:r>
                <w:rPr>
                  <w:rFonts w:ascii="Courier New" w:hAnsi="Courier New"/>
                  <w:sz w:val="15"/>
                </w:rPr>
                <w:br/>
                <w:t>19 State hash &lt;- SHA-256 of canonical batch, horizon, policy, target,</w:t>
              </w:r>
              <w:r>
                <w:rPr>
                  <w:rFonts w:ascii="Courier New" w:hAnsi="Courier New"/>
                  <w:sz w:val="15"/>
                </w:rPr>
                <w:br/>
                <w:t xml:space="preserve">                 station, and timeline content.</w:t>
              </w:r>
              <w:r>
                <w:rPr>
                  <w:rFonts w:ascii="Courier New" w:hAnsi="Courier New"/>
                  <w:sz w:val="15"/>
                </w:rPr>
                <w:br/>
                <w:t>20 Return observed, forecast, overall, target, station, timeline, Gate,</w:t>
              </w:r>
              <w:r>
                <w:rPr>
                  <w:rFonts w:ascii="Courier New" w:hAnsi="Courier New"/>
                  <w:sz w:val="15"/>
                </w:rPr>
                <w:br/>
                <w:t xml:space="preserve">   policy, and state-hash fields.</w:t>
              </w:r>
            </w:ins>
          </w:p>
        </w:tc>
      </w:tr>
    </w:tbl>
    <w:p w14:paraId="18E63D91" w14:textId="77777777" w:rsidR="0073212B" w:rsidRDefault="0073212B">
      <w:pPr>
        <w:spacing w:after="0"/>
        <w:rPr>
          <w:ins w:id="884" w:author="SHM-EM Authors" w:date="2026-09-05T09:25:00Z" w16du:dateUtc="2026-09-05T01:25:00Z"/>
        </w:rPr>
      </w:pPr>
    </w:p>
    <w:p w14:paraId="53D48FE2" w14:textId="77777777" w:rsidR="0073212B" w:rsidRDefault="002B7AEB">
      <w:pPr>
        <w:rPr>
          <w:ins w:id="885" w:author="SHM-EM Authors" w:date="2026-09-05T09:25:00Z" w16du:dateUtc="2026-09-05T01:25:00Z"/>
        </w:rPr>
      </w:pPr>
      <w:ins w:id="886" w:author="SHM-EM Authors" w:date="2026-09-05T09:25:00Z" w16du:dateUtc="2026-09-05T01:25:00Z">
        <w:r>
          <w:t>Exact equality activates inclusive (</w:t>
        </w:r>
        <w:r>
          <w:rPr>
            <w:rFonts w:ascii="Courier New" w:hAnsi="Courier New"/>
            <w:sz w:val="18"/>
          </w:rPr>
          <w:t>&gt;=</w:t>
        </w:r>
        <w:r>
          <w:t xml:space="preserve">, </w:t>
        </w:r>
        <w:r>
          <w:rPr>
            <w:rFonts w:ascii="Courier New" w:hAnsi="Courier New"/>
            <w:sz w:val="18"/>
          </w:rPr>
          <w:t>&lt;=</w:t>
        </w:r>
        <w:r>
          <w:t>) but not strict (</w:t>
        </w:r>
        <w:r>
          <w:rPr>
            <w:rFonts w:ascii="Courier New" w:hAnsi="Courier New"/>
            <w:sz w:val="18"/>
          </w:rPr>
          <w:t>&gt;</w:t>
        </w:r>
        <w:r>
          <w:t xml:space="preserve">, </w:t>
        </w:r>
        <w:r>
          <w:rPr>
            <w:rFonts w:ascii="Courier New" w:hAnsi="Courier New"/>
            <w:sz w:val="18"/>
          </w:rPr>
          <w:t>&lt;</w:t>
        </w:r>
        <w:r>
          <w:t xml:space="preserve">) operators; </w:t>
        </w:r>
        <w:r>
          <w:rPr>
            <w:rFonts w:ascii="Courier New" w:hAnsi="Courier New"/>
            <w:sz w:val="18"/>
          </w:rPr>
          <w:t>between</w:t>
        </w:r>
        <w:r>
          <w:t xml:space="preserve"> includes both bounds. A nonmatching step resets the feature/rule-level streak. Severity, rather than forecast magnitude alone, governs risk ordering. The activation time is the step at which the consecutive condition becomes satisfied. Gate eligibility is reported with the Project Future State but does not alter its deterministic summary and is not a hidden Execute prerequisite.</w:t>
        </w:r>
      </w:ins>
    </w:p>
    <w:p w14:paraId="1CA0B163" w14:textId="77777777" w:rsidR="0073212B" w:rsidRDefault="002B7AEB">
      <w:pPr>
        <w:pStyle w:val="3"/>
        <w:pPrChange w:id="887" w:author="SHM-EM Authors" w:date="2026-09-05T09:25:00Z" w16du:dateUtc="2026-09-05T01:25:00Z">
          <w:pPr>
            <w:keepNext/>
            <w:spacing w:before="100" w:after="40" w:line="240" w:lineRule="auto"/>
          </w:pPr>
        </w:pPrChange>
      </w:pPr>
      <w:r>
        <w:rPr>
          <w:b w:val="0"/>
          <w:rPrChange w:id="888" w:author="SHM-EM Authors" w:date="2026-09-05T09:25:00Z" w16du:dateUtc="2026-09-05T01:25:00Z">
            <w:rPr>
              <w:b/>
              <w:sz w:val="21"/>
            </w:rPr>
          </w:rPrChange>
        </w:rPr>
        <w:t>2.1.4 Controlled transition from forecasts to engineering events</w:t>
      </w:r>
    </w:p>
    <w:p w14:paraId="5BC1E619" w14:textId="77777777" w:rsidR="0073212B" w:rsidRDefault="002B7AEB">
      <w:pPr>
        <w:rPr>
          <w:ins w:id="889" w:author="SHM-EM Authors" w:date="2026-09-05T09:25:00Z" w16du:dateUtc="2026-09-05T01:25:00Z"/>
        </w:rPr>
      </w:pPr>
      <w:ins w:id="890" w:author="SHM-EM Authors" w:date="2026-09-05T09:25:00Z" w16du:dateUtc="2026-09-05T01:25:00Z">
        <w:r>
          <w:t xml:space="preserve">Observed and predicted measurements are exposed through a common </w:t>
        </w:r>
        <w:r>
          <w:rPr>
            <w:rFonts w:ascii="Courier New" w:hAnsi="Courier New"/>
            <w:sz w:val="18"/>
          </w:rPr>
          <w:t>MetricSeriesPoint</w:t>
        </w:r>
        <w:r>
          <w:t xml:space="preserve"> representation containing object, metric, time, raw value, engineering value, unit, quality, source type, and provenance. The prediction path adds batch, run, model, step, conversion, and integrity context. The same semantic rule engine can therefore evaluate Observation or Prediction inputs without conflating their provenance.</w:t>
        </w:r>
      </w:ins>
    </w:p>
    <w:p w14:paraId="38A543B2" w14:textId="77777777" w:rsidR="0073212B" w:rsidRDefault="002B7AEB">
      <w:pPr>
        <w:rPr>
          <w:ins w:id="891" w:author="SHM-EM Authors" w:date="2026-09-05T09:25:00Z" w16du:dateUtc="2026-09-05T01:25:00Z"/>
        </w:rPr>
      </w:pPr>
      <w:ins w:id="892" w:author="SHM-EM Authors" w:date="2026-09-05T09:25:00Z" w16du:dateUtc="2026-09-05T01:25:00Z">
        <w:r>
          <w:t>Validation, rule semantics, Evaluate, and Execute are distinct safeguards. Contract and persisted-integrity validation determine whether a prediction batch is structurally eligible. Rule validation checks metric/unit/operator compatibility. Evaluate performs a non-persisted REPLAY Gate inspection, returns candidate calculations, and persists one evaluation/audit run; it creates no formal event, execution Gate, response workflow/step, notification, report, evidence, or prediction-link record. Execute does no</w:t>
        </w:r>
        <w:r>
          <w:t xml:space="preserve">t consume or trust a stored evaluation. It reloads the canonical series, recomputes and persists the Gate for the requested mode, validates the rule again, and only then creates formal records and provenance. </w:t>
        </w:r>
      </w:ins>
      <w:moveToRangeStart w:id="893" w:author="SHM-EM Authors" w:date="2026-09-05T09:25:00Z" w:name="move239492755"/>
      <w:moveTo w:id="894" w:author="SHM-EM Authors" w:date="2026-09-05T09:25:00Z" w16du:dateUtc="2026-09-05T01:25:00Z">
        <w:r>
          <w:t xml:space="preserve">Fig. </w:t>
        </w:r>
      </w:moveTo>
      <w:moveToRangeEnd w:id="893"/>
      <w:ins w:id="895" w:author="SHM-EM Authors" w:date="2026-09-05T09:25:00Z" w16du:dateUtc="2026-09-05T01:25:00Z">
        <w:r>
          <w:t>3 makes this order explicit.</w:t>
        </w:r>
      </w:ins>
    </w:p>
    <w:p w14:paraId="3722CBBF" w14:textId="77777777" w:rsidR="0073212B" w:rsidRDefault="002B7AEB">
      <w:pPr>
        <w:keepLines/>
        <w:spacing w:before="120" w:after="40"/>
        <w:jc w:val="center"/>
        <w:rPr>
          <w:ins w:id="896" w:author="SHM-EM Authors" w:date="2026-09-05T09:25:00Z" w16du:dateUtc="2026-09-05T01:25:00Z"/>
        </w:rPr>
      </w:pPr>
      <w:ins w:id="897" w:author="SHM-EM Authors" w:date="2026-09-05T09:25:00Z" w16du:dateUtc="2026-09-05T01:25:00Z">
        <w:r>
          <w:rPr>
            <w:noProof/>
          </w:rPr>
          <w:drawing>
            <wp:inline distT="0" distB="0" distL="0" distR="0">
              <wp:extent cx="6300000" cy="382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orecast_to_Event_Sequence.png"/>
                      <pic:cNvPicPr/>
                    </pic:nvPicPr>
                    <pic:blipFill>
                      <a:blip r:embed="rId14"/>
                      <a:stretch>
                        <a:fillRect/>
                      </a:stretch>
                    </pic:blipFill>
                    <pic:spPr>
                      <a:xfrm>
                        <a:off x="0" y="0"/>
                        <a:ext cx="6300000" cy="3825000"/>
                      </a:xfrm>
                      <a:prstGeom prst="rect">
                        <a:avLst/>
                      </a:prstGeom>
                    </pic:spPr>
                  </pic:pic>
                </a:graphicData>
              </a:graphic>
            </wp:inline>
          </w:drawing>
        </w:r>
      </w:ins>
    </w:p>
    <w:p w14:paraId="4C612C4E" w14:textId="77777777" w:rsidR="001F2CBA" w:rsidRDefault="002B7AEB">
      <w:pPr>
        <w:ind w:firstLine="420"/>
        <w:rPr>
          <w:del w:id="898" w:author="SHM-EM Authors" w:date="2026-09-05T09:25:00Z" w16du:dateUtc="2026-09-05T01:25:00Z"/>
        </w:rPr>
      </w:pPr>
      <w:moveToRangeStart w:id="899" w:author="SHM-EM Authors" w:date="2026-09-05T09:25:00Z" w:name="move239492756"/>
      <w:moveTo w:id="900" w:author="SHM-EM Authors" w:date="2026-09-05T09:25:00Z" w16du:dateUtc="2026-09-05T01:25:00Z">
        <w:r>
          <w:t xml:space="preserve">Fig. </w:t>
        </w:r>
      </w:moveTo>
      <w:moveToRangeEnd w:id="899"/>
      <w:del w:id="901" w:author="SHM-EM Authors" w:date="2026-09-05T09:25:00Z" w16du:dateUtc="2026-09-05T01:25:00Z">
        <w:r>
          <w:rPr>
            <w:rFonts w:eastAsia="Noto Serif CJK SC" w:hint="eastAsia"/>
            <w:sz w:val="20"/>
          </w:rPr>
          <w:delText>After forecasts are stored, SHM-EM validates the batch and prepares a unified engineering series before exposing two independent paths (Fig. 3C). Observed and forecast values share object, metric, time, engineering-value, unit, and provenance fields. An execution gate is a backend eligibility check applied immediately before formal records are created. It verifies batch status, required model runs and forecast steps, temporal validity, quality flags, and model-bundle hashes. REPLAY uses a scenario clock, OP</w:delText>
        </w:r>
        <w:r>
          <w:rPr>
            <w:rFonts w:eastAsia="Noto Serif CJK SC" w:hint="eastAsia"/>
            <w:sz w:val="20"/>
          </w:rPr>
          <w:delText>ERATIONAL uses the current clock, and REPRODUCTION supports the isolated public example while suppressing real notifications.</w:delText>
        </w:r>
      </w:del>
    </w:p>
    <w:p w14:paraId="46ED814E" w14:textId="77777777" w:rsidR="001F2CBA" w:rsidRDefault="002B7AEB">
      <w:pPr>
        <w:ind w:firstLine="420"/>
        <w:rPr>
          <w:del w:id="902" w:author="SHM-EM Authors" w:date="2026-09-05T09:25:00Z" w16du:dateUtc="2026-09-05T01:25:00Z"/>
        </w:rPr>
      </w:pPr>
      <w:del w:id="903" w:author="SHM-EM Authors" w:date="2026-09-05T09:25:00Z" w16du:dateUtc="2026-09-05T01:25:00Z">
        <w:r>
          <w:rPr>
            <w:rFonts w:eastAsia="Noto Serif CJK SC" w:hint="eastAsia"/>
            <w:sz w:val="20"/>
          </w:rPr>
          <w:delText>Evaluate and Execute use the same rule-calculation logic but remain separate API paths. Evaluate returns candidate events and calculation snapshots and stores an audit run without creating formal events or response records. Execute does not consume a stored evaluation result. It recalculates the rule, rechecks the execution gate, and creates the formal event, response workflow, and provenance only when all conditions are satisfied.</w:delText>
        </w:r>
      </w:del>
    </w:p>
    <w:p w14:paraId="4CEF2E2F" w14:textId="77777777" w:rsidR="0073212B" w:rsidRDefault="002B7AEB">
      <w:pPr>
        <w:pStyle w:val="FigureCaption"/>
        <w:rPr>
          <w:ins w:id="904" w:author="SHM-EM Authors" w:date="2026-09-05T09:25:00Z" w16du:dateUtc="2026-09-05T01:25:00Z"/>
        </w:rPr>
      </w:pPr>
      <w:ins w:id="905" w:author="SHM-EM Authors" w:date="2026-09-05T09:25:00Z" w16du:dateUtc="2026-09-05T01:25:00Z">
        <w:r>
          <w:t>3. Controlled sequence from persisted forecasts through optional Project Future State inspection, audited Evaluate, independently gated Execute, and formal provenance.</w:t>
        </w:r>
      </w:ins>
    </w:p>
    <w:p w14:paraId="0ECBAC13" w14:textId="77777777" w:rsidR="0073212B" w:rsidRDefault="002B7AEB">
      <w:pPr>
        <w:pStyle w:val="3"/>
        <w:pPrChange w:id="906" w:author="SHM-EM Authors" w:date="2026-09-05T09:25:00Z" w16du:dateUtc="2026-09-05T01:25:00Z">
          <w:pPr>
            <w:keepNext/>
            <w:spacing w:before="100" w:after="40" w:line="240" w:lineRule="auto"/>
          </w:pPr>
        </w:pPrChange>
      </w:pPr>
      <w:r>
        <w:rPr>
          <w:b w:val="0"/>
          <w:rPrChange w:id="907" w:author="SHM-EM Authors" w:date="2026-09-05T09:25:00Z" w16du:dateUtc="2026-09-05T01:25:00Z">
            <w:rPr>
              <w:b/>
              <w:sz w:val="21"/>
            </w:rPr>
          </w:rPrChange>
        </w:rPr>
        <w:t>2.1.5 Response, provenance, and reproduction</w:t>
      </w:r>
    </w:p>
    <w:p w14:paraId="36951711" w14:textId="77777777" w:rsidR="0073212B" w:rsidRDefault="002B7AEB">
      <w:pPr>
        <w:pPrChange w:id="908" w:author="SHM-EM Authors" w:date="2026-09-05T09:25:00Z" w16du:dateUtc="2026-09-05T01:25:00Z">
          <w:pPr>
            <w:ind w:firstLine="420"/>
            <w:jc w:val="both"/>
          </w:pPr>
        </w:pPrChange>
      </w:pPr>
      <w:r>
        <w:t>A formal event may be linked to a response workflow, notification</w:t>
      </w:r>
      <w:ins w:id="909" w:author="SHM-EM Authors" w:date="2026-09-05T09:25:00Z" w16du:dateUtc="2026-09-05T01:25:00Z">
        <w:r>
          <w:t xml:space="preserve"> task</w:t>
        </w:r>
      </w:ins>
      <w:r>
        <w:t xml:space="preserve">, report, </w:t>
      </w:r>
      <w:ins w:id="910" w:author="SHM-EM Authors" w:date="2026-09-05T09:25:00Z" w16du:dateUtc="2026-09-05T01:25:00Z">
        <w:r>
          <w:t xml:space="preserve">generic image/video </w:t>
        </w:r>
      </w:ins>
      <w:r>
        <w:t xml:space="preserve">attachment, and audit record. </w:t>
      </w:r>
      <w:ins w:id="911" w:author="SHM-EM Authors" w:date="2026-09-05T09:25:00Z" w16du:dateUtc="2026-09-05T01:25:00Z">
        <w:r>
          <w:t xml:space="preserve">SHM-EM does not include camera control, video streaming, or automatic screenshot capture. </w:t>
        </w:r>
      </w:ins>
      <w:r>
        <w:t xml:space="preserve">For a forecast-driven event, </w:t>
      </w:r>
      <w:ins w:id="912" w:author="SHM-EM Authors" w:date="2026-09-05T09:25:00Z" w16du:dateUtc="2026-09-05T01:25:00Z">
        <w:r>
          <w:rPr>
            <w:rFonts w:ascii="Courier New" w:hAnsi="Courier New"/>
            <w:sz w:val="18"/>
          </w:rPr>
          <w:t>em_event_prediction_link</w:t>
        </w:r>
        <w:r>
          <w:t xml:space="preserve"> binds </w:t>
        </w:r>
      </w:ins>
      <w:r>
        <w:t xml:space="preserve">the </w:t>
      </w:r>
      <w:del w:id="913" w:author="SHM-EM Authors" w:date="2026-09-05T09:25:00Z" w16du:dateUtc="2026-09-05T01:25:00Z">
        <w:r>
          <w:rPr>
            <w:rFonts w:eastAsia="Noto Serif CJK SC" w:hint="eastAsia"/>
            <w:sz w:val="20"/>
          </w:rPr>
          <w:delText>provenance record also identifies</w:delText>
        </w:r>
      </w:del>
      <w:ins w:id="914" w:author="SHM-EM Authors" w:date="2026-09-05T09:25:00Z" w16du:dateUtc="2026-09-05T01:25:00Z">
        <w:r>
          <w:t>event to</w:t>
        </w:r>
      </w:ins>
      <w:r>
        <w:t xml:space="preserve"> the prediction batch</w:t>
      </w:r>
      <w:del w:id="915" w:author="SHM-EM Authors" w:date="2026-09-05T09:25:00Z" w16du:dateUtc="2026-09-05T01:25:00Z">
        <w:r>
          <w:rPr>
            <w:rFonts w:eastAsia="Noto Serif CJK SC" w:hint="eastAsia"/>
            <w:sz w:val="20"/>
          </w:rPr>
          <w:delText xml:space="preserve">, model </w:delText>
        </w:r>
      </w:del>
      <w:ins w:id="916" w:author="SHM-EM Authors" w:date="2026-09-05T09:25:00Z" w16du:dateUtc="2026-09-05T01:25:00Z">
        <w:r>
          <w:t>/</w:t>
        </w:r>
      </w:ins>
      <w:r>
        <w:t xml:space="preserve">run, </w:t>
      </w:r>
      <w:del w:id="917" w:author="SHM-EM Authors" w:date="2026-09-05T09:25:00Z" w16du:dateUtc="2026-09-05T01:25:00Z">
        <w:r>
          <w:rPr>
            <w:rFonts w:eastAsia="Noto Serif CJK SC" w:hint="eastAsia"/>
            <w:sz w:val="20"/>
          </w:rPr>
          <w:delText>gate result, input window</w:delText>
        </w:r>
      </w:del>
      <w:ins w:id="918" w:author="SHM-EM Authors" w:date="2026-09-05T09:25:00Z" w16du:dateUtc="2026-09-05T01:25:00Z">
        <w:r>
          <w:t>execution Gate</w:t>
        </w:r>
      </w:ins>
      <w:r>
        <w:t xml:space="preserve">, first exceedance, lead time, </w:t>
      </w:r>
      <w:del w:id="919" w:author="SHM-EM Authors" w:date="2026-09-05T09:25:00Z" w16du:dateUtc="2026-09-05T01:25:00Z">
        <w:r>
          <w:rPr>
            <w:rFonts w:eastAsia="Noto Serif CJK SC" w:hint="eastAsia"/>
            <w:sz w:val="20"/>
          </w:rPr>
          <w:delText xml:space="preserve">predicted </w:delText>
        </w:r>
      </w:del>
      <w:r>
        <w:t xml:space="preserve">peak, consecutive steps, </w:t>
      </w:r>
      <w:ins w:id="920" w:author="SHM-EM Authors" w:date="2026-09-05T09:25:00Z" w16du:dateUtc="2026-09-05T01:25:00Z">
        <w:r>
          <w:t xml:space="preserve">forecast </w:t>
        </w:r>
      </w:ins>
      <w:r>
        <w:t xml:space="preserve">snapshot, and result </w:t>
      </w:r>
      <w:del w:id="921" w:author="SHM-EM Authors" w:date="2026-09-05T09:25:00Z" w16du:dateUtc="2026-09-05T01:25:00Z">
        <w:r>
          <w:rPr>
            <w:rFonts w:eastAsia="Noto Serif CJK SC" w:hint="eastAsia"/>
            <w:sz w:val="20"/>
          </w:rPr>
          <w:delText>hash [25]. The current release retains generic media attachments but does not include camera control, video streaming, or automatic screenshots</w:delText>
        </w:r>
      </w:del>
      <w:ins w:id="922" w:author="SHM-EM Authors" w:date="2026-09-05T09:25:00Z" w16du:dateUtc="2026-09-05T01:25:00Z">
        <w:r>
          <w:t>identity. Model and input hashes remain available through the linked run and evidence export</w:t>
        </w:r>
      </w:ins>
      <w:r>
        <w:t>.</w:t>
      </w:r>
    </w:p>
    <w:p w14:paraId="265AA54D" w14:textId="77777777" w:rsidR="001F2CBA" w:rsidRDefault="002B7AEB">
      <w:pPr>
        <w:ind w:firstLine="420"/>
        <w:rPr>
          <w:del w:id="923" w:author="SHM-EM Authors" w:date="2026-09-05T09:25:00Z" w16du:dateUtc="2026-09-05T01:25:00Z"/>
          <w:rFonts w:eastAsia="宋体"/>
          <w:sz w:val="18"/>
          <w:lang w:val="en-US" w:eastAsia="zh-CN"/>
        </w:rPr>
      </w:pPr>
      <w:r>
        <w:t xml:space="preserve">Reproduction assets </w:t>
      </w:r>
      <w:del w:id="924" w:author="SHM-EM Authors" w:date="2026-09-05T09:25:00Z" w16du:dateUtc="2026-09-05T01:25:00Z">
        <w:r>
          <w:rPr>
            <w:rFonts w:eastAsia="Noto Serif CJK SC" w:hint="eastAsia"/>
            <w:sz w:val="20"/>
          </w:rPr>
          <w:delText xml:space="preserve">are concentrated in the public repository [22-24,26-30]. They </w:delText>
        </w:r>
      </w:del>
      <w:r>
        <w:t xml:space="preserve">include a de-identified input window, fixed-version </w:t>
      </w:r>
      <w:del w:id="925" w:author="SHM-EM Authors" w:date="2026-09-05T09:25:00Z" w16du:dateUtc="2026-09-05T01:25:00Z">
        <w:r>
          <w:rPr>
            <w:rFonts w:eastAsia="Noto Serif CJK SC" w:hint="eastAsia"/>
            <w:sz w:val="20"/>
          </w:rPr>
          <w:delText>models</w:delText>
        </w:r>
      </w:del>
      <w:ins w:id="926" w:author="SHM-EM Authors" w:date="2026-09-05T09:25:00Z" w16du:dateUtc="2026-09-05T01:25:00Z">
        <w:r>
          <w:t>model bundles</w:t>
        </w:r>
      </w:ins>
      <w:r>
        <w:t xml:space="preserve"> and preprocessors, </w:t>
      </w:r>
      <w:del w:id="927" w:author="SHM-EM Authors" w:date="2026-09-05T09:25:00Z" w16du:dateUtc="2026-09-05T01:25:00Z">
        <w:r>
          <w:rPr>
            <w:rFonts w:eastAsia="Noto Serif CJK SC" w:hint="eastAsia"/>
            <w:sz w:val="20"/>
          </w:rPr>
          <w:delText xml:space="preserve">the schema, </w:delText>
        </w:r>
      </w:del>
      <w:ins w:id="928" w:author="SHM-EM Authors" w:date="2026-09-05T09:25:00Z" w16du:dateUtc="2026-09-05T01:25:00Z">
        <w:r>
          <w:t xml:space="preserve">model cards, database scripts, </w:t>
        </w:r>
      </w:ins>
      <w:r>
        <w:t xml:space="preserve">locked dependencies, </w:t>
      </w:r>
      <w:ins w:id="929" w:author="SHM-EM Authors" w:date="2026-09-05T09:25:00Z" w16du:dateUtc="2026-09-05T01:25:00Z">
        <w:r>
          <w:t xml:space="preserve">component tests, workflow </w:t>
        </w:r>
      </w:ins>
      <w:r>
        <w:t xml:space="preserve">tests, PowerShell </w:t>
      </w:r>
      <w:del w:id="930" w:author="SHM-EM Authors" w:date="2026-09-05T09:25:00Z" w16du:dateUtc="2026-09-05T01:25:00Z">
        <w:r>
          <w:rPr>
            <w:rFonts w:eastAsia="Noto Serif CJK SC" w:hint="eastAsia"/>
            <w:sz w:val="20"/>
          </w:rPr>
          <w:delText xml:space="preserve">scripts, </w:delText>
        </w:r>
      </w:del>
      <w:ins w:id="931" w:author="SHM-EM Authors" w:date="2026-09-05T09:25:00Z" w16du:dateUtc="2026-09-05T01:25:00Z">
        <w:r>
          <w:t xml:space="preserve">and Docker Compose entry points, </w:t>
        </w:r>
      </w:ins>
      <w:r>
        <w:t xml:space="preserve">and machine-readable </w:t>
      </w:r>
      <w:ins w:id="932" w:author="SHM-EM Authors" w:date="2026-09-05T09:25:00Z" w16du:dateUtc="2026-09-05T01:25:00Z">
        <w:r>
          <w:t xml:space="preserve">expected </w:t>
        </w:r>
      </w:ins>
      <w:r>
        <w:t>results</w:t>
      </w:r>
      <w:del w:id="933" w:author="SHM-EM Authors" w:date="2026-09-05T09:25:00Z" w16du:dateUtc="2026-09-05T01:25:00Z">
        <w:r>
          <w:rPr>
            <w:rFonts w:eastAsia="Noto Serif CJK SC" w:hint="eastAsia"/>
            <w:sz w:val="20"/>
          </w:rPr>
          <w:delText>. Inputs, outputs, gates, and project future states are normalized before hashing; environment</w:delText>
        </w:r>
      </w:del>
      <w:ins w:id="934" w:author="SHM-EM Authors" w:date="2026-09-05T09:25:00Z" w16du:dateUtc="2026-09-05T01:25:00Z">
        <w:r>
          <w:t xml:space="preserve"> [22-24,26-30]. Environment</w:t>
        </w:r>
      </w:ins>
      <w:r>
        <w:t xml:space="preserve">-specific </w:t>
      </w:r>
      <w:ins w:id="935" w:author="SHM-EM Authors" w:date="2026-09-05T09:25:00Z" w16du:dateUtc="2026-09-05T01:25:00Z">
        <w:r>
          <w:t xml:space="preserve">database </w:t>
        </w:r>
      </w:ins>
      <w:r>
        <w:t xml:space="preserve">identifiers are excluded from </w:t>
      </w:r>
      <w:del w:id="936" w:author="SHM-EM Authors" w:date="2026-09-05T09:25:00Z" w16du:dateUtc="2026-09-05T01:25:00Z">
        <w:r>
          <w:rPr>
            <w:rFonts w:eastAsia="Noto Serif CJK SC" w:hint="eastAsia"/>
            <w:sz w:val="20"/>
          </w:rPr>
          <w:delText>cross</w:delText>
        </w:r>
      </w:del>
      <w:ins w:id="937" w:author="SHM-EM Authors" w:date="2026-09-05T09:25:00Z" w16du:dateUtc="2026-09-05T01:25:00Z">
        <w:r>
          <w:t>normalized within</w:t>
        </w:r>
      </w:ins>
      <w:r>
        <w:t xml:space="preserve">-run </w:t>
      </w:r>
      <w:del w:id="938" w:author="SHM-EM Authors" w:date="2026-09-05T09:25:00Z" w16du:dateUtc="2026-09-05T01:25:00Z">
        <w:r>
          <w:rPr>
            <w:rFonts w:eastAsia="Noto Serif CJK SC" w:hint="eastAsia"/>
            <w:sz w:val="20"/>
          </w:rPr>
          <w:delText>hashes.</w:delText>
        </w:r>
      </w:del>
    </w:p>
    <w:p w14:paraId="7E844573" w14:textId="77777777" w:rsidR="001F2CBA" w:rsidRDefault="002B7AEB">
      <w:pPr>
        <w:spacing w:before="40" w:after="120"/>
        <w:jc w:val="center"/>
        <w:rPr>
          <w:del w:id="939" w:author="SHM-EM Authors" w:date="2026-09-05T09:25:00Z" w16du:dateUtc="2026-09-05T01:25:00Z"/>
          <w:rFonts w:eastAsia="宋体"/>
          <w:sz w:val="18"/>
          <w:lang w:eastAsia="zh-CN"/>
        </w:rPr>
      </w:pPr>
      <w:del w:id="940" w:author="SHM-EM Authors" w:date="2026-09-05T09:25:00Z" w16du:dateUtc="2026-09-05T01:25:00Z">
        <w:r>
          <w:rPr>
            <w:rFonts w:eastAsia="宋体" w:hint="eastAsia"/>
            <w:noProof/>
            <w:sz w:val="18"/>
            <w:lang w:eastAsia="zh-CN"/>
          </w:rPr>
          <w:drawing>
            <wp:inline distT="0" distB="0" distL="114300" distR="114300">
              <wp:extent cx="5936615" cy="4200525"/>
              <wp:effectExtent l="0" t="0" r="6985" b="5715"/>
              <wp:docPr id="10" name="图片 10" descr="ChatGPT Image 2026年7月26日 00_25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hatGPT Image 2026年7月26日 00_25_14"/>
                      <pic:cNvPicPr>
                        <a:picLocks noChangeAspect="1"/>
                      </pic:cNvPicPr>
                    </pic:nvPicPr>
                    <pic:blipFill>
                      <a:blip r:embed="rId15"/>
                      <a:stretch>
                        <a:fillRect/>
                      </a:stretch>
                    </pic:blipFill>
                    <pic:spPr>
                      <a:xfrm>
                        <a:off x="0" y="0"/>
                        <a:ext cx="5936615" cy="4200525"/>
                      </a:xfrm>
                      <a:prstGeom prst="rect">
                        <a:avLst/>
                      </a:prstGeom>
                    </pic:spPr>
                  </pic:pic>
                </a:graphicData>
              </a:graphic>
            </wp:inline>
          </w:drawing>
        </w:r>
      </w:del>
    </w:p>
    <w:p w14:paraId="10A2A991" w14:textId="77777777" w:rsidR="0073212B" w:rsidRDefault="002B7AEB">
      <w:pPr>
        <w:pPrChange w:id="941" w:author="SHM-EM Authors" w:date="2026-09-05T09:25:00Z" w16du:dateUtc="2026-09-05T01:25:00Z">
          <w:pPr>
            <w:spacing w:before="40" w:after="120"/>
            <w:jc w:val="center"/>
          </w:pPr>
        </w:pPrChange>
      </w:pPr>
      <w:ins w:id="942" w:author="SHM-EM Authors" w:date="2026-09-05T09:25:00Z" w16du:dateUtc="2026-09-05T01:25:00Z">
        <w:r>
          <w:t>checks. Cross-platform output identity is assessed separately and is not relaxed through a numerical tolerance</w:t>
        </w:r>
      </w:ins>
      <w:moveFromRangeStart w:id="943" w:author="SHM-EM Authors" w:date="2026-09-05T09:25:00Z" w:name="move239492757"/>
      <w:moveFrom w:id="944" w:author="SHM-EM Authors" w:date="2026-09-05T09:25:00Z" w16du:dateUtc="2026-09-05T01:25:00Z">
        <w:r>
          <w:rPr>
            <w:rPrChange w:id="945" w:author="SHM-EM Authors" w:date="2026-09-05T09:25:00Z" w16du:dateUtc="2026-09-05T01:25:00Z">
              <w:rPr>
                <w:sz w:val="18"/>
              </w:rPr>
            </w:rPrChange>
          </w:rPr>
          <w:t xml:space="preserve">Fig. </w:t>
        </w:r>
      </w:moveFrom>
      <w:moveFromRangeEnd w:id="943"/>
      <w:del w:id="946" w:author="SHM-EM Authors" w:date="2026-09-05T09:25:00Z" w16du:dateUtc="2026-09-05T01:25:00Z">
        <w:r>
          <w:rPr>
            <w:rFonts w:eastAsia="Noto Serif CJK SC" w:hint="eastAsia"/>
            <w:sz w:val="18"/>
          </w:rPr>
          <w:delText>3. Core mechanisms of SHM-EM</w:delText>
        </w:r>
      </w:del>
      <w:r>
        <w:rPr>
          <w:rPrChange w:id="947" w:author="SHM-EM Authors" w:date="2026-09-05T09:25:00Z" w16du:dateUtc="2026-09-05T01:25:00Z">
            <w:rPr>
              <w:sz w:val="18"/>
            </w:rPr>
          </w:rPrChange>
        </w:rPr>
        <w:t>.</w:t>
      </w:r>
    </w:p>
    <w:p w14:paraId="4B4FD09B" w14:textId="77777777" w:rsidR="0073212B" w:rsidRDefault="002B7AEB">
      <w:pPr>
        <w:pStyle w:val="2"/>
        <w:pPrChange w:id="948" w:author="SHM-EM Authors" w:date="2026-09-05T09:25:00Z" w16du:dateUtc="2026-09-05T01:25:00Z">
          <w:pPr>
            <w:keepNext/>
            <w:spacing w:before="140" w:after="60" w:line="240" w:lineRule="auto"/>
          </w:pPr>
        </w:pPrChange>
      </w:pPr>
      <w:r>
        <w:rPr>
          <w:b w:val="0"/>
          <w:rPrChange w:id="949" w:author="SHM-EM Authors" w:date="2026-09-05T09:25:00Z" w16du:dateUtc="2026-09-05T01:25:00Z">
            <w:rPr>
              <w:b/>
              <w:sz w:val="22"/>
            </w:rPr>
          </w:rPrChange>
        </w:rPr>
        <w:t>2.2 Main functionalities</w:t>
      </w:r>
    </w:p>
    <w:p w14:paraId="5002953C" w14:textId="77777777" w:rsidR="0073212B" w:rsidRDefault="002B7AEB">
      <w:pPr>
        <w:rPr>
          <w:ins w:id="950" w:author="SHM-EM Authors" w:date="2026-09-05T09:25:00Z" w16du:dateUtc="2026-09-05T01:25:00Z"/>
        </w:rPr>
      </w:pPr>
      <w:ins w:id="951" w:author="SHM-EM Authors" w:date="2026-09-05T09:25:00Z" w16du:dateUtc="2026-09-05T01:25:00Z">
        <w:r>
          <w:t>SHM-EM provides four task-oriented functions:</w:t>
        </w:r>
      </w:ins>
    </w:p>
    <w:p w14:paraId="345C09F8" w14:textId="77777777" w:rsidR="001F2CBA" w:rsidRDefault="002B7AEB">
      <w:pPr>
        <w:pStyle w:val="af5"/>
        <w:numPr>
          <w:ilvl w:val="0"/>
          <w:numId w:val="1"/>
        </w:numPr>
        <w:spacing w:after="40"/>
        <w:rPr>
          <w:del w:id="952" w:author="SHM-EM Authors" w:date="2026-09-05T09:25:00Z" w16du:dateUtc="2026-09-05T01:25:00Z"/>
        </w:rPr>
      </w:pPr>
      <w:ins w:id="953" w:author="SHM-EM Authors" w:date="2026-09-05T09:25:00Z" w16du:dateUtc="2026-09-05T01:25:00Z">
        <w:r>
          <w:t xml:space="preserve">• </w:t>
        </w:r>
      </w:ins>
      <w:r>
        <w:rPr>
          <w:b/>
          <w:rPrChange w:id="954" w:author="SHM-EM Authors" w:date="2026-09-05T09:25:00Z" w16du:dateUtc="2026-09-05T01:25:00Z">
            <w:rPr/>
          </w:rPrChange>
        </w:rPr>
        <w:t>Project and observation management:</w:t>
      </w:r>
      <w:r>
        <w:t xml:space="preserve"> configure engineering objects, </w:t>
      </w:r>
      <w:del w:id="955" w:author="SHM-EM Authors" w:date="2026-09-05T09:25:00Z" w16du:dateUtc="2026-09-05T01:25:00Z">
        <w:r>
          <w:rPr>
            <w:rFonts w:hint="eastAsia"/>
          </w:rPr>
          <w:delText>map observations to physical</w:delText>
        </w:r>
      </w:del>
      <w:ins w:id="956" w:author="SHM-EM Authors" w:date="2026-09-05T09:25:00Z" w16du:dateUtc="2026-09-05T01:25:00Z">
        <w:r>
          <w:t>register approved</w:t>
        </w:r>
      </w:ins>
      <w:r>
        <w:t xml:space="preserve"> storage</w:t>
      </w:r>
      <w:del w:id="957" w:author="SHM-EM Authors" w:date="2026-09-05T09:25:00Z" w16du:dateUtc="2026-09-05T01:25:00Z">
        <w:r>
          <w:rPr>
            <w:rFonts w:hint="eastAsia"/>
          </w:rPr>
          <w:delText>, and</w:delText>
        </w:r>
      </w:del>
      <w:ins w:id="958" w:author="SHM-EM Authors" w:date="2026-09-05T09:25:00Z" w16du:dateUtc="2026-09-05T01:25:00Z">
        <w:r>
          <w:t xml:space="preserve"> adapters,</w:t>
        </w:r>
      </w:ins>
      <w:r>
        <w:t xml:space="preserve"> retain </w:t>
      </w:r>
      <w:ins w:id="959" w:author="SHM-EM Authors" w:date="2026-09-05T09:25:00Z" w16du:dateUtc="2026-09-05T01:25:00Z">
        <w:r>
          <w:t xml:space="preserve">raw and </w:t>
        </w:r>
      </w:ins>
      <w:r>
        <w:t xml:space="preserve">engineering values, </w:t>
      </w:r>
      <w:ins w:id="960" w:author="SHM-EM Authors" w:date="2026-09-05T09:25:00Z" w16du:dateUtc="2026-09-05T01:25:00Z">
        <w:r>
          <w:t xml:space="preserve">and expose </w:t>
        </w:r>
      </w:ins>
      <w:r>
        <w:t xml:space="preserve">units, </w:t>
      </w:r>
      <w:del w:id="961" w:author="SHM-EM Authors" w:date="2026-09-05T09:25:00Z" w16du:dateUtc="2026-09-05T01:25:00Z">
        <w:r>
          <w:rPr>
            <w:rFonts w:hint="eastAsia"/>
          </w:rPr>
          <w:delText>and</w:delText>
        </w:r>
      </w:del>
      <w:ins w:id="962" w:author="SHM-EM Authors" w:date="2026-09-05T09:25:00Z" w16du:dateUtc="2026-09-05T01:25:00Z">
        <w:r>
          <w:t>quality,</w:t>
        </w:r>
      </w:ins>
      <w:r>
        <w:t xml:space="preserve"> conversion versions</w:t>
      </w:r>
      <w:del w:id="963" w:author="SHM-EM Authors" w:date="2026-09-05T09:25:00Z" w16du:dateUtc="2026-09-05T01:25:00Z">
        <w:r>
          <w:rPr>
            <w:rFonts w:hint="eastAsia"/>
          </w:rPr>
          <w:delText>.</w:delText>
        </w:r>
      </w:del>
    </w:p>
    <w:p w14:paraId="0E241137" w14:textId="77777777" w:rsidR="0073212B" w:rsidRDefault="002B7AEB">
      <w:pPr>
        <w:pStyle w:val="14"/>
        <w:pPrChange w:id="964" w:author="SHM-EM Authors" w:date="2026-09-05T09:25:00Z" w16du:dateUtc="2026-09-05T01:25:00Z">
          <w:pPr>
            <w:pStyle w:val="af5"/>
            <w:numPr>
              <w:numId w:val="1"/>
            </w:numPr>
            <w:tabs>
              <w:tab w:val="left" w:pos="420"/>
            </w:tabs>
            <w:spacing w:after="40"/>
            <w:ind w:left="840" w:hanging="420"/>
          </w:pPr>
        </w:pPrChange>
      </w:pPr>
      <w:del w:id="965" w:author="SHM-EM Authors" w:date="2026-09-05T09:25:00Z" w16du:dateUtc="2026-09-05T01:25:00Z">
        <w:r>
          <w:rPr>
            <w:rFonts w:eastAsia="Noto Serif CJK SC" w:hint="eastAsia"/>
            <w:sz w:val="20"/>
          </w:rPr>
          <w:delText>Model integration</w:delText>
        </w:r>
      </w:del>
      <w:ins w:id="966" w:author="SHM-EM Authors" w:date="2026-09-05T09:25:00Z" w16du:dateUtc="2026-09-05T01:25:00Z">
        <w:r>
          <w:t>,</w:t>
        </w:r>
      </w:ins>
      <w:r>
        <w:t xml:space="preserve"> and </w:t>
      </w:r>
      <w:del w:id="967" w:author="SHM-EM Authors" w:date="2026-09-05T09:25:00Z" w16du:dateUtc="2026-09-05T01:25:00Z">
        <w:r>
          <w:rPr>
            <w:rFonts w:eastAsia="Noto Serif CJK SC" w:hint="eastAsia"/>
            <w:sz w:val="20"/>
          </w:rPr>
          <w:delText>project future state: register fixed-version models, generate synchronized future series, and summarize risk and predicted exceedance by target, station, and project</w:delText>
        </w:r>
      </w:del>
      <w:ins w:id="968" w:author="SHM-EM Authors" w:date="2026-09-05T09:25:00Z" w16du:dateUtc="2026-09-05T01:25:00Z">
        <w:r>
          <w:t>source provenance</w:t>
        </w:r>
      </w:ins>
      <w:r>
        <w:t>.</w:t>
      </w:r>
    </w:p>
    <w:p w14:paraId="18B52C78" w14:textId="77777777" w:rsidR="0073212B" w:rsidRDefault="002B7AEB">
      <w:pPr>
        <w:pStyle w:val="14"/>
        <w:rPr>
          <w:ins w:id="969" w:author="SHM-EM Authors" w:date="2026-09-05T09:25:00Z" w16du:dateUtc="2026-09-05T01:25:00Z"/>
        </w:rPr>
      </w:pPr>
      <w:ins w:id="970" w:author="SHM-EM Authors" w:date="2026-09-05T09:25:00Z" w16du:dateUtc="2026-09-05T01:25:00Z">
        <w:r>
          <w:t xml:space="preserve">• </w:t>
        </w:r>
        <w:r>
          <w:rPr>
            <w:b/>
          </w:rPr>
          <w:t>Prediction and Project Future State:</w:t>
        </w:r>
        <w:r>
          <w:t xml:space="preserve"> register immutable model bundles, execute rolling forecasts, inspect batch/run completeness and Gate reasons, compare observed and predicted engineering series, and summarize target/station/project risk.</w:t>
        </w:r>
      </w:ins>
    </w:p>
    <w:p w14:paraId="7977C7FD" w14:textId="77777777" w:rsidR="0073212B" w:rsidRDefault="002B7AEB">
      <w:pPr>
        <w:pStyle w:val="14"/>
        <w:rPr>
          <w:ins w:id="971" w:author="SHM-EM Authors" w:date="2026-09-05T09:25:00Z" w16du:dateUtc="2026-09-05T01:25:00Z"/>
        </w:rPr>
      </w:pPr>
      <w:ins w:id="972" w:author="SHM-EM Authors" w:date="2026-09-05T09:25:00Z" w16du:dateUtc="2026-09-05T01:25:00Z">
        <w:r>
          <w:t xml:space="preserve">• </w:t>
        </w:r>
        <w:r>
          <w:rPr>
            <w:b/>
          </w:rPr>
          <w:t>Rule, event, and response management:</w:t>
        </w:r>
        <w:r>
          <w:t xml:space="preserve"> configure versioned rules for Observation or Prediction inputs, inspect candidates through Evaluate, execute eligible rules through a fresh Gate recheck, and manage response and evidence records.</w:t>
        </w:r>
      </w:ins>
    </w:p>
    <w:p w14:paraId="0340314C" w14:textId="77777777" w:rsidR="0073212B" w:rsidRDefault="002B7AEB">
      <w:pPr>
        <w:pStyle w:val="14"/>
        <w:rPr>
          <w:ins w:id="973" w:author="SHM-EM Authors" w:date="2026-09-05T09:25:00Z" w16du:dateUtc="2026-09-05T01:25:00Z"/>
        </w:rPr>
      </w:pPr>
      <w:ins w:id="974" w:author="SHM-EM Authors" w:date="2026-09-05T09:25:00Z" w16du:dateUtc="2026-09-05T01:25:00Z">
        <w:r>
          <w:t xml:space="preserve">• </w:t>
        </w:r>
        <w:r>
          <w:rPr>
            <w:b/>
          </w:rPr>
          <w:t>Reproduction and audit:</w:t>
        </w:r>
        <w:r>
          <w:t xml:space="preserve"> initialize the public database, run component and workflow checks, execute the six-model reference batch, and resolve a formal event back to its rule, forecast, model, input, and integrity evidence.</w:t>
        </w:r>
      </w:ins>
    </w:p>
    <w:p w14:paraId="50AFD1CD" w14:textId="77777777" w:rsidR="0073212B" w:rsidRDefault="002B7AEB">
      <w:pPr>
        <w:rPr>
          <w:ins w:id="975" w:author="SHM-EM Authors" w:date="2026-09-05T09:25:00Z" w16du:dateUtc="2026-09-05T01:25:00Z"/>
        </w:rPr>
      </w:pPr>
      <w:ins w:id="976" w:author="SHM-EM Authors" w:date="2026-09-05T09:25:00Z" w16du:dateUtc="2026-09-05T01:25:00Z">
        <w:r>
          <w:t>The revised Fig. 4 compresses three submitted screenshot pages into one compact composite. The panels are illustrative interfaces, not substitutes for the software-validation evidence in Section 3.</w:t>
        </w:r>
      </w:ins>
    </w:p>
    <w:p w14:paraId="0410913A" w14:textId="77777777" w:rsidR="0073212B" w:rsidRDefault="002B7AEB">
      <w:pPr>
        <w:keepLines/>
        <w:spacing w:before="120" w:after="40"/>
        <w:jc w:val="center"/>
        <w:rPr>
          <w:ins w:id="977" w:author="SHM-EM Authors" w:date="2026-09-05T09:25:00Z" w16du:dateUtc="2026-09-05T01:25:00Z"/>
        </w:rPr>
      </w:pPr>
      <w:ins w:id="978" w:author="SHM-EM Authors" w:date="2026-09-05T09:25:00Z" w16du:dateUtc="2026-09-05T01:25:00Z">
        <w:r>
          <w:rPr>
            <w:noProof/>
          </w:rPr>
          <w:drawing>
            <wp:inline distT="0" distB="0" distL="0" distR="0">
              <wp:extent cx="630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ask_Oriented_Interface_Composite.png"/>
                      <pic:cNvPicPr/>
                    </pic:nvPicPr>
                    <pic:blipFill>
                      <a:blip r:embed="rId16"/>
                      <a:stretch>
                        <a:fillRect/>
                      </a:stretch>
                    </pic:blipFill>
                    <pic:spPr>
                      <a:xfrm>
                        <a:off x="0" y="0"/>
                        <a:ext cx="6300000" cy="3600000"/>
                      </a:xfrm>
                      <a:prstGeom prst="rect">
                        <a:avLst/>
                      </a:prstGeom>
                    </pic:spPr>
                  </pic:pic>
                </a:graphicData>
              </a:graphic>
            </wp:inline>
          </w:drawing>
        </w:r>
      </w:ins>
    </w:p>
    <w:p w14:paraId="2AEFF5F3" w14:textId="77777777" w:rsidR="001F2CBA" w:rsidRDefault="002B7AEB">
      <w:pPr>
        <w:pStyle w:val="af5"/>
        <w:numPr>
          <w:ilvl w:val="0"/>
          <w:numId w:val="1"/>
        </w:numPr>
        <w:spacing w:after="40"/>
        <w:rPr>
          <w:del w:id="979" w:author="SHM-EM Authors" w:date="2026-09-05T09:25:00Z" w16du:dateUtc="2026-09-05T01:25:00Z"/>
        </w:rPr>
      </w:pPr>
      <w:moveToRangeStart w:id="980" w:author="SHM-EM Authors" w:date="2026-09-05T09:25:00Z" w:name="move239492757"/>
      <w:moveTo w:id="981" w:author="SHM-EM Authors" w:date="2026-09-05T09:25:00Z" w16du:dateUtc="2026-09-05T01:25:00Z">
        <w:r>
          <w:rPr>
            <w:rPrChange w:id="982" w:author="SHM-EM Authors" w:date="2026-09-05T09:25:00Z" w16du:dateUtc="2026-09-05T01:25:00Z">
              <w:rPr>
                <w:sz w:val="18"/>
              </w:rPr>
            </w:rPrChange>
          </w:rPr>
          <w:t xml:space="preserve">Fig. </w:t>
        </w:r>
      </w:moveTo>
      <w:moveToRangeEnd w:id="980"/>
      <w:del w:id="983" w:author="SHM-EM Authors" w:date="2026-09-05T09:25:00Z" w16du:dateUtc="2026-09-05T01:25:00Z">
        <w:r>
          <w:rPr>
            <w:rFonts w:eastAsia="Noto Serif CJK SC" w:hint="eastAsia"/>
            <w:sz w:val="20"/>
          </w:rPr>
          <w:delText>Rule evaluation, execution, and provenance: inspect candidate events without creating formal records, execute eligible rules, organize responses, and trace models, batches, gates, rules, and events.</w:delText>
        </w:r>
      </w:del>
    </w:p>
    <w:p w14:paraId="52BB4843" w14:textId="77777777" w:rsidR="001F2CBA" w:rsidRDefault="002B7AEB">
      <w:pPr>
        <w:pStyle w:val="af5"/>
        <w:numPr>
          <w:ilvl w:val="0"/>
          <w:numId w:val="1"/>
        </w:numPr>
        <w:spacing w:after="40"/>
        <w:rPr>
          <w:del w:id="984" w:author="SHM-EM Authors" w:date="2026-09-05T09:25:00Z" w16du:dateUtc="2026-09-05T01:25:00Z"/>
        </w:rPr>
      </w:pPr>
      <w:del w:id="985" w:author="SHM-EM Authors" w:date="2026-09-05T09:25:00Z" w16du:dateUtc="2026-09-05T01:25:00Z">
        <w:r>
          <w:rPr>
            <w:rFonts w:eastAsia="Noto Serif CJK SC" w:hint="eastAsia"/>
            <w:sz w:val="20"/>
          </w:rPr>
          <w:delText>Public reproduction: rebuild the reference workflow from a de-identified sample, locked dependencies, tests, PowerShell scripts, and SHA-256 checks.</w:delText>
        </w:r>
      </w:del>
    </w:p>
    <w:p w14:paraId="0AA009D5" w14:textId="77777777" w:rsidR="0073212B" w:rsidRDefault="002B7AEB">
      <w:pPr>
        <w:pStyle w:val="FigureCaption"/>
        <w:rPr>
          <w:ins w:id="986" w:author="SHM-EM Authors" w:date="2026-09-05T09:25:00Z" w16du:dateUtc="2026-09-05T01:25:00Z"/>
        </w:rPr>
      </w:pPr>
      <w:ins w:id="987" w:author="SHM-EM Authors" w:date="2026-09-05T09:25:00Z" w16du:dateUtc="2026-09-05T01:25:00Z">
        <w:r>
          <w:t>4. Task-oriented interface views of SHM-EM: (a) project-level observed and forecast risk, (b) a joint engineering-valued observation/forecast series, and (c) prediction-batch completeness and execution eligibility. The interface is illustrative; quantitative validation is reported in the contract, failure-path, runtime, reuse, and provenance evidence.</w:t>
        </w:r>
      </w:ins>
    </w:p>
    <w:p w14:paraId="75D01C23" w14:textId="77777777" w:rsidR="001F2CBA" w:rsidRDefault="002B7AEB">
      <w:pPr>
        <w:ind w:firstLine="420"/>
        <w:rPr>
          <w:del w:id="988" w:author="SHM-EM Authors" w:date="2026-09-05T09:25:00Z" w16du:dateUtc="2026-09-05T01:25:00Z"/>
        </w:rPr>
      </w:pPr>
      <w:moveFromRangeStart w:id="989" w:author="SHM-EM Authors" w:date="2026-09-05T09:25:00Z" w:name="move239492758"/>
      <w:moveFrom w:id="990" w:author="SHM-EM Authors" w:date="2026-09-05T09:25:00Z" w16du:dateUtc="2026-09-05T01:25:00Z">
        <w:r>
          <w:t xml:space="preserve">Fig. </w:t>
        </w:r>
      </w:moveFrom>
      <w:moveFromRangeEnd w:id="989"/>
      <w:del w:id="991" w:author="SHM-EM Authors" w:date="2026-09-05T09:25:00Z" w16du:dateUtc="2026-09-05T01:25:00Z">
        <w:r>
          <w:rPr>
            <w:rFonts w:eastAsia="Noto Serif CJK SC" w:hint="eastAsia"/>
            <w:sz w:val="20"/>
          </w:rPr>
          <w:delText>4 presents the three interfaces that best represent the workflow at different scales. Project Workspace (Fig. 4a) provides the project-level overview, including the site, current status, project future state, and trend entry point. Observation and Prediction (Fig. 4b) supports signal-level inspection by placing observations, forecasts, thresholds, and exceedances on one timeline. Prediction Runs (Fig. 4c) provides run-level evidence through batch status, model completion, output completeness, gate status, a</w:delText>
        </w:r>
        <w:r>
          <w:rPr>
            <w:rFonts w:eastAsia="Noto Serif CJK SC" w:hint="eastAsia"/>
            <w:sz w:val="20"/>
          </w:rPr>
          <w:delText>nd diagnostics. The interfaces use a de-identified configuration; identifiers such as point1_settlement_value are canonical contract codes rather than device names.</w:delText>
        </w:r>
      </w:del>
    </w:p>
    <w:p w14:paraId="4BD456D6" w14:textId="77777777" w:rsidR="001F2CBA" w:rsidRDefault="002B7AEB">
      <w:pPr>
        <w:jc w:val="center"/>
        <w:rPr>
          <w:del w:id="992" w:author="SHM-EM Authors" w:date="2026-09-05T09:25:00Z" w16du:dateUtc="2026-09-05T01:25:00Z"/>
          <w:rFonts w:eastAsia="宋体"/>
          <w:lang w:eastAsia="zh-CN"/>
        </w:rPr>
      </w:pPr>
      <w:del w:id="993" w:author="SHM-EM Authors" w:date="2026-09-05T09:25:00Z" w16du:dateUtc="2026-09-05T01:25:00Z">
        <w:r>
          <w:rPr>
            <w:rFonts w:eastAsia="宋体" w:hint="eastAsia"/>
            <w:noProof/>
            <w:lang w:eastAsia="zh-CN"/>
          </w:rPr>
          <w:drawing>
            <wp:inline distT="0" distB="0" distL="114300" distR="114300">
              <wp:extent cx="5941060" cy="4486910"/>
              <wp:effectExtent l="0" t="0" r="2540" b="8890"/>
              <wp:docPr id="378870292" name="图片 378870292" descr="SHM-EM_Project_Workspace_English_Complete_4608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HM-EM_Project_Workspace_English_Complete_4608px"/>
                      <pic:cNvPicPr>
                        <a:picLocks noChangeAspect="1"/>
                      </pic:cNvPicPr>
                    </pic:nvPicPr>
                    <pic:blipFill>
                      <a:blip r:embed="rId17"/>
                      <a:stretch>
                        <a:fillRect/>
                      </a:stretch>
                    </pic:blipFill>
                    <pic:spPr>
                      <a:xfrm>
                        <a:off x="0" y="0"/>
                        <a:ext cx="5941060" cy="4486910"/>
                      </a:xfrm>
                      <a:prstGeom prst="rect">
                        <a:avLst/>
                      </a:prstGeom>
                    </pic:spPr>
                  </pic:pic>
                </a:graphicData>
              </a:graphic>
            </wp:inline>
          </w:drawing>
        </w:r>
      </w:del>
    </w:p>
    <w:p w14:paraId="2C142DC7" w14:textId="77777777" w:rsidR="001F2CBA" w:rsidRDefault="002B7AEB">
      <w:pPr>
        <w:numPr>
          <w:ilvl w:val="0"/>
          <w:numId w:val="2"/>
        </w:numPr>
        <w:spacing w:before="40" w:after="120" w:line="283" w:lineRule="auto"/>
        <w:jc w:val="center"/>
        <w:rPr>
          <w:del w:id="994" w:author="SHM-EM Authors" w:date="2026-09-05T09:25:00Z" w16du:dateUtc="2026-09-05T01:25:00Z"/>
          <w:rFonts w:eastAsia="宋体"/>
          <w:sz w:val="18"/>
          <w:lang w:val="en-US" w:eastAsia="zh-CN"/>
        </w:rPr>
      </w:pPr>
      <w:del w:id="995" w:author="SHM-EM Authors" w:date="2026-09-05T09:25:00Z" w16du:dateUtc="2026-09-05T01:25:00Z">
        <w:r>
          <w:rPr>
            <w:rFonts w:eastAsia="宋体"/>
            <w:sz w:val="18"/>
            <w:lang w:val="en-US" w:eastAsia="zh-CN"/>
          </w:rPr>
          <w:delText>Project</w:delText>
        </w:r>
        <w:r>
          <w:rPr>
            <w:rFonts w:eastAsia="宋体" w:hint="eastAsia"/>
            <w:sz w:val="18"/>
            <w:lang w:val="en-US" w:eastAsia="zh-CN"/>
          </w:rPr>
          <w:delText xml:space="preserve"> </w:delText>
        </w:r>
        <w:r>
          <w:rPr>
            <w:rFonts w:eastAsia="宋体"/>
            <w:sz w:val="18"/>
            <w:lang w:val="en-US" w:eastAsia="zh-CN"/>
          </w:rPr>
          <w:delText>Workspace</w:delText>
        </w:r>
      </w:del>
    </w:p>
    <w:p w14:paraId="1D2D0390" w14:textId="77777777" w:rsidR="001F2CBA" w:rsidRDefault="002B7AEB">
      <w:pPr>
        <w:spacing w:before="40" w:after="120"/>
        <w:rPr>
          <w:del w:id="996" w:author="SHM-EM Authors" w:date="2026-09-05T09:25:00Z" w16du:dateUtc="2026-09-05T01:25:00Z"/>
          <w:rFonts w:eastAsia="宋体"/>
          <w:sz w:val="18"/>
          <w:lang w:val="en-US" w:eastAsia="zh-CN"/>
        </w:rPr>
      </w:pPr>
      <w:del w:id="997" w:author="SHM-EM Authors" w:date="2026-09-05T09:25:00Z" w16du:dateUtc="2026-09-05T01:25:00Z">
        <w:r>
          <w:rPr>
            <w:rFonts w:eastAsia="宋体"/>
            <w:noProof/>
            <w:sz w:val="18"/>
            <w:lang w:val="en-US" w:eastAsia="zh-CN"/>
          </w:rPr>
          <w:drawing>
            <wp:inline distT="0" distB="0" distL="114300" distR="114300">
              <wp:extent cx="5852160" cy="4535170"/>
              <wp:effectExtent l="0" t="0" r="0" b="6350"/>
              <wp:docPr id="12" name="图片 12" descr="Figure_02_Observation_and_Prediction_FULL_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02_Observation_and_Prediction_FULL_4K"/>
                      <pic:cNvPicPr>
                        <a:picLocks noChangeAspect="1"/>
                      </pic:cNvPicPr>
                    </pic:nvPicPr>
                    <pic:blipFill>
                      <a:blip r:embed="rId18"/>
                      <a:stretch>
                        <a:fillRect/>
                      </a:stretch>
                    </pic:blipFill>
                    <pic:spPr>
                      <a:xfrm>
                        <a:off x="0" y="0"/>
                        <a:ext cx="5852160" cy="4535170"/>
                      </a:xfrm>
                      <a:prstGeom prst="rect">
                        <a:avLst/>
                      </a:prstGeom>
                    </pic:spPr>
                  </pic:pic>
                </a:graphicData>
              </a:graphic>
            </wp:inline>
          </w:drawing>
        </w:r>
      </w:del>
    </w:p>
    <w:p w14:paraId="62EE5DBD" w14:textId="77777777" w:rsidR="001F2CBA" w:rsidRDefault="002B7AEB">
      <w:pPr>
        <w:numPr>
          <w:ilvl w:val="0"/>
          <w:numId w:val="2"/>
        </w:numPr>
        <w:spacing w:before="40" w:after="120" w:line="283" w:lineRule="auto"/>
        <w:jc w:val="center"/>
        <w:rPr>
          <w:del w:id="998" w:author="SHM-EM Authors" w:date="2026-09-05T09:25:00Z" w16du:dateUtc="2026-09-05T01:25:00Z"/>
          <w:rFonts w:eastAsia="宋体"/>
          <w:sz w:val="18"/>
          <w:lang w:val="en-US" w:eastAsia="zh-CN"/>
        </w:rPr>
      </w:pPr>
      <w:del w:id="999" w:author="SHM-EM Authors" w:date="2026-09-05T09:25:00Z" w16du:dateUtc="2026-09-05T01:25:00Z">
        <w:r>
          <w:rPr>
            <w:rFonts w:eastAsia="宋体"/>
            <w:sz w:val="18"/>
            <w:lang w:val="en-US" w:eastAsia="zh-CN"/>
          </w:rPr>
          <w:delText>Observation</w:delText>
        </w:r>
        <w:r>
          <w:rPr>
            <w:rFonts w:eastAsia="宋体" w:hint="eastAsia"/>
            <w:sz w:val="18"/>
            <w:lang w:val="en-US" w:eastAsia="zh-CN"/>
          </w:rPr>
          <w:delText xml:space="preserve"> </w:delText>
        </w:r>
        <w:r>
          <w:rPr>
            <w:rFonts w:eastAsia="宋体"/>
            <w:sz w:val="18"/>
            <w:lang w:val="en-US" w:eastAsia="zh-CN"/>
          </w:rPr>
          <w:delText>and</w:delText>
        </w:r>
        <w:r>
          <w:rPr>
            <w:rFonts w:eastAsia="宋体" w:hint="eastAsia"/>
            <w:sz w:val="18"/>
            <w:lang w:val="en-US" w:eastAsia="zh-CN"/>
          </w:rPr>
          <w:delText xml:space="preserve"> </w:delText>
        </w:r>
        <w:r>
          <w:rPr>
            <w:rFonts w:eastAsia="宋体"/>
            <w:sz w:val="18"/>
            <w:lang w:val="en-US" w:eastAsia="zh-CN"/>
          </w:rPr>
          <w:delText>Prediction</w:delText>
        </w:r>
      </w:del>
    </w:p>
    <w:p w14:paraId="6D8EFEDD" w14:textId="77777777" w:rsidR="001F2CBA" w:rsidRDefault="001F2CBA">
      <w:pPr>
        <w:spacing w:before="40" w:after="120"/>
        <w:rPr>
          <w:del w:id="1000" w:author="SHM-EM Authors" w:date="2026-09-05T09:25:00Z" w16du:dateUtc="2026-09-05T01:25:00Z"/>
          <w:rFonts w:eastAsia="宋体"/>
          <w:sz w:val="18"/>
          <w:lang w:val="en-US" w:eastAsia="zh-CN"/>
        </w:rPr>
      </w:pPr>
    </w:p>
    <w:p w14:paraId="21D45102" w14:textId="77777777" w:rsidR="001F2CBA" w:rsidRDefault="002B7AEB">
      <w:pPr>
        <w:spacing w:before="40" w:after="120"/>
        <w:rPr>
          <w:del w:id="1001" w:author="SHM-EM Authors" w:date="2026-09-05T09:25:00Z" w16du:dateUtc="2026-09-05T01:25:00Z"/>
          <w:rFonts w:eastAsia="宋体" w:cs="Times New Roman"/>
          <w:sz w:val="18"/>
          <w:lang w:val="en-US" w:eastAsia="zh-CN"/>
        </w:rPr>
      </w:pPr>
      <w:del w:id="1002" w:author="SHM-EM Authors" w:date="2026-09-05T09:25:00Z" w16du:dateUtc="2026-09-05T01:25:00Z">
        <w:r>
          <w:rPr>
            <w:rFonts w:eastAsia="宋体" w:cs="Times New Roman"/>
            <w:noProof/>
            <w:sz w:val="18"/>
            <w:lang w:val="en-US" w:eastAsia="zh-CN"/>
          </w:rPr>
          <w:drawing>
            <wp:inline distT="0" distB="0" distL="114300" distR="114300">
              <wp:extent cx="5852160" cy="3605530"/>
              <wp:effectExtent l="0" t="0" r="0" b="6350"/>
              <wp:docPr id="13" name="图片 13" descr="Figure_03_Prediction_Runs_FULL_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03_Prediction_Runs_FULL_4K"/>
                      <pic:cNvPicPr>
                        <a:picLocks noChangeAspect="1"/>
                      </pic:cNvPicPr>
                    </pic:nvPicPr>
                    <pic:blipFill>
                      <a:blip r:embed="rId19"/>
                      <a:stretch>
                        <a:fillRect/>
                      </a:stretch>
                    </pic:blipFill>
                    <pic:spPr>
                      <a:xfrm>
                        <a:off x="0" y="0"/>
                        <a:ext cx="5852160" cy="3605530"/>
                      </a:xfrm>
                      <a:prstGeom prst="rect">
                        <a:avLst/>
                      </a:prstGeom>
                    </pic:spPr>
                  </pic:pic>
                </a:graphicData>
              </a:graphic>
            </wp:inline>
          </w:drawing>
        </w:r>
      </w:del>
    </w:p>
    <w:p w14:paraId="693482C8" w14:textId="77777777" w:rsidR="001F2CBA" w:rsidRDefault="002B7AEB">
      <w:pPr>
        <w:numPr>
          <w:ilvl w:val="0"/>
          <w:numId w:val="2"/>
        </w:numPr>
        <w:spacing w:before="40" w:after="120" w:line="283" w:lineRule="auto"/>
        <w:jc w:val="center"/>
        <w:rPr>
          <w:del w:id="1003" w:author="SHM-EM Authors" w:date="2026-09-05T09:25:00Z" w16du:dateUtc="2026-09-05T01:25:00Z"/>
          <w:rFonts w:eastAsia="宋体" w:cs="Times New Roman"/>
          <w:sz w:val="18"/>
          <w:lang w:val="en-US" w:eastAsia="zh-CN"/>
        </w:rPr>
      </w:pPr>
      <w:del w:id="1004" w:author="SHM-EM Authors" w:date="2026-09-05T09:25:00Z" w16du:dateUtc="2026-09-05T01:25:00Z">
        <w:r>
          <w:rPr>
            <w:rFonts w:eastAsia="宋体" w:cs="Times New Roman"/>
            <w:sz w:val="18"/>
            <w:lang w:val="en-US" w:eastAsia="zh-CN"/>
          </w:rPr>
          <w:delText>Prediction</w:delText>
        </w:r>
        <w:r>
          <w:rPr>
            <w:rFonts w:eastAsia="宋体" w:cs="Times New Roman" w:hint="eastAsia"/>
            <w:sz w:val="18"/>
            <w:lang w:val="en-US" w:eastAsia="zh-CN"/>
          </w:rPr>
          <w:delText xml:space="preserve"> </w:delText>
        </w:r>
        <w:r>
          <w:rPr>
            <w:rFonts w:eastAsia="宋体" w:cs="Times New Roman"/>
            <w:sz w:val="18"/>
            <w:lang w:val="en-US" w:eastAsia="zh-CN"/>
          </w:rPr>
          <w:delText>Runs</w:delText>
        </w:r>
      </w:del>
    </w:p>
    <w:p w14:paraId="1E8A1052" w14:textId="77777777" w:rsidR="001F2CBA" w:rsidRDefault="002B7AEB">
      <w:pPr>
        <w:spacing w:before="40" w:after="120"/>
        <w:jc w:val="center"/>
        <w:rPr>
          <w:del w:id="1005" w:author="SHM-EM Authors" w:date="2026-09-05T09:25:00Z" w16du:dateUtc="2026-09-05T01:25:00Z"/>
        </w:rPr>
      </w:pPr>
      <w:del w:id="1006" w:author="SHM-EM Authors" w:date="2026-09-05T09:25:00Z" w16du:dateUtc="2026-09-05T01:25:00Z">
        <w:r>
          <w:rPr>
            <w:rFonts w:eastAsia="Noto Serif CJK SC" w:hint="eastAsia"/>
            <w:sz w:val="18"/>
          </w:rPr>
          <w:delText>Fig. 4. Task-oriented frontend of SHM-EM</w:delText>
        </w:r>
      </w:del>
    </w:p>
    <w:p w14:paraId="38A5E6DA" w14:textId="77777777" w:rsidR="0073212B" w:rsidRDefault="002B7AEB">
      <w:pPr>
        <w:pStyle w:val="2"/>
        <w:pPrChange w:id="1007" w:author="SHM-EM Authors" w:date="2026-09-05T09:25:00Z" w16du:dateUtc="2026-09-05T01:25:00Z">
          <w:pPr>
            <w:keepNext/>
            <w:spacing w:before="140" w:after="60" w:line="240" w:lineRule="auto"/>
          </w:pPr>
        </w:pPrChange>
      </w:pPr>
      <w:r>
        <w:rPr>
          <w:b w:val="0"/>
          <w:rPrChange w:id="1008" w:author="SHM-EM Authors" w:date="2026-09-05T09:25:00Z" w16du:dateUtc="2026-09-05T01:25:00Z">
            <w:rPr>
              <w:b/>
              <w:sz w:val="22"/>
            </w:rPr>
          </w:rPrChange>
        </w:rPr>
        <w:t>2.3 Rule configuration and interfaces</w:t>
      </w:r>
    </w:p>
    <w:p w14:paraId="013A3804" w14:textId="77777777" w:rsidR="001F2CBA" w:rsidRDefault="002B7AEB">
      <w:pPr>
        <w:ind w:firstLine="420"/>
        <w:rPr>
          <w:del w:id="1009" w:author="SHM-EM Authors" w:date="2026-09-05T09:25:00Z" w16du:dateUtc="2026-09-05T01:25:00Z"/>
        </w:rPr>
      </w:pPr>
      <w:r>
        <w:t xml:space="preserve">SHM-EM exposes APIs for </w:t>
      </w:r>
      <w:del w:id="1010" w:author="SHM-EM Authors" w:date="2026-09-05T09:25:00Z" w16du:dateUtc="2026-09-05T01:25:00Z">
        <w:r>
          <w:rPr>
            <w:rFonts w:eastAsia="Noto Serif CJK SC" w:hint="eastAsia"/>
            <w:sz w:val="20"/>
          </w:rPr>
          <w:delText>project-future-state</w:delText>
        </w:r>
      </w:del>
      <w:ins w:id="1011" w:author="SHM-EM Authors" w:date="2026-09-05T09:25:00Z" w16du:dateUtc="2026-09-05T01:25:00Z">
        <w:r>
          <w:t>Project Future State</w:t>
        </w:r>
      </w:ins>
      <w:r>
        <w:t xml:space="preserve"> queries, rule evaluation, controlled execution, and provenance. Rules are versioned database records </w:t>
      </w:r>
      <w:del w:id="1012" w:author="SHM-EM Authors" w:date="2026-09-05T09:25:00Z" w16du:dateUtc="2026-09-05T01:25:00Z">
        <w:r>
          <w:rPr>
            <w:rFonts w:eastAsia="Noto Serif CJK SC" w:hint="eastAsia"/>
            <w:sz w:val="20"/>
          </w:rPr>
          <w:delText xml:space="preserve">and can be </w:delText>
        </w:r>
      </w:del>
      <w:r>
        <w:t xml:space="preserve">configured through the Rules and Events interface or </w:t>
      </w:r>
      <w:del w:id="1013" w:author="SHM-EM Authors" w:date="2026-09-05T09:25:00Z" w16du:dateUtc="2026-09-05T01:25:00Z">
        <w:r>
          <w:rPr>
            <w:rFonts w:eastAsia="Noto Serif CJK SC" w:hint="eastAsia"/>
            <w:sz w:val="20"/>
          </w:rPr>
          <w:delText xml:space="preserve">through </w:delText>
        </w:r>
      </w:del>
      <w:r>
        <w:t>the API</w:t>
      </w:r>
      <w:del w:id="1014" w:author="SHM-EM Authors" w:date="2026-09-05T09:25:00Z" w16du:dateUtc="2026-09-05T01:25:00Z">
        <w:r>
          <w:rPr>
            <w:rFonts w:eastAsia="Noto Serif CJK SC" w:hint="eastAsia"/>
            <w:sz w:val="20"/>
          </w:rPr>
          <w:delText>. Section 2.1.4 defines the independent Evaluate and Execute paths; full</w:delText>
        </w:r>
      </w:del>
      <w:ins w:id="1015" w:author="SHM-EM Authors" w:date="2026-09-05T09:25:00Z" w16du:dateUtc="2026-09-05T01:25:00Z">
        <w:r>
          <w:t>;</w:t>
        </w:r>
      </w:ins>
      <w:r>
        <w:t xml:space="preserve"> endpoint schemas are </w:t>
      </w:r>
      <w:del w:id="1016" w:author="SHM-EM Authors" w:date="2026-09-05T09:25:00Z" w16du:dateUtc="2026-09-05T01:25:00Z">
        <w:r>
          <w:rPr>
            <w:rFonts w:eastAsia="Noto Serif CJK SC" w:hint="eastAsia"/>
            <w:sz w:val="20"/>
          </w:rPr>
          <w:delText>provided</w:delText>
        </w:r>
      </w:del>
      <w:ins w:id="1017" w:author="SHM-EM Authors" w:date="2026-09-05T09:25:00Z" w16du:dateUtc="2026-09-05T01:25:00Z">
        <w:r>
          <w:t>documented</w:t>
        </w:r>
      </w:ins>
      <w:r>
        <w:t xml:space="preserve"> in OpenAPI.</w:t>
      </w:r>
    </w:p>
    <w:p w14:paraId="4F96150F" w14:textId="77777777" w:rsidR="0073212B" w:rsidRDefault="002B7AEB">
      <w:pPr>
        <w:pPrChange w:id="1018" w:author="SHM-EM Authors" w:date="2026-09-05T09:25:00Z" w16du:dateUtc="2026-09-05T01:25:00Z">
          <w:pPr>
            <w:ind w:firstLine="420"/>
            <w:jc w:val="both"/>
          </w:pPr>
        </w:pPrChange>
      </w:pPr>
      <w:ins w:id="1019" w:author="SHM-EM Authors" w:date="2026-09-05T09:25:00Z" w16du:dateUtc="2026-09-05T01:25:00Z">
        <w:r>
          <w:t xml:space="preserve"> </w:t>
        </w:r>
      </w:ins>
      <w:r>
        <w:t xml:space="preserve">A rule </w:t>
      </w:r>
      <w:del w:id="1020" w:author="SHM-EM Authors" w:date="2026-09-05T09:25:00Z" w16du:dateUtc="2026-09-05T01:25:00Z">
        <w:r>
          <w:rPr>
            <w:rFonts w:eastAsia="Noto Serif CJK SC" w:hint="eastAsia"/>
            <w:sz w:val="20"/>
          </w:rPr>
          <w:delText xml:space="preserve">specifies a </w:delText>
        </w:r>
      </w:del>
      <w:ins w:id="1021" w:author="SHM-EM Authors" w:date="2026-09-05T09:25:00Z" w16du:dateUtc="2026-09-05T01:25:00Z">
        <w:r>
          <w:t>defines the input source (</w:t>
        </w:r>
        <w:r>
          <w:rPr>
            <w:rFonts w:ascii="Courier New" w:hAnsi="Courier New"/>
            <w:sz w:val="18"/>
          </w:rPr>
          <w:t>OBSERVATION</w:t>
        </w:r>
        <w:r>
          <w:t xml:space="preserve"> or </w:t>
        </w:r>
        <w:r>
          <w:rPr>
            <w:rFonts w:ascii="Courier New" w:hAnsi="Courier New"/>
            <w:sz w:val="18"/>
          </w:rPr>
          <w:t>PREDICTION</w:t>
        </w:r>
        <w:r>
          <w:t xml:space="preserve">), </w:t>
        </w:r>
      </w:ins>
      <w:r>
        <w:t>metric, operator, threshold</w:t>
      </w:r>
      <w:ins w:id="1022" w:author="SHM-EM Authors" w:date="2026-09-05T09:25:00Z" w16du:dateUtc="2026-09-05T01:25:00Z">
        <w:r>
          <w:t xml:space="preserve"> and unit</w:t>
        </w:r>
      </w:ins>
      <w:r>
        <w:t xml:space="preserve">, minimum consecutive steps, </w:t>
      </w:r>
      <w:del w:id="1023" w:author="SHM-EM Authors" w:date="2026-09-05T09:25:00Z" w16du:dateUtc="2026-09-05T01:25:00Z">
        <w:r>
          <w:rPr>
            <w:rFonts w:eastAsia="Noto Serif CJK SC" w:hint="eastAsia"/>
            <w:sz w:val="20"/>
          </w:rPr>
          <w:delText xml:space="preserve">and </w:delText>
        </w:r>
      </w:del>
      <w:r>
        <w:t>severity</w:t>
      </w:r>
      <w:del w:id="1024" w:author="SHM-EM Authors" w:date="2026-09-05T09:25:00Z" w16du:dateUtc="2026-09-05T01:25:00Z">
        <w:r>
          <w:rPr>
            <w:rFonts w:eastAsia="Noto Serif CJK SC" w:hint="eastAsia"/>
            <w:sz w:val="20"/>
          </w:rPr>
          <w:delText>. The simplified example below generates a WARNING candidate when settlement exceeds 54.0 mm for two consecutive future steps</w:delText>
        </w:r>
      </w:del>
      <w:ins w:id="1025" w:author="SHM-EM Authors" w:date="2026-09-05T09:25:00Z" w16du:dateUtc="2026-09-05T01:25:00Z">
        <w:r>
          <w:t>, and applicable temporal scope. Prediction rules additionally identify a batch or eligible prediction context</w:t>
        </w:r>
      </w:ins>
      <w:r>
        <w:t>.</w:t>
      </w:r>
    </w:p>
    <w:tbl>
      <w:tblPr>
        <w:tblW w:w="0" w:type="auto"/>
        <w:jc w:val="center"/>
        <w:tblLook w:val="04A0" w:firstRow="1" w:lastRow="0" w:firstColumn="1" w:lastColumn="0" w:noHBand="0" w:noVBand="1"/>
      </w:tblPr>
      <w:tblGrid>
        <w:gridCol w:w="9360"/>
      </w:tblGrid>
      <w:tr w:rsidR="001F2CBA" w14:paraId="2E082A4F" w14:textId="77777777">
        <w:trPr>
          <w:jc w:val="center"/>
          <w:del w:id="1026" w:author="SHM-EM Authors" w:date="2026-09-05T09:25:00Z" w16du:dateUtc="2026-09-05T01:25:00Z"/>
        </w:trPr>
        <w:tc>
          <w:tcPr>
            <w:tcW w:w="9360" w:type="dxa"/>
            <w:shd w:val="clear" w:color="auto" w:fill="F2F4F7"/>
            <w:vAlign w:val="center"/>
          </w:tcPr>
          <w:p w14:paraId="237A8334" w14:textId="77777777" w:rsidR="001F2CBA" w:rsidRDefault="002B7AEB">
            <w:pPr>
              <w:rPr>
                <w:del w:id="1027" w:author="SHM-EM Authors" w:date="2026-09-05T09:25:00Z" w16du:dateUtc="2026-09-05T01:25:00Z"/>
              </w:rPr>
            </w:pPr>
            <w:del w:id="1028" w:author="SHM-EM Authors" w:date="2026-09-05T09:25:00Z" w16du:dateUtc="2026-09-05T01:25:00Z">
              <w:r>
                <w:rPr>
                  <w:rFonts w:ascii="Consolas" w:eastAsia="Consolas" w:hAnsi="Consolas"/>
                  <w:sz w:val="17"/>
                </w:rPr>
                <w:delText>{</w:delText>
              </w:r>
              <w:r>
                <w:rPr>
                  <w:rFonts w:ascii="Consolas" w:eastAsia="Consolas" w:hAnsi="Consolas"/>
                  <w:sz w:val="17"/>
                </w:rPr>
                <w:br/>
                <w:delText xml:space="preserve">  "metricCode": "settlement",</w:delText>
              </w:r>
              <w:r>
                <w:rPr>
                  <w:rFonts w:ascii="Consolas" w:eastAsia="Consolas" w:hAnsi="Consolas"/>
                  <w:sz w:val="17"/>
                </w:rPr>
                <w:br/>
                <w:delText xml:space="preserve">  "operator": "GREATER_THAN",</w:delText>
              </w:r>
              <w:r>
                <w:rPr>
                  <w:rFonts w:ascii="Consolas" w:eastAsia="Consolas" w:hAnsi="Consolas"/>
                  <w:sz w:val="17"/>
                </w:rPr>
                <w:br/>
                <w:delText xml:space="preserve">  "threshold": 54.0,</w:delText>
              </w:r>
              <w:r>
                <w:rPr>
                  <w:rFonts w:ascii="Consolas" w:eastAsia="Consolas" w:hAnsi="Consolas"/>
                  <w:sz w:val="17"/>
                </w:rPr>
                <w:br/>
                <w:delText xml:space="preserve">  "minimumConsecutiveSteps": 2,</w:delText>
              </w:r>
              <w:r>
                <w:rPr>
                  <w:rFonts w:ascii="Consolas" w:eastAsia="Consolas" w:hAnsi="Consolas"/>
                  <w:sz w:val="17"/>
                </w:rPr>
                <w:br/>
                <w:delText xml:space="preserve">  "severity": "WARNING"</w:delText>
              </w:r>
              <w:r>
                <w:rPr>
                  <w:rFonts w:ascii="Consolas" w:eastAsia="Consolas" w:hAnsi="Consolas"/>
                  <w:sz w:val="17"/>
                </w:rPr>
                <w:br/>
                <w:delText>}</w:delText>
              </w:r>
            </w:del>
          </w:p>
        </w:tc>
      </w:tr>
    </w:tbl>
    <w:p w14:paraId="0A4BF4AD" w14:textId="77777777" w:rsidR="001F2CBA" w:rsidRDefault="001F2CBA">
      <w:pPr>
        <w:spacing w:after="0"/>
        <w:rPr>
          <w:del w:id="1029" w:author="SHM-EM Authors" w:date="2026-09-05T09:25:00Z" w16du:dateUtc="2026-09-05T01:25:00Z"/>
        </w:rPr>
      </w:pPr>
    </w:p>
    <w:p w14:paraId="4BB2AE73" w14:textId="77777777" w:rsidR="0073212B" w:rsidRDefault="002B7AEB">
      <w:pPr>
        <w:pPrChange w:id="1030" w:author="SHM-EM Authors" w:date="2026-09-05T09:25:00Z" w16du:dateUtc="2026-09-05T01:25:00Z">
          <w:pPr>
            <w:ind w:firstLine="420"/>
            <w:jc w:val="both"/>
          </w:pPr>
        </w:pPrChange>
      </w:pPr>
      <w:r>
        <w:t>The</w:t>
      </w:r>
      <w:del w:id="1031" w:author="SHM-EM Authors" w:date="2026-09-05T09:25:00Z" w16du:dateUtc="2026-09-05T01:25:00Z">
        <w:r>
          <w:rPr>
            <w:rFonts w:eastAsia="Noto Serif CJK SC" w:hint="eastAsia"/>
            <w:sz w:val="20"/>
          </w:rPr>
          <w:delText xml:space="preserve"> rule</w:delText>
        </w:r>
      </w:del>
      <w:r>
        <w:t xml:space="preserve"> engine supports latest, maximum, minimum, mean, rate-of-change, absolute, interval, baseline-relative, and consecutive-step conditions for one metric. The public case uses threshold and consecutive-step rules</w:t>
      </w:r>
      <w:del w:id="1032" w:author="SHM-EM Authors" w:date="2026-09-05T09:25:00Z" w16du:dateUtc="2026-09-05T01:25:00Z">
        <w:r>
          <w:rPr>
            <w:rFonts w:eastAsia="Noto Serif CJK SC" w:hint="eastAsia"/>
            <w:sz w:val="20"/>
          </w:rPr>
          <w:delText>; cross</w:delText>
        </w:r>
      </w:del>
      <w:ins w:id="1033" w:author="SHM-EM Authors" w:date="2026-09-05T09:25:00Z" w16du:dateUtc="2026-09-05T01:25:00Z">
        <w:r>
          <w:t>. Cross</w:t>
        </w:r>
      </w:ins>
      <w:r>
        <w:t xml:space="preserve">-metric compound rules are outside </w:t>
      </w:r>
      <w:del w:id="1034" w:author="SHM-EM Authors" w:date="2026-09-05T09:25:00Z" w16du:dateUtc="2026-09-05T01:25:00Z">
        <w:r>
          <w:rPr>
            <w:rFonts w:eastAsia="Noto Serif CJK SC" w:hint="eastAsia"/>
            <w:sz w:val="20"/>
          </w:rPr>
          <w:delText xml:space="preserve">the scope of </w:delText>
        </w:r>
      </w:del>
      <w:r>
        <w:t>v1.0.</w:t>
      </w:r>
      <w:del w:id="1035" w:author="SHM-EM Authors" w:date="2026-09-05T09:25:00Z" w16du:dateUtc="2026-09-05T01:25:00Z">
        <w:r>
          <w:rPr>
            <w:rFonts w:eastAsia="Noto Serif CJK SC" w:hint="eastAsia"/>
            <w:sz w:val="20"/>
          </w:rPr>
          <w:delText>0</w:delText>
        </w:r>
      </w:del>
      <w:ins w:id="1036" w:author="SHM-EM Authors" w:date="2026-09-05T09:25:00Z" w16du:dateUtc="2026-09-05T01:25:00Z">
        <w:r>
          <w:t>1. Evaluate and Execute share calculation logic but have intentionally different side-effect semantics, as described in Section 2.1.4</w:t>
        </w:r>
      </w:ins>
      <w:r>
        <w:t>.</w:t>
      </w:r>
    </w:p>
    <w:p w14:paraId="20DB4EFE" w14:textId="77777777" w:rsidR="0073212B" w:rsidRDefault="002B7AEB">
      <w:pPr>
        <w:pStyle w:val="1"/>
        <w:pPrChange w:id="1037" w:author="SHM-EM Authors" w:date="2026-09-05T09:25:00Z" w16du:dateUtc="2026-09-05T01:25:00Z">
          <w:pPr>
            <w:keepNext/>
            <w:spacing w:before="200" w:line="240" w:lineRule="auto"/>
          </w:pPr>
        </w:pPrChange>
      </w:pPr>
      <w:r>
        <w:rPr>
          <w:b w:val="0"/>
          <w:rPrChange w:id="1038" w:author="SHM-EM Authors" w:date="2026-09-05T09:25:00Z" w16du:dateUtc="2026-09-05T01:25:00Z">
            <w:rPr>
              <w:b/>
              <w:sz w:val="24"/>
            </w:rPr>
          </w:rPrChange>
        </w:rPr>
        <w:t xml:space="preserve">3. </w:t>
      </w:r>
      <w:del w:id="1039" w:author="SHM-EM Authors" w:date="2026-09-05T09:25:00Z" w16du:dateUtc="2026-09-05T01:25:00Z">
        <w:r>
          <w:rPr>
            <w:rFonts w:eastAsia="Noto Serif CJK SC"/>
            <w:sz w:val="24"/>
          </w:rPr>
          <w:delText>Illustrative examples</w:delText>
        </w:r>
      </w:del>
      <w:ins w:id="1040" w:author="SHM-EM Authors" w:date="2026-09-05T09:25:00Z" w16du:dateUtc="2026-09-05T01:25:00Z">
        <w:r>
          <w:rPr>
            <w:b w:val="0"/>
          </w:rPr>
          <w:t>Software validation</w:t>
        </w:r>
      </w:ins>
    </w:p>
    <w:p w14:paraId="18721841" w14:textId="77777777" w:rsidR="0073212B" w:rsidRDefault="002B7AEB">
      <w:pPr>
        <w:rPr>
          <w:ins w:id="1041" w:author="SHM-EM Authors" w:date="2026-09-05T09:25:00Z" w16du:dateUtc="2026-09-05T01:25:00Z"/>
        </w:rPr>
      </w:pPr>
      <w:ins w:id="1042" w:author="SHM-EM Authors" w:date="2026-09-05T09:25:00Z" w16du:dateUtc="2026-09-05T01:25:00Z">
        <w:r>
          <w:t>The validation evidence is organized by independent evidence families. Counts are not summed into one global total because backend tests, failure injections, end-to-end checks, and reproduction benchmarks overlap in behavior.</w:t>
        </w:r>
      </w:ins>
    </w:p>
    <w:p w14:paraId="6C192F02" w14:textId="77777777" w:rsidR="0073212B" w:rsidRDefault="002B7AEB">
      <w:pPr>
        <w:pStyle w:val="FigureCaption"/>
        <w:keepNext/>
        <w:rPr>
          <w:ins w:id="1043" w:author="SHM-EM Authors" w:date="2026-09-05T09:25:00Z" w16du:dateUtc="2026-09-05T01:25:00Z"/>
        </w:rPr>
      </w:pPr>
      <w:ins w:id="1044" w:author="SHM-EM Authors" w:date="2026-09-05T09:25:00Z" w16du:dateUtc="2026-09-05T01:25:00Z">
        <w:r>
          <w:t>Table 3. Software testing evidence.</w:t>
        </w:r>
      </w:ins>
    </w:p>
    <w:tbl>
      <w:tblPr>
        <w:tblStyle w:val="af"/>
        <w:tblW w:w="0" w:type="auto"/>
        <w:jc w:val="center"/>
        <w:tblLook w:val="04A0" w:firstRow="1" w:lastRow="0" w:firstColumn="1" w:lastColumn="0" w:noHBand="0" w:noVBand="1"/>
      </w:tblPr>
      <w:tblGrid>
        <w:gridCol w:w="2340"/>
        <w:gridCol w:w="2337"/>
        <w:gridCol w:w="2337"/>
        <w:gridCol w:w="2336"/>
      </w:tblGrid>
      <w:tr w:rsidR="0073212B" w14:paraId="0A50D91D" w14:textId="77777777">
        <w:trPr>
          <w:tblHeader/>
          <w:jc w:val="center"/>
          <w:ins w:id="1045" w:author="SHM-EM Authors" w:date="2026-09-05T09:25:00Z" w16du:dateUtc="2026-09-05T01:25:00Z"/>
        </w:trPr>
        <w:tc>
          <w:tcPr>
            <w:tcW w:w="2340" w:type="dxa"/>
            <w:shd w:val="clear" w:color="auto" w:fill="EAF2FB"/>
            <w:tcMar>
              <w:top w:w="80" w:type="dxa"/>
              <w:left w:w="90" w:type="dxa"/>
              <w:bottom w:w="80" w:type="dxa"/>
              <w:right w:w="90" w:type="dxa"/>
            </w:tcMar>
            <w:vAlign w:val="center"/>
          </w:tcPr>
          <w:p w14:paraId="1D2D3ED0" w14:textId="77777777" w:rsidR="0073212B" w:rsidRDefault="002B7AEB">
            <w:pPr>
              <w:spacing w:after="0" w:line="240" w:lineRule="auto"/>
              <w:jc w:val="center"/>
              <w:rPr>
                <w:ins w:id="1046" w:author="SHM-EM Authors" w:date="2026-09-05T09:25:00Z" w16du:dateUtc="2026-09-05T01:25:00Z"/>
              </w:rPr>
            </w:pPr>
            <w:ins w:id="1047" w:author="SHM-EM Authors" w:date="2026-09-05T09:25:00Z" w16du:dateUtc="2026-09-05T01:25:00Z">
              <w:r>
                <w:rPr>
                  <w:b/>
                  <w:sz w:val="17"/>
                </w:rPr>
                <w:t>Test family</w:t>
              </w:r>
            </w:ins>
          </w:p>
        </w:tc>
        <w:tc>
          <w:tcPr>
            <w:tcW w:w="2340" w:type="dxa"/>
            <w:shd w:val="clear" w:color="auto" w:fill="EAF2FB"/>
            <w:tcMar>
              <w:top w:w="80" w:type="dxa"/>
              <w:left w:w="90" w:type="dxa"/>
              <w:bottom w:w="80" w:type="dxa"/>
              <w:right w:w="90" w:type="dxa"/>
            </w:tcMar>
            <w:vAlign w:val="center"/>
          </w:tcPr>
          <w:p w14:paraId="6BCF785E" w14:textId="77777777" w:rsidR="0073212B" w:rsidRDefault="002B7AEB">
            <w:pPr>
              <w:spacing w:after="0" w:line="240" w:lineRule="auto"/>
              <w:jc w:val="center"/>
              <w:rPr>
                <w:ins w:id="1048" w:author="SHM-EM Authors" w:date="2026-09-05T09:25:00Z" w16du:dateUtc="2026-09-05T01:25:00Z"/>
              </w:rPr>
            </w:pPr>
            <w:ins w:id="1049" w:author="SHM-EM Authors" w:date="2026-09-05T09:25:00Z" w16du:dateUtc="2026-09-05T01:25:00Z">
              <w:r>
                <w:rPr>
                  <w:b/>
                  <w:sz w:val="17"/>
                </w:rPr>
                <w:t>Cases/checks</w:t>
              </w:r>
            </w:ins>
          </w:p>
        </w:tc>
        <w:tc>
          <w:tcPr>
            <w:tcW w:w="2340" w:type="dxa"/>
            <w:shd w:val="clear" w:color="auto" w:fill="EAF2FB"/>
            <w:tcMar>
              <w:top w:w="80" w:type="dxa"/>
              <w:left w:w="90" w:type="dxa"/>
              <w:bottom w:w="80" w:type="dxa"/>
              <w:right w:w="90" w:type="dxa"/>
            </w:tcMar>
            <w:vAlign w:val="center"/>
          </w:tcPr>
          <w:p w14:paraId="1149A0F1" w14:textId="77777777" w:rsidR="0073212B" w:rsidRDefault="002B7AEB">
            <w:pPr>
              <w:spacing w:after="0" w:line="240" w:lineRule="auto"/>
              <w:jc w:val="center"/>
              <w:rPr>
                <w:ins w:id="1050" w:author="SHM-EM Authors" w:date="2026-09-05T09:25:00Z" w16du:dateUtc="2026-09-05T01:25:00Z"/>
              </w:rPr>
            </w:pPr>
            <w:ins w:id="1051" w:author="SHM-EM Authors" w:date="2026-09-05T09:25:00Z" w16du:dateUtc="2026-09-05T01:25:00Z">
              <w:r>
                <w:rPr>
                  <w:b/>
                  <w:sz w:val="17"/>
                </w:rPr>
                <w:t>Passed</w:t>
              </w:r>
            </w:ins>
          </w:p>
        </w:tc>
        <w:tc>
          <w:tcPr>
            <w:tcW w:w="2340" w:type="dxa"/>
            <w:shd w:val="clear" w:color="auto" w:fill="EAF2FB"/>
            <w:tcMar>
              <w:top w:w="80" w:type="dxa"/>
              <w:left w:w="90" w:type="dxa"/>
              <w:bottom w:w="80" w:type="dxa"/>
              <w:right w:w="90" w:type="dxa"/>
            </w:tcMar>
            <w:vAlign w:val="center"/>
          </w:tcPr>
          <w:p w14:paraId="50AFFB84" w14:textId="77777777" w:rsidR="0073212B" w:rsidRDefault="002B7AEB">
            <w:pPr>
              <w:spacing w:after="0" w:line="240" w:lineRule="auto"/>
              <w:jc w:val="center"/>
              <w:rPr>
                <w:ins w:id="1052" w:author="SHM-EM Authors" w:date="2026-09-05T09:25:00Z" w16du:dateUtc="2026-09-05T01:25:00Z"/>
              </w:rPr>
            </w:pPr>
            <w:ins w:id="1053" w:author="SHM-EM Authors" w:date="2026-09-05T09:25:00Z" w16du:dateUtc="2026-09-05T01:25:00Z">
              <w:r>
                <w:rPr>
                  <w:b/>
                  <w:sz w:val="17"/>
                </w:rPr>
                <w:t>Status</w:t>
              </w:r>
            </w:ins>
          </w:p>
        </w:tc>
      </w:tr>
      <w:tr w:rsidR="0073212B" w14:paraId="1CD3578E" w14:textId="77777777">
        <w:trPr>
          <w:jc w:val="center"/>
          <w:ins w:id="1054" w:author="SHM-EM Authors" w:date="2026-09-05T09:25:00Z" w16du:dateUtc="2026-09-05T01:25:00Z"/>
        </w:trPr>
        <w:tc>
          <w:tcPr>
            <w:tcW w:w="2340" w:type="dxa"/>
            <w:tcMar>
              <w:top w:w="80" w:type="dxa"/>
              <w:left w:w="90" w:type="dxa"/>
              <w:bottom w:w="80" w:type="dxa"/>
              <w:right w:w="90" w:type="dxa"/>
            </w:tcMar>
            <w:vAlign w:val="center"/>
          </w:tcPr>
          <w:p w14:paraId="5AA5DF10" w14:textId="77777777" w:rsidR="0073212B" w:rsidRDefault="002B7AEB">
            <w:pPr>
              <w:spacing w:after="0" w:line="240" w:lineRule="auto"/>
              <w:jc w:val="left"/>
              <w:rPr>
                <w:ins w:id="1055" w:author="SHM-EM Authors" w:date="2026-09-05T09:25:00Z" w16du:dateUtc="2026-09-05T01:25:00Z"/>
              </w:rPr>
            </w:pPr>
            <w:ins w:id="1056" w:author="SHM-EM Authors" w:date="2026-09-05T09:25:00Z" w16du:dateUtc="2026-09-05T01:25:00Z">
              <w:r>
                <w:rPr>
                  <w:sz w:val="17"/>
                </w:rPr>
                <w:t>Backend unit/service/API tests</w:t>
              </w:r>
            </w:ins>
          </w:p>
        </w:tc>
        <w:tc>
          <w:tcPr>
            <w:tcW w:w="2340" w:type="dxa"/>
            <w:tcMar>
              <w:top w:w="80" w:type="dxa"/>
              <w:left w:w="90" w:type="dxa"/>
              <w:bottom w:w="80" w:type="dxa"/>
              <w:right w:w="90" w:type="dxa"/>
            </w:tcMar>
            <w:vAlign w:val="center"/>
          </w:tcPr>
          <w:p w14:paraId="286B4520" w14:textId="77777777" w:rsidR="0073212B" w:rsidRDefault="002B7AEB">
            <w:pPr>
              <w:spacing w:after="0" w:line="240" w:lineRule="auto"/>
              <w:jc w:val="left"/>
              <w:rPr>
                <w:ins w:id="1057" w:author="SHM-EM Authors" w:date="2026-09-05T09:25:00Z" w16du:dateUtc="2026-09-05T01:25:00Z"/>
              </w:rPr>
            </w:pPr>
            <w:ins w:id="1058" w:author="SHM-EM Authors" w:date="2026-09-05T09:25:00Z" w16du:dateUtc="2026-09-05T01:25:00Z">
              <w:r>
                <w:rPr>
                  <w:sz w:val="17"/>
                </w:rPr>
                <w:t>55</w:t>
              </w:r>
            </w:ins>
          </w:p>
        </w:tc>
        <w:tc>
          <w:tcPr>
            <w:tcW w:w="2340" w:type="dxa"/>
            <w:tcMar>
              <w:top w:w="80" w:type="dxa"/>
              <w:left w:w="90" w:type="dxa"/>
              <w:bottom w:w="80" w:type="dxa"/>
              <w:right w:w="90" w:type="dxa"/>
            </w:tcMar>
            <w:vAlign w:val="center"/>
          </w:tcPr>
          <w:p w14:paraId="3647AE13" w14:textId="77777777" w:rsidR="0073212B" w:rsidRDefault="002B7AEB">
            <w:pPr>
              <w:spacing w:after="0" w:line="240" w:lineRule="auto"/>
              <w:jc w:val="left"/>
              <w:rPr>
                <w:ins w:id="1059" w:author="SHM-EM Authors" w:date="2026-09-05T09:25:00Z" w16du:dateUtc="2026-09-05T01:25:00Z"/>
              </w:rPr>
            </w:pPr>
            <w:ins w:id="1060" w:author="SHM-EM Authors" w:date="2026-09-05T09:25:00Z" w16du:dateUtc="2026-09-05T01:25:00Z">
              <w:r>
                <w:rPr>
                  <w:sz w:val="17"/>
                </w:rPr>
                <w:t>55</w:t>
              </w:r>
            </w:ins>
          </w:p>
        </w:tc>
        <w:tc>
          <w:tcPr>
            <w:tcW w:w="2340" w:type="dxa"/>
            <w:tcMar>
              <w:top w:w="80" w:type="dxa"/>
              <w:left w:w="90" w:type="dxa"/>
              <w:bottom w:w="80" w:type="dxa"/>
              <w:right w:w="90" w:type="dxa"/>
            </w:tcMar>
            <w:vAlign w:val="center"/>
          </w:tcPr>
          <w:p w14:paraId="76EDD362" w14:textId="77777777" w:rsidR="0073212B" w:rsidRDefault="002B7AEB">
            <w:pPr>
              <w:spacing w:after="0" w:line="240" w:lineRule="auto"/>
              <w:jc w:val="left"/>
              <w:rPr>
                <w:ins w:id="1061" w:author="SHM-EM Authors" w:date="2026-09-05T09:25:00Z" w16du:dateUtc="2026-09-05T01:25:00Z"/>
              </w:rPr>
            </w:pPr>
            <w:ins w:id="1062" w:author="SHM-EM Authors" w:date="2026-09-05T09:25:00Z" w16du:dateUtc="2026-09-05T01:25:00Z">
              <w:r>
                <w:rPr>
                  <w:sz w:val="17"/>
                </w:rPr>
                <w:t>PASS</w:t>
              </w:r>
            </w:ins>
          </w:p>
        </w:tc>
      </w:tr>
      <w:tr w:rsidR="0073212B" w14:paraId="69660E26" w14:textId="77777777">
        <w:trPr>
          <w:jc w:val="center"/>
          <w:ins w:id="1063" w:author="SHM-EM Authors" w:date="2026-09-05T09:25:00Z" w16du:dateUtc="2026-09-05T01:25:00Z"/>
        </w:trPr>
        <w:tc>
          <w:tcPr>
            <w:tcW w:w="2340" w:type="dxa"/>
            <w:tcMar>
              <w:top w:w="80" w:type="dxa"/>
              <w:left w:w="90" w:type="dxa"/>
              <w:bottom w:w="80" w:type="dxa"/>
              <w:right w:w="90" w:type="dxa"/>
            </w:tcMar>
            <w:vAlign w:val="center"/>
          </w:tcPr>
          <w:p w14:paraId="72D2AD49" w14:textId="77777777" w:rsidR="0073212B" w:rsidRDefault="002B7AEB">
            <w:pPr>
              <w:spacing w:after="0" w:line="240" w:lineRule="auto"/>
              <w:jc w:val="left"/>
              <w:rPr>
                <w:ins w:id="1064" w:author="SHM-EM Authors" w:date="2026-09-05T09:25:00Z" w16du:dateUtc="2026-09-05T01:25:00Z"/>
              </w:rPr>
            </w:pPr>
            <w:ins w:id="1065" w:author="SHM-EM Authors" w:date="2026-09-05T09:25:00Z" w16du:dateUtc="2026-09-05T01:25:00Z">
              <w:r>
                <w:rPr>
                  <w:sz w:val="17"/>
                </w:rPr>
                <w:t>PIT_PRE contract/alignment/integrity tests</w:t>
              </w:r>
            </w:ins>
          </w:p>
        </w:tc>
        <w:tc>
          <w:tcPr>
            <w:tcW w:w="2340" w:type="dxa"/>
            <w:tcMar>
              <w:top w:w="80" w:type="dxa"/>
              <w:left w:w="90" w:type="dxa"/>
              <w:bottom w:w="80" w:type="dxa"/>
              <w:right w:w="90" w:type="dxa"/>
            </w:tcMar>
            <w:vAlign w:val="center"/>
          </w:tcPr>
          <w:p w14:paraId="174ECD65" w14:textId="77777777" w:rsidR="0073212B" w:rsidRDefault="002B7AEB">
            <w:pPr>
              <w:spacing w:after="0" w:line="240" w:lineRule="auto"/>
              <w:jc w:val="left"/>
              <w:rPr>
                <w:ins w:id="1066" w:author="SHM-EM Authors" w:date="2026-09-05T09:25:00Z" w16du:dateUtc="2026-09-05T01:25:00Z"/>
              </w:rPr>
            </w:pPr>
            <w:ins w:id="1067" w:author="SHM-EM Authors" w:date="2026-09-05T09:25:00Z" w16du:dateUtc="2026-09-05T01:25:00Z">
              <w:r>
                <w:rPr>
                  <w:sz w:val="17"/>
                </w:rPr>
                <w:t>13</w:t>
              </w:r>
            </w:ins>
          </w:p>
        </w:tc>
        <w:tc>
          <w:tcPr>
            <w:tcW w:w="2340" w:type="dxa"/>
            <w:tcMar>
              <w:top w:w="80" w:type="dxa"/>
              <w:left w:w="90" w:type="dxa"/>
              <w:bottom w:w="80" w:type="dxa"/>
              <w:right w:w="90" w:type="dxa"/>
            </w:tcMar>
            <w:vAlign w:val="center"/>
          </w:tcPr>
          <w:p w14:paraId="452A698B" w14:textId="77777777" w:rsidR="0073212B" w:rsidRDefault="002B7AEB">
            <w:pPr>
              <w:spacing w:after="0" w:line="240" w:lineRule="auto"/>
              <w:jc w:val="left"/>
              <w:rPr>
                <w:ins w:id="1068" w:author="SHM-EM Authors" w:date="2026-09-05T09:25:00Z" w16du:dateUtc="2026-09-05T01:25:00Z"/>
              </w:rPr>
            </w:pPr>
            <w:ins w:id="1069" w:author="SHM-EM Authors" w:date="2026-09-05T09:25:00Z" w16du:dateUtc="2026-09-05T01:25:00Z">
              <w:r>
                <w:rPr>
                  <w:sz w:val="17"/>
                </w:rPr>
                <w:t>13</w:t>
              </w:r>
            </w:ins>
          </w:p>
        </w:tc>
        <w:tc>
          <w:tcPr>
            <w:tcW w:w="2340" w:type="dxa"/>
            <w:tcMar>
              <w:top w:w="80" w:type="dxa"/>
              <w:left w:w="90" w:type="dxa"/>
              <w:bottom w:w="80" w:type="dxa"/>
              <w:right w:w="90" w:type="dxa"/>
            </w:tcMar>
            <w:vAlign w:val="center"/>
          </w:tcPr>
          <w:p w14:paraId="071FC8C6" w14:textId="77777777" w:rsidR="0073212B" w:rsidRDefault="002B7AEB">
            <w:pPr>
              <w:spacing w:after="0" w:line="240" w:lineRule="auto"/>
              <w:jc w:val="left"/>
              <w:rPr>
                <w:ins w:id="1070" w:author="SHM-EM Authors" w:date="2026-09-05T09:25:00Z" w16du:dateUtc="2026-09-05T01:25:00Z"/>
              </w:rPr>
            </w:pPr>
            <w:ins w:id="1071" w:author="SHM-EM Authors" w:date="2026-09-05T09:25:00Z" w16du:dateUtc="2026-09-05T01:25:00Z">
              <w:r>
                <w:rPr>
                  <w:sz w:val="17"/>
                </w:rPr>
                <w:t>PASS</w:t>
              </w:r>
            </w:ins>
          </w:p>
        </w:tc>
      </w:tr>
      <w:tr w:rsidR="0073212B" w14:paraId="42E4B5DE" w14:textId="77777777">
        <w:trPr>
          <w:jc w:val="center"/>
          <w:ins w:id="1072" w:author="SHM-EM Authors" w:date="2026-09-05T09:25:00Z" w16du:dateUtc="2026-09-05T01:25:00Z"/>
        </w:trPr>
        <w:tc>
          <w:tcPr>
            <w:tcW w:w="2340" w:type="dxa"/>
            <w:tcMar>
              <w:top w:w="80" w:type="dxa"/>
              <w:left w:w="90" w:type="dxa"/>
              <w:bottom w:w="80" w:type="dxa"/>
              <w:right w:w="90" w:type="dxa"/>
            </w:tcMar>
            <w:vAlign w:val="center"/>
          </w:tcPr>
          <w:p w14:paraId="0B39A6D1" w14:textId="77777777" w:rsidR="0073212B" w:rsidRDefault="002B7AEB">
            <w:pPr>
              <w:spacing w:after="0" w:line="240" w:lineRule="auto"/>
              <w:jc w:val="left"/>
              <w:rPr>
                <w:ins w:id="1073" w:author="SHM-EM Authors" w:date="2026-09-05T09:25:00Z" w16du:dateUtc="2026-09-05T01:25:00Z"/>
              </w:rPr>
            </w:pPr>
            <w:ins w:id="1074" w:author="SHM-EM Authors" w:date="2026-09-05T09:25:00Z" w16du:dateUtc="2026-09-05T01:25:00Z">
              <w:r>
                <w:rPr>
                  <w:sz w:val="17"/>
                </w:rPr>
                <w:t>Validation matrix (P00, F01-F12, I01-I02)</w:t>
              </w:r>
            </w:ins>
          </w:p>
        </w:tc>
        <w:tc>
          <w:tcPr>
            <w:tcW w:w="2340" w:type="dxa"/>
            <w:tcMar>
              <w:top w:w="80" w:type="dxa"/>
              <w:left w:w="90" w:type="dxa"/>
              <w:bottom w:w="80" w:type="dxa"/>
              <w:right w:w="90" w:type="dxa"/>
            </w:tcMar>
            <w:vAlign w:val="center"/>
          </w:tcPr>
          <w:p w14:paraId="3DC15FB1" w14:textId="77777777" w:rsidR="0073212B" w:rsidRDefault="002B7AEB">
            <w:pPr>
              <w:spacing w:after="0" w:line="240" w:lineRule="auto"/>
              <w:jc w:val="left"/>
              <w:rPr>
                <w:ins w:id="1075" w:author="SHM-EM Authors" w:date="2026-09-05T09:25:00Z" w16du:dateUtc="2026-09-05T01:25:00Z"/>
              </w:rPr>
            </w:pPr>
            <w:ins w:id="1076" w:author="SHM-EM Authors" w:date="2026-09-05T09:25:00Z" w16du:dateUtc="2026-09-05T01:25:00Z">
              <w:r>
                <w:rPr>
                  <w:sz w:val="17"/>
                </w:rPr>
                <w:t>15</w:t>
              </w:r>
            </w:ins>
          </w:p>
        </w:tc>
        <w:tc>
          <w:tcPr>
            <w:tcW w:w="2340" w:type="dxa"/>
            <w:tcMar>
              <w:top w:w="80" w:type="dxa"/>
              <w:left w:w="90" w:type="dxa"/>
              <w:bottom w:w="80" w:type="dxa"/>
              <w:right w:w="90" w:type="dxa"/>
            </w:tcMar>
            <w:vAlign w:val="center"/>
          </w:tcPr>
          <w:p w14:paraId="3E80D2E1" w14:textId="77777777" w:rsidR="0073212B" w:rsidRDefault="002B7AEB">
            <w:pPr>
              <w:spacing w:after="0" w:line="240" w:lineRule="auto"/>
              <w:jc w:val="left"/>
              <w:rPr>
                <w:ins w:id="1077" w:author="SHM-EM Authors" w:date="2026-09-05T09:25:00Z" w16du:dateUtc="2026-09-05T01:25:00Z"/>
              </w:rPr>
            </w:pPr>
            <w:ins w:id="1078" w:author="SHM-EM Authors" w:date="2026-09-05T09:25:00Z" w16du:dateUtc="2026-09-05T01:25:00Z">
              <w:r>
                <w:rPr>
                  <w:sz w:val="17"/>
                </w:rPr>
                <w:t>15</w:t>
              </w:r>
            </w:ins>
          </w:p>
        </w:tc>
        <w:tc>
          <w:tcPr>
            <w:tcW w:w="2340" w:type="dxa"/>
            <w:tcMar>
              <w:top w:w="80" w:type="dxa"/>
              <w:left w:w="90" w:type="dxa"/>
              <w:bottom w:w="80" w:type="dxa"/>
              <w:right w:w="90" w:type="dxa"/>
            </w:tcMar>
            <w:vAlign w:val="center"/>
          </w:tcPr>
          <w:p w14:paraId="6F26E9D0" w14:textId="77777777" w:rsidR="0073212B" w:rsidRDefault="002B7AEB">
            <w:pPr>
              <w:spacing w:after="0" w:line="240" w:lineRule="auto"/>
              <w:jc w:val="left"/>
              <w:rPr>
                <w:ins w:id="1079" w:author="SHM-EM Authors" w:date="2026-09-05T09:25:00Z" w16du:dateUtc="2026-09-05T01:25:00Z"/>
              </w:rPr>
            </w:pPr>
            <w:ins w:id="1080" w:author="SHM-EM Authors" w:date="2026-09-05T09:25:00Z" w16du:dateUtc="2026-09-05T01:25:00Z">
              <w:r>
                <w:rPr>
                  <w:sz w:val="17"/>
                </w:rPr>
                <w:t>PASS</w:t>
              </w:r>
            </w:ins>
          </w:p>
        </w:tc>
      </w:tr>
      <w:tr w:rsidR="0073212B" w14:paraId="7651570B" w14:textId="77777777">
        <w:trPr>
          <w:jc w:val="center"/>
          <w:ins w:id="1081" w:author="SHM-EM Authors" w:date="2026-09-05T09:25:00Z" w16du:dateUtc="2026-09-05T01:25:00Z"/>
        </w:trPr>
        <w:tc>
          <w:tcPr>
            <w:tcW w:w="2340" w:type="dxa"/>
            <w:tcMar>
              <w:top w:w="80" w:type="dxa"/>
              <w:left w:w="90" w:type="dxa"/>
              <w:bottom w:w="80" w:type="dxa"/>
              <w:right w:w="90" w:type="dxa"/>
            </w:tcMar>
            <w:vAlign w:val="center"/>
          </w:tcPr>
          <w:p w14:paraId="5B21CF4D" w14:textId="77777777" w:rsidR="0073212B" w:rsidRDefault="002B7AEB">
            <w:pPr>
              <w:spacing w:after="0" w:line="240" w:lineRule="auto"/>
              <w:jc w:val="left"/>
              <w:rPr>
                <w:ins w:id="1082" w:author="SHM-EM Authors" w:date="2026-09-05T09:25:00Z" w16du:dateUtc="2026-09-05T01:25:00Z"/>
              </w:rPr>
            </w:pPr>
            <w:ins w:id="1083" w:author="SHM-EM Authors" w:date="2026-09-05T09:25:00Z" w16du:dateUtc="2026-09-05T01:25:00Z">
              <w:r>
                <w:rPr>
                  <w:sz w:val="17"/>
                </w:rPr>
                <w:t>Second-configuration end-to-end acceptance</w:t>
              </w:r>
            </w:ins>
          </w:p>
        </w:tc>
        <w:tc>
          <w:tcPr>
            <w:tcW w:w="2340" w:type="dxa"/>
            <w:tcMar>
              <w:top w:w="80" w:type="dxa"/>
              <w:left w:w="90" w:type="dxa"/>
              <w:bottom w:w="80" w:type="dxa"/>
              <w:right w:w="90" w:type="dxa"/>
            </w:tcMar>
            <w:vAlign w:val="center"/>
          </w:tcPr>
          <w:p w14:paraId="3B1AAC04" w14:textId="77777777" w:rsidR="0073212B" w:rsidRDefault="002B7AEB">
            <w:pPr>
              <w:spacing w:after="0" w:line="240" w:lineRule="auto"/>
              <w:jc w:val="left"/>
              <w:rPr>
                <w:ins w:id="1084" w:author="SHM-EM Authors" w:date="2026-09-05T09:25:00Z" w16du:dateUtc="2026-09-05T01:25:00Z"/>
              </w:rPr>
            </w:pPr>
            <w:ins w:id="1085" w:author="SHM-EM Authors" w:date="2026-09-05T09:25:00Z" w16du:dateUtc="2026-09-05T01:25:00Z">
              <w:r>
                <w:rPr>
                  <w:sz w:val="17"/>
                </w:rPr>
                <w:t>7</w:t>
              </w:r>
            </w:ins>
          </w:p>
        </w:tc>
        <w:tc>
          <w:tcPr>
            <w:tcW w:w="2340" w:type="dxa"/>
            <w:tcMar>
              <w:top w:w="80" w:type="dxa"/>
              <w:left w:w="90" w:type="dxa"/>
              <w:bottom w:w="80" w:type="dxa"/>
              <w:right w:w="90" w:type="dxa"/>
            </w:tcMar>
            <w:vAlign w:val="center"/>
          </w:tcPr>
          <w:p w14:paraId="0945F6A4" w14:textId="77777777" w:rsidR="0073212B" w:rsidRDefault="002B7AEB">
            <w:pPr>
              <w:spacing w:after="0" w:line="240" w:lineRule="auto"/>
              <w:jc w:val="left"/>
              <w:rPr>
                <w:ins w:id="1086" w:author="SHM-EM Authors" w:date="2026-09-05T09:25:00Z" w16du:dateUtc="2026-09-05T01:25:00Z"/>
              </w:rPr>
            </w:pPr>
            <w:ins w:id="1087" w:author="SHM-EM Authors" w:date="2026-09-05T09:25:00Z" w16du:dateUtc="2026-09-05T01:25:00Z">
              <w:r>
                <w:rPr>
                  <w:sz w:val="17"/>
                </w:rPr>
                <w:t>7</w:t>
              </w:r>
            </w:ins>
          </w:p>
        </w:tc>
        <w:tc>
          <w:tcPr>
            <w:tcW w:w="2340" w:type="dxa"/>
            <w:tcMar>
              <w:top w:w="80" w:type="dxa"/>
              <w:left w:w="90" w:type="dxa"/>
              <w:bottom w:w="80" w:type="dxa"/>
              <w:right w:w="90" w:type="dxa"/>
            </w:tcMar>
            <w:vAlign w:val="center"/>
          </w:tcPr>
          <w:p w14:paraId="5C13953E" w14:textId="77777777" w:rsidR="0073212B" w:rsidRDefault="002B7AEB">
            <w:pPr>
              <w:spacing w:after="0" w:line="240" w:lineRule="auto"/>
              <w:jc w:val="left"/>
              <w:rPr>
                <w:ins w:id="1088" w:author="SHM-EM Authors" w:date="2026-09-05T09:25:00Z" w16du:dateUtc="2026-09-05T01:25:00Z"/>
              </w:rPr>
            </w:pPr>
            <w:ins w:id="1089" w:author="SHM-EM Authors" w:date="2026-09-05T09:25:00Z" w16du:dateUtc="2026-09-05T01:25:00Z">
              <w:r>
                <w:rPr>
                  <w:sz w:val="17"/>
                </w:rPr>
                <w:t>PASS</w:t>
              </w:r>
            </w:ins>
          </w:p>
        </w:tc>
      </w:tr>
      <w:tr w:rsidR="0073212B" w14:paraId="1CA3862C" w14:textId="77777777">
        <w:trPr>
          <w:jc w:val="center"/>
          <w:ins w:id="1090" w:author="SHM-EM Authors" w:date="2026-09-05T09:25:00Z" w16du:dateUtc="2026-09-05T01:25:00Z"/>
        </w:trPr>
        <w:tc>
          <w:tcPr>
            <w:tcW w:w="2340" w:type="dxa"/>
            <w:tcMar>
              <w:top w:w="80" w:type="dxa"/>
              <w:left w:w="90" w:type="dxa"/>
              <w:bottom w:w="80" w:type="dxa"/>
              <w:right w:w="90" w:type="dxa"/>
            </w:tcMar>
            <w:vAlign w:val="center"/>
          </w:tcPr>
          <w:p w14:paraId="298533F0" w14:textId="77777777" w:rsidR="0073212B" w:rsidRDefault="002B7AEB">
            <w:pPr>
              <w:spacing w:after="0" w:line="240" w:lineRule="auto"/>
              <w:jc w:val="left"/>
              <w:rPr>
                <w:ins w:id="1091" w:author="SHM-EM Authors" w:date="2026-09-05T09:25:00Z" w16du:dateUtc="2026-09-05T01:25:00Z"/>
              </w:rPr>
            </w:pPr>
            <w:ins w:id="1092" w:author="SHM-EM Authors" w:date="2026-09-05T09:25:00Z" w16du:dateUtc="2026-09-05T01:25:00Z">
              <w:r>
                <w:rPr>
                  <w:sz w:val="17"/>
                </w:rPr>
                <w:t>Front-end typecheck and production build</w:t>
              </w:r>
            </w:ins>
          </w:p>
        </w:tc>
        <w:tc>
          <w:tcPr>
            <w:tcW w:w="2340" w:type="dxa"/>
            <w:tcMar>
              <w:top w:w="80" w:type="dxa"/>
              <w:left w:w="90" w:type="dxa"/>
              <w:bottom w:w="80" w:type="dxa"/>
              <w:right w:w="90" w:type="dxa"/>
            </w:tcMar>
            <w:vAlign w:val="center"/>
          </w:tcPr>
          <w:p w14:paraId="76264A3D" w14:textId="77777777" w:rsidR="0073212B" w:rsidRDefault="002B7AEB">
            <w:pPr>
              <w:spacing w:after="0" w:line="240" w:lineRule="auto"/>
              <w:jc w:val="left"/>
              <w:rPr>
                <w:ins w:id="1093" w:author="SHM-EM Authors" w:date="2026-09-05T09:25:00Z" w16du:dateUtc="2026-09-05T01:25:00Z"/>
              </w:rPr>
            </w:pPr>
            <w:ins w:id="1094" w:author="SHM-EM Authors" w:date="2026-09-05T09:25:00Z" w16du:dateUtc="2026-09-05T01:25:00Z">
              <w:r>
                <w:rPr>
                  <w:sz w:val="17"/>
                </w:rPr>
                <w:t>2</w:t>
              </w:r>
            </w:ins>
          </w:p>
        </w:tc>
        <w:tc>
          <w:tcPr>
            <w:tcW w:w="2340" w:type="dxa"/>
            <w:tcMar>
              <w:top w:w="80" w:type="dxa"/>
              <w:left w:w="90" w:type="dxa"/>
              <w:bottom w:w="80" w:type="dxa"/>
              <w:right w:w="90" w:type="dxa"/>
            </w:tcMar>
            <w:vAlign w:val="center"/>
          </w:tcPr>
          <w:p w14:paraId="35FAEE03" w14:textId="77777777" w:rsidR="0073212B" w:rsidRDefault="002B7AEB">
            <w:pPr>
              <w:spacing w:after="0" w:line="240" w:lineRule="auto"/>
              <w:jc w:val="left"/>
              <w:rPr>
                <w:ins w:id="1095" w:author="SHM-EM Authors" w:date="2026-09-05T09:25:00Z" w16du:dateUtc="2026-09-05T01:25:00Z"/>
              </w:rPr>
            </w:pPr>
            <w:ins w:id="1096" w:author="SHM-EM Authors" w:date="2026-09-05T09:25:00Z" w16du:dateUtc="2026-09-05T01:25:00Z">
              <w:r>
                <w:rPr>
                  <w:sz w:val="17"/>
                </w:rPr>
                <w:t>2</w:t>
              </w:r>
            </w:ins>
          </w:p>
        </w:tc>
        <w:tc>
          <w:tcPr>
            <w:tcW w:w="2340" w:type="dxa"/>
            <w:tcMar>
              <w:top w:w="80" w:type="dxa"/>
              <w:left w:w="90" w:type="dxa"/>
              <w:bottom w:w="80" w:type="dxa"/>
              <w:right w:w="90" w:type="dxa"/>
            </w:tcMar>
            <w:vAlign w:val="center"/>
          </w:tcPr>
          <w:p w14:paraId="7689B9A2" w14:textId="77777777" w:rsidR="0073212B" w:rsidRDefault="002B7AEB">
            <w:pPr>
              <w:spacing w:after="0" w:line="240" w:lineRule="auto"/>
              <w:jc w:val="left"/>
              <w:rPr>
                <w:ins w:id="1097" w:author="SHM-EM Authors" w:date="2026-09-05T09:25:00Z" w16du:dateUtc="2026-09-05T01:25:00Z"/>
              </w:rPr>
            </w:pPr>
            <w:ins w:id="1098" w:author="SHM-EM Authors" w:date="2026-09-05T09:25:00Z" w16du:dateUtc="2026-09-05T01:25:00Z">
              <w:r>
                <w:rPr>
                  <w:sz w:val="17"/>
                </w:rPr>
                <w:t>PASS</w:t>
              </w:r>
            </w:ins>
          </w:p>
        </w:tc>
      </w:tr>
      <w:tr w:rsidR="0073212B" w14:paraId="0A831B76" w14:textId="77777777">
        <w:trPr>
          <w:jc w:val="center"/>
          <w:ins w:id="1099" w:author="SHM-EM Authors" w:date="2026-09-05T09:25:00Z" w16du:dateUtc="2026-09-05T01:25:00Z"/>
        </w:trPr>
        <w:tc>
          <w:tcPr>
            <w:tcW w:w="2340" w:type="dxa"/>
            <w:tcMar>
              <w:top w:w="80" w:type="dxa"/>
              <w:left w:w="90" w:type="dxa"/>
              <w:bottom w:w="80" w:type="dxa"/>
              <w:right w:w="90" w:type="dxa"/>
            </w:tcMar>
            <w:vAlign w:val="center"/>
          </w:tcPr>
          <w:p w14:paraId="485F0573" w14:textId="77777777" w:rsidR="0073212B" w:rsidRDefault="002B7AEB">
            <w:pPr>
              <w:spacing w:after="0" w:line="240" w:lineRule="auto"/>
              <w:jc w:val="left"/>
              <w:rPr>
                <w:ins w:id="1100" w:author="SHM-EM Authors" w:date="2026-09-05T09:25:00Z" w16du:dateUtc="2026-09-05T01:25:00Z"/>
              </w:rPr>
            </w:pPr>
            <w:ins w:id="1101" w:author="SHM-EM Authors" w:date="2026-09-05T09:25:00Z" w16du:dateUtc="2026-09-05T01:25:00Z">
              <w:r>
                <w:rPr>
                  <w:sz w:val="17"/>
                </w:rPr>
                <w:t>Public reference end-to-end reproduction</w:t>
              </w:r>
            </w:ins>
          </w:p>
        </w:tc>
        <w:tc>
          <w:tcPr>
            <w:tcW w:w="2340" w:type="dxa"/>
            <w:tcMar>
              <w:top w:w="80" w:type="dxa"/>
              <w:left w:w="90" w:type="dxa"/>
              <w:bottom w:w="80" w:type="dxa"/>
              <w:right w:w="90" w:type="dxa"/>
            </w:tcMar>
            <w:vAlign w:val="center"/>
          </w:tcPr>
          <w:p w14:paraId="0060E0DA" w14:textId="77777777" w:rsidR="0073212B" w:rsidRDefault="002B7AEB">
            <w:pPr>
              <w:spacing w:after="0" w:line="240" w:lineRule="auto"/>
              <w:jc w:val="left"/>
              <w:rPr>
                <w:ins w:id="1102" w:author="SHM-EM Authors" w:date="2026-09-05T09:25:00Z" w16du:dateUtc="2026-09-05T01:25:00Z"/>
              </w:rPr>
            </w:pPr>
            <w:ins w:id="1103" w:author="SHM-EM Authors" w:date="2026-09-05T09:25:00Z" w16du:dateUtc="2026-09-05T01:25:00Z">
              <w:r>
                <w:rPr>
                  <w:sz w:val="17"/>
                </w:rPr>
                <w:t>1</w:t>
              </w:r>
            </w:ins>
          </w:p>
        </w:tc>
        <w:tc>
          <w:tcPr>
            <w:tcW w:w="2340" w:type="dxa"/>
            <w:tcMar>
              <w:top w:w="80" w:type="dxa"/>
              <w:left w:w="90" w:type="dxa"/>
              <w:bottom w:w="80" w:type="dxa"/>
              <w:right w:w="90" w:type="dxa"/>
            </w:tcMar>
            <w:vAlign w:val="center"/>
          </w:tcPr>
          <w:p w14:paraId="1F9EB708" w14:textId="77777777" w:rsidR="0073212B" w:rsidRDefault="002B7AEB">
            <w:pPr>
              <w:spacing w:after="0" w:line="240" w:lineRule="auto"/>
              <w:jc w:val="left"/>
              <w:rPr>
                <w:ins w:id="1104" w:author="SHM-EM Authors" w:date="2026-09-05T09:25:00Z" w16du:dateUtc="2026-09-05T01:25:00Z"/>
              </w:rPr>
            </w:pPr>
            <w:ins w:id="1105" w:author="SHM-EM Authors" w:date="2026-09-05T09:25:00Z" w16du:dateUtc="2026-09-05T01:25:00Z">
              <w:r>
                <w:rPr>
                  <w:sz w:val="17"/>
                </w:rPr>
                <w:t>1</w:t>
              </w:r>
            </w:ins>
          </w:p>
        </w:tc>
        <w:tc>
          <w:tcPr>
            <w:tcW w:w="2340" w:type="dxa"/>
            <w:tcMar>
              <w:top w:w="80" w:type="dxa"/>
              <w:left w:w="90" w:type="dxa"/>
              <w:bottom w:w="80" w:type="dxa"/>
              <w:right w:w="90" w:type="dxa"/>
            </w:tcMar>
            <w:vAlign w:val="center"/>
          </w:tcPr>
          <w:p w14:paraId="26E06B5A" w14:textId="77777777" w:rsidR="0073212B" w:rsidRDefault="002B7AEB">
            <w:pPr>
              <w:spacing w:after="0" w:line="240" w:lineRule="auto"/>
              <w:jc w:val="left"/>
              <w:rPr>
                <w:ins w:id="1106" w:author="SHM-EM Authors" w:date="2026-09-05T09:25:00Z" w16du:dateUtc="2026-09-05T01:25:00Z"/>
              </w:rPr>
            </w:pPr>
            <w:ins w:id="1107" w:author="SHM-EM Authors" w:date="2026-09-05T09:25:00Z" w16du:dateUtc="2026-09-05T01:25:00Z">
              <w:r>
                <w:rPr>
                  <w:sz w:val="17"/>
                </w:rPr>
                <w:t>PASS</w:t>
              </w:r>
            </w:ins>
          </w:p>
        </w:tc>
      </w:tr>
    </w:tbl>
    <w:p w14:paraId="62C14772" w14:textId="77777777" w:rsidR="0073212B" w:rsidRDefault="0073212B">
      <w:pPr>
        <w:spacing w:after="0"/>
        <w:rPr>
          <w:ins w:id="1108" w:author="SHM-EM Authors" w:date="2026-09-05T09:25:00Z" w16du:dateUtc="2026-09-05T01:25:00Z"/>
        </w:rPr>
      </w:pPr>
    </w:p>
    <w:p w14:paraId="2BDEC87E" w14:textId="77777777" w:rsidR="0073212B" w:rsidRDefault="002B7AEB">
      <w:pPr>
        <w:rPr>
          <w:ins w:id="1109" w:author="SHM-EM Authors" w:date="2026-09-05T09:25:00Z" w16du:dateUtc="2026-09-05T01:25:00Z"/>
        </w:rPr>
      </w:pPr>
      <w:ins w:id="1110" w:author="SHM-EM Authors" w:date="2026-09-05T09:25:00Z" w16du:dateUtc="2026-09-05T01:25:00Z">
        <w:r>
          <w:t>No code-coverage percentage is reported because a stable coverage instrument is not part of the submitted release.</w:t>
        </w:r>
      </w:ins>
    </w:p>
    <w:p w14:paraId="1CBE48B7" w14:textId="77777777" w:rsidR="0073212B" w:rsidRDefault="002B7AEB">
      <w:pPr>
        <w:pStyle w:val="2"/>
        <w:pPrChange w:id="1111" w:author="SHM-EM Authors" w:date="2026-09-05T09:25:00Z" w16du:dateUtc="2026-09-05T01:25:00Z">
          <w:pPr>
            <w:keepNext/>
            <w:spacing w:before="140" w:after="60" w:line="240" w:lineRule="auto"/>
          </w:pPr>
        </w:pPrChange>
      </w:pPr>
      <w:r>
        <w:rPr>
          <w:b w:val="0"/>
          <w:rPrChange w:id="1112" w:author="SHM-EM Authors" w:date="2026-09-05T09:25:00Z" w16du:dateUtc="2026-09-05T01:25:00Z">
            <w:rPr>
              <w:b/>
              <w:sz w:val="22"/>
            </w:rPr>
          </w:rPrChange>
        </w:rPr>
        <w:t>3.1 Public excavation-monitoring reference case</w:t>
      </w:r>
    </w:p>
    <w:p w14:paraId="4AF85E22" w14:textId="77777777" w:rsidR="0073212B" w:rsidRDefault="002B7AEB">
      <w:pPr>
        <w:pPrChange w:id="1113" w:author="SHM-EM Authors" w:date="2026-09-05T09:25:00Z" w16du:dateUtc="2026-09-05T01:25:00Z">
          <w:pPr>
            <w:ind w:firstLine="420"/>
            <w:jc w:val="both"/>
          </w:pPr>
        </w:pPrChange>
      </w:pPr>
      <w:del w:id="1114" w:author="SHM-EM Authors" w:date="2026-09-05T09:25:00Z" w16du:dateUtc="2026-09-05T01:25:00Z">
        <w:r>
          <w:rPr>
            <w:rFonts w:eastAsia="Noto Serif CJK SC" w:hint="eastAsia"/>
            <w:sz w:val="20"/>
          </w:rPr>
          <w:delText xml:space="preserve">Fig. 5 combines the reference layout, forecast configuration, and reproduction checks. </w:delText>
        </w:r>
      </w:del>
      <w:r>
        <w:rPr>
          <w:rFonts w:ascii="Courier New" w:hAnsi="Courier New"/>
          <w:sz w:val="18"/>
          <w:rPrChange w:id="1115" w:author="SHM-EM Authors" w:date="2026-09-05T09:25:00Z" w16du:dateUtc="2026-09-05T01:25:00Z">
            <w:rPr/>
          </w:rPrChange>
        </w:rPr>
        <w:t>SHM_EM_PUBLIC_SAMPLE</w:t>
      </w:r>
      <w:r>
        <w:t xml:space="preserve"> is derived from an operational excavation project and </w:t>
      </w:r>
      <w:del w:id="1116" w:author="SHM-EM Authors" w:date="2026-09-05T09:25:00Z" w16du:dateUtc="2026-09-05T01:25:00Z">
        <w:r>
          <w:rPr>
            <w:rFonts w:eastAsia="Noto Serif CJK SC" w:hint="eastAsia"/>
            <w:sz w:val="20"/>
          </w:rPr>
          <w:delText>retains</w:delText>
        </w:r>
      </w:del>
      <w:ins w:id="1117" w:author="SHM-EM Authors" w:date="2026-09-05T09:25:00Z" w16du:dateUtc="2026-09-05T01:25:00Z">
        <w:r>
          <w:t>contains</w:t>
        </w:r>
      </w:ins>
      <w:r>
        <w:t xml:space="preserve"> the minimum de-identified, time-shifted window required for reproduction. It contains 2,464 low-frequency observations from nine </w:t>
      </w:r>
      <w:ins w:id="1118" w:author="SHM-EM Authors" w:date="2026-09-05T09:25:00Z" w16du:dateUtc="2026-09-05T01:25:00Z">
        <w:r>
          <w:t xml:space="preserve">field monitoring </w:t>
        </w:r>
      </w:ins>
      <w:r>
        <w:t>points</w:t>
      </w:r>
      <w:del w:id="1119" w:author="SHM-EM Authors" w:date="2026-09-05T09:25:00Z" w16du:dateUtc="2026-09-05T01:25:00Z">
        <w:r>
          <w:rPr>
            <w:rFonts w:eastAsia="Noto Serif CJK SC" w:hint="eastAsia"/>
            <w:sz w:val="20"/>
          </w:rPr>
          <w:delText>, covering</w:delText>
        </w:r>
      </w:del>
      <w:ins w:id="1120" w:author="SHM-EM Authors" w:date="2026-09-05T09:25:00Z" w16du:dateUtc="2026-09-05T01:25:00Z">
        <w:r>
          <w:t xml:space="preserve"> and covers deep horizontal</w:t>
        </w:r>
      </w:ins>
      <w:r>
        <w:t xml:space="preserve"> displacement, earth pressure, groundwater level, and hydrostatic level. </w:t>
      </w:r>
      <w:del w:id="1121" w:author="SHM-EM Authors" w:date="2026-09-05T09:25:00Z" w16du:dateUtc="2026-09-05T01:25:00Z">
        <w:r>
          <w:rPr>
            <w:rFonts w:eastAsia="Noto Serif CJK SC" w:hint="eastAsia"/>
            <w:sz w:val="20"/>
          </w:rPr>
          <w:delText>Coordinates and original</w:delText>
        </w:r>
      </w:del>
      <w:ins w:id="1122" w:author="SHM-EM Authors" w:date="2026-09-05T09:25:00Z" w16du:dateUtc="2026-09-05T01:25:00Z">
        <w:r>
          <w:t>Original coordinates,</w:t>
        </w:r>
      </w:ins>
      <w:r>
        <w:t xml:space="preserve"> device identifiers</w:t>
      </w:r>
      <w:del w:id="1123" w:author="SHM-EM Authors" w:date="2026-09-05T09:25:00Z" w16du:dateUtc="2026-09-05T01:25:00Z">
        <w:r>
          <w:rPr>
            <w:rFonts w:eastAsia="Noto Serif CJK SC" w:hint="eastAsia"/>
            <w:sz w:val="20"/>
          </w:rPr>
          <w:delText xml:space="preserve"> were </w:delText>
        </w:r>
      </w:del>
      <w:ins w:id="1124" w:author="SHM-EM Authors" w:date="2026-09-05T09:25:00Z" w16du:dateUtc="2026-09-05T01:25:00Z">
        <w:r>
          <w:t xml:space="preserve">, project location, and operational records are </w:t>
        </w:r>
      </w:ins>
      <w:r>
        <w:t xml:space="preserve">removed, and no formal </w:t>
      </w:r>
      <w:del w:id="1125" w:author="SHM-EM Authors" w:date="2026-09-05T09:25:00Z" w16du:dateUtc="2026-09-05T01:25:00Z">
        <w:r>
          <w:rPr>
            <w:rFonts w:eastAsia="Noto Serif CJK SC" w:hint="eastAsia"/>
            <w:sz w:val="20"/>
          </w:rPr>
          <w:delText>records</w:delText>
        </w:r>
      </w:del>
      <w:ins w:id="1126" w:author="SHM-EM Authors" w:date="2026-09-05T09:25:00Z" w16du:dateUtc="2026-09-05T01:25:00Z">
        <w:r>
          <w:t>events</w:t>
        </w:r>
      </w:ins>
      <w:r>
        <w:t xml:space="preserve"> are preloaded. Sixteen synchronized </w:t>
      </w:r>
      <w:ins w:id="1127" w:author="SHM-EM Authors" w:date="2026-09-05T09:25:00Z" w16du:dateUtc="2026-09-05T01:25:00Z">
        <w:r>
          <w:t xml:space="preserve">3-min </w:t>
        </w:r>
      </w:ins>
      <w:r>
        <w:t xml:space="preserve">steps form the </w:t>
      </w:r>
      <w:del w:id="1128" w:author="SHM-EM Authors" w:date="2026-09-05T09:25:00Z" w16du:dateUtc="2026-09-05T01:25:00Z">
        <w:r>
          <w:rPr>
            <w:rFonts w:eastAsia="Noto Serif CJK SC" w:hint="eastAsia"/>
            <w:sz w:val="20"/>
          </w:rPr>
          <w:delText>minimum</w:delText>
        </w:r>
      </w:del>
      <w:ins w:id="1129" w:author="SHM-EM Authors" w:date="2026-09-05T09:25:00Z" w16du:dateUtc="2026-09-05T01:25:00Z">
        <w:r>
          <w:t>common source window;</w:t>
        </w:r>
      </w:ins>
      <w:r>
        <w:t xml:space="preserve"> model</w:t>
      </w:r>
      <w:del w:id="1130" w:author="SHM-EM Authors" w:date="2026-09-05T09:25:00Z" w16du:dateUtc="2026-09-05T01:25:00Z">
        <w:r>
          <w:rPr>
            <w:rFonts w:eastAsia="Noto Serif CJK SC" w:hint="eastAsia"/>
            <w:sz w:val="20"/>
          </w:rPr>
          <w:delText xml:space="preserve"> history. The sample verifies</w:delText>
        </w:r>
      </w:del>
      <w:ins w:id="1131" w:author="SHM-EM Authors" w:date="2026-09-05T09:25:00Z" w16du:dateUtc="2026-09-05T01:25:00Z">
        <w:r>
          <w:t>-specific histories use</w:t>
        </w:r>
      </w:ins>
      <w:r>
        <w:t xml:space="preserve"> the </w:t>
      </w:r>
      <w:del w:id="1132" w:author="SHM-EM Authors" w:date="2026-09-05T09:25:00Z" w16du:dateUtc="2026-09-05T01:25:00Z">
        <w:r>
          <w:rPr>
            <w:rFonts w:eastAsia="Noto Serif CJK SC" w:hint="eastAsia"/>
            <w:sz w:val="20"/>
          </w:rPr>
          <w:delText>software chain rather than model accuracy. Fig. 5a shows the monitoring categories; vibration</w:delText>
        </w:r>
      </w:del>
      <w:ins w:id="1133" w:author="SHM-EM Authors" w:date="2026-09-05T09:25:00Z" w16du:dateUtc="2026-09-05T01:25:00Z">
        <w:r>
          <w:t>final 12-16 steps. Vibration</w:t>
        </w:r>
      </w:ins>
      <w:r>
        <w:t xml:space="preserve"> is not </w:t>
      </w:r>
      <w:del w:id="1134" w:author="SHM-EM Authors" w:date="2026-09-05T09:25:00Z" w16du:dateUtc="2026-09-05T01:25:00Z">
        <w:r>
          <w:rPr>
            <w:rFonts w:eastAsia="Noto Serif CJK SC" w:hint="eastAsia"/>
            <w:sz w:val="20"/>
          </w:rPr>
          <w:delText>included in</w:delText>
        </w:r>
      </w:del>
      <w:ins w:id="1135" w:author="SHM-EM Authors" w:date="2026-09-05T09:25:00Z" w16du:dateUtc="2026-09-05T01:25:00Z">
        <w:r>
          <w:t>part of</w:t>
        </w:r>
      </w:ins>
      <w:r>
        <w:t xml:space="preserve"> the public forecast workflow, and the </w:t>
      </w:r>
      <w:del w:id="1136" w:author="SHM-EM Authors" w:date="2026-09-05T09:25:00Z" w16du:dateUtc="2026-09-05T01:25:00Z">
        <w:r>
          <w:rPr>
            <w:rFonts w:eastAsia="Noto Serif CJK SC" w:hint="eastAsia"/>
            <w:sz w:val="20"/>
          </w:rPr>
          <w:delText>layout</w:delText>
        </w:r>
      </w:del>
      <w:ins w:id="1137" w:author="SHM-EM Authors" w:date="2026-09-05T09:25:00Z" w16du:dateUtc="2026-09-05T01:25:00Z">
        <w:r>
          <w:t>conceptual site plan</w:t>
        </w:r>
      </w:ins>
      <w:r>
        <w:t xml:space="preserve"> is schematic and not to scale.</w:t>
      </w:r>
    </w:p>
    <w:p w14:paraId="35402D65" w14:textId="77777777" w:rsidR="0073212B" w:rsidRDefault="002B7AEB">
      <w:pPr>
        <w:rPr>
          <w:rPrChange w:id="1138" w:author="SHM-EM Authors" w:date="2026-09-05T09:25:00Z" w16du:dateUtc="2026-09-05T01:25:00Z">
            <w:rPr>
              <w:sz w:val="18"/>
            </w:rPr>
          </w:rPrChange>
        </w:rPr>
        <w:pPrChange w:id="1139" w:author="SHM-EM Authors" w:date="2026-09-05T09:25:00Z" w16du:dateUtc="2026-09-05T01:25:00Z">
          <w:pPr>
            <w:ind w:firstLine="420"/>
            <w:jc w:val="both"/>
          </w:pPr>
        </w:pPrChange>
      </w:pPr>
      <w:del w:id="1140" w:author="SHM-EM Authors" w:date="2026-09-05T09:25:00Z" w16du:dateUtc="2026-09-05T01:25:00Z">
        <w:r>
          <w:rPr>
            <w:rFonts w:eastAsia="Noto Serif CJK SC" w:hint="eastAsia"/>
            <w:sz w:val="20"/>
          </w:rPr>
          <w:delText xml:space="preserve">All six reference models use a Transformer-CNN architecture. </w:delText>
        </w:r>
      </w:del>
      <w:r>
        <w:t xml:space="preserve">Engineering data-use agreements and </w:t>
      </w:r>
      <w:del w:id="1141" w:author="SHM-EM Authors" w:date="2026-09-05T09:25:00Z" w16du:dateUtc="2026-09-05T01:25:00Z">
        <w:r>
          <w:rPr>
            <w:rFonts w:eastAsia="Noto Serif CJK SC" w:hint="eastAsia"/>
            <w:sz w:val="20"/>
          </w:rPr>
          <w:delText xml:space="preserve">project </w:delText>
        </w:r>
      </w:del>
      <w:r>
        <w:t xml:space="preserve">confidentiality </w:t>
      </w:r>
      <w:ins w:id="1142" w:author="SHM-EM Authors" w:date="2026-09-05T09:25:00Z" w16du:dateUtc="2026-09-05T01:25:00Z">
        <w:r>
          <w:t xml:space="preserve">restrictions </w:t>
        </w:r>
      </w:ins>
      <w:r>
        <w:t xml:space="preserve">prevent release of the complete training data, raw </w:t>
      </w:r>
      <w:del w:id="1143" w:author="SHM-EM Authors" w:date="2026-09-05T09:25:00Z" w16du:dateUtc="2026-09-05T01:25:00Z">
        <w:r>
          <w:rPr>
            <w:rFonts w:eastAsia="Noto Serif CJK SC" w:hint="eastAsia"/>
            <w:sz w:val="20"/>
          </w:rPr>
          <w:delText>time</w:delText>
        </w:r>
      </w:del>
      <w:ins w:id="1144" w:author="SHM-EM Authors" w:date="2026-09-05T09:25:00Z" w16du:dateUtc="2026-09-05T01:25:00Z">
        <w:r>
          <w:t>historical</w:t>
        </w:r>
      </w:ins>
      <w:r>
        <w:t xml:space="preserve"> series, and point-level </w:t>
      </w:r>
      <w:ins w:id="1145" w:author="SHM-EM Authors" w:date="2026-09-05T09:25:00Z" w16du:dateUtc="2026-09-05T01:25:00Z">
        <w:r>
          <w:t xml:space="preserve">train/validation/test </w:t>
        </w:r>
      </w:ins>
      <w:r>
        <w:t xml:space="preserve">splits. The public model cards report data categories and ranges, split principles, preprocessing, aggregate validation metrics, </w:t>
      </w:r>
      <w:del w:id="1146" w:author="SHM-EM Authors" w:date="2026-09-05T09:25:00Z" w16du:dateUtc="2026-09-05T01:25:00Z">
        <w:r>
          <w:rPr>
            <w:rFonts w:eastAsia="Noto Serif CJK SC" w:hint="eastAsia"/>
            <w:sz w:val="20"/>
          </w:rPr>
          <w:delText xml:space="preserve">input and output </w:delText>
        </w:r>
      </w:del>
      <w:r>
        <w:t xml:space="preserve">dimensions, hashes, and </w:t>
      </w:r>
      <w:del w:id="1147" w:author="SHM-EM Authors" w:date="2026-09-05T09:25:00Z" w16du:dateUtc="2026-09-05T01:25:00Z">
        <w:r>
          <w:rPr>
            <w:rFonts w:eastAsia="Noto Serif CJK SC" w:hint="eastAsia"/>
            <w:sz w:val="20"/>
          </w:rPr>
          <w:delText xml:space="preserve">known </w:delText>
        </w:r>
      </w:del>
      <w:r>
        <w:t xml:space="preserve">limitations. </w:t>
      </w:r>
      <w:del w:id="1148" w:author="SHM-EM Authors" w:date="2026-09-05T09:25:00Z" w16du:dateUtc="2026-09-05T01:25:00Z">
        <w:r>
          <w:rPr>
            <w:rFonts w:eastAsia="Noto Serif CJK SC" w:hint="eastAsia"/>
            <w:sz w:val="20"/>
          </w:rPr>
          <w:delText xml:space="preserve">These summaries define the operating envelope without exposing restricted records. </w:delText>
        </w:r>
      </w:del>
      <w:r>
        <w:t xml:space="preserve">The public sample is </w:t>
      </w:r>
      <w:del w:id="1149" w:author="SHM-EM Authors" w:date="2026-09-05T09:25:00Z" w16du:dateUtc="2026-09-05T01:25:00Z">
        <w:r>
          <w:rPr>
            <w:rFonts w:eastAsia="Noto Serif CJK SC" w:hint="eastAsia"/>
            <w:sz w:val="20"/>
          </w:rPr>
          <w:delText xml:space="preserve">only </w:delText>
        </w:r>
      </w:del>
      <w:r>
        <w:t xml:space="preserve">an inference and </w:t>
      </w:r>
      <w:ins w:id="1150" w:author="SHM-EM Authors" w:date="2026-09-05T09:25:00Z" w16du:dateUtc="2026-09-05T01:25:00Z">
        <w:r>
          <w:t>software-</w:t>
        </w:r>
      </w:ins>
      <w:r>
        <w:t>reproduction window</w:t>
      </w:r>
      <w:del w:id="1151" w:author="SHM-EM Authors" w:date="2026-09-05T09:25:00Z" w16du:dateUtc="2026-09-05T01:25:00Z">
        <w:r>
          <w:rPr>
            <w:rFonts w:eastAsia="Noto Serif CJK SC" w:hint="eastAsia"/>
            <w:sz w:val="20"/>
          </w:rPr>
          <w:delText xml:space="preserve"> and</w:delText>
        </w:r>
      </w:del>
      <w:ins w:id="1152" w:author="SHM-EM Authors" w:date="2026-09-05T09:25:00Z" w16du:dateUtc="2026-09-05T01:25:00Z">
        <w:r>
          <w:t>; it</w:t>
        </w:r>
      </w:ins>
      <w:r>
        <w:t xml:space="preserve"> is not </w:t>
      </w:r>
      <w:del w:id="1153" w:author="SHM-EM Authors" w:date="2026-09-05T09:25:00Z" w16du:dateUtc="2026-09-05T01:25:00Z">
        <w:r>
          <w:rPr>
            <w:rFonts w:eastAsia="Noto Serif CJK SC" w:hint="eastAsia"/>
            <w:sz w:val="20"/>
          </w:rPr>
          <w:delText>used to claim</w:delText>
        </w:r>
      </w:del>
      <w:ins w:id="1154" w:author="SHM-EM Authors" w:date="2026-09-05T09:25:00Z" w16du:dateUtc="2026-09-05T01:25:00Z">
        <w:r>
          <w:t>an independent</w:t>
        </w:r>
      </w:ins>
      <w:r>
        <w:t xml:space="preserve"> accuracy or cross-project </w:t>
      </w:r>
      <w:del w:id="1155" w:author="SHM-EM Authors" w:date="2026-09-05T09:25:00Z" w16du:dateUtc="2026-09-05T01:25:00Z">
        <w:r>
          <w:rPr>
            <w:rFonts w:eastAsia="Noto Serif CJK SC" w:hint="eastAsia"/>
            <w:sz w:val="20"/>
          </w:rPr>
          <w:delText>transferability</w:delText>
        </w:r>
      </w:del>
      <w:ins w:id="1156" w:author="SHM-EM Authors" w:date="2026-09-05T09:25:00Z" w16du:dateUtc="2026-09-05T01:25:00Z">
        <w:r>
          <w:t>generalization test</w:t>
        </w:r>
      </w:ins>
      <w:r>
        <w:t>.</w:t>
      </w:r>
    </w:p>
    <w:p w14:paraId="7A1A5CDF" w14:textId="77777777" w:rsidR="0073212B" w:rsidRDefault="002B7AEB">
      <w:pPr>
        <w:rPr>
          <w:ins w:id="1157" w:author="SHM-EM Authors" w:date="2026-09-05T09:25:00Z" w16du:dateUtc="2026-09-05T01:25:00Z"/>
        </w:rPr>
      </w:pPr>
      <w:ins w:id="1158" w:author="SHM-EM Authors" w:date="2026-09-05T09:25:00Z" w16du:dateUtc="2026-09-05T01:25:00Z">
        <w:r>
          <w:t>The reference batch completed six model runs, 124 target channels, 40 future steps at 3-min intervals, and 4,960 persisted forecast rows. Contract, conversion, referential integrity, Gate, Project Future State, Evaluate, Execute, response, and provenance checks completed under the reference workflow.</w:t>
        </w:r>
      </w:ins>
    </w:p>
    <w:p w14:paraId="6069C767" w14:textId="77777777" w:rsidR="0073212B" w:rsidRDefault="002B7AEB">
      <w:pPr>
        <w:keepLines/>
        <w:spacing w:before="120" w:after="40"/>
        <w:jc w:val="center"/>
        <w:rPr>
          <w:ins w:id="1159" w:author="SHM-EM Authors" w:date="2026-09-05T09:25:00Z" w16du:dateUtc="2026-09-05T01:25:00Z"/>
        </w:rPr>
      </w:pPr>
      <w:ins w:id="1160" w:author="SHM-EM Authors" w:date="2026-09-05T09:25:00Z" w16du:dateUtc="2026-09-05T01:25:00Z">
        <w:r>
          <w:rPr>
            <w:noProof/>
          </w:rPr>
          <w:drawing>
            <wp:inline distT="0" distB="0" distL="0" distR="0">
              <wp:extent cx="6300000" cy="45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ublic_Reference_Workflow.png"/>
                      <pic:cNvPicPr/>
                    </pic:nvPicPr>
                    <pic:blipFill>
                      <a:blip r:embed="rId20"/>
                      <a:stretch>
                        <a:fillRect/>
                      </a:stretch>
                    </pic:blipFill>
                    <pic:spPr>
                      <a:xfrm>
                        <a:off x="0" y="0"/>
                        <a:ext cx="6300000" cy="4500000"/>
                      </a:xfrm>
                      <a:prstGeom prst="rect">
                        <a:avLst/>
                      </a:prstGeom>
                    </pic:spPr>
                  </pic:pic>
                </a:graphicData>
              </a:graphic>
            </wp:inline>
          </w:drawing>
        </w:r>
      </w:ins>
    </w:p>
    <w:p w14:paraId="3538DAF6" w14:textId="77777777" w:rsidR="001F2CBA" w:rsidRDefault="002B7AEB">
      <w:pPr>
        <w:spacing w:after="40"/>
        <w:jc w:val="center"/>
        <w:rPr>
          <w:del w:id="1161" w:author="SHM-EM Authors" w:date="2026-09-05T09:25:00Z" w16du:dateUtc="2026-09-05T01:25:00Z"/>
          <w:sz w:val="18"/>
        </w:rPr>
      </w:pPr>
      <w:moveToRangeStart w:id="1162" w:author="SHM-EM Authors" w:date="2026-09-05T09:25:00Z" w:name="move239492758"/>
      <w:moveTo w:id="1163" w:author="SHM-EM Authors" w:date="2026-09-05T09:25:00Z" w16du:dateUtc="2026-09-05T01:25:00Z">
        <w:r>
          <w:t xml:space="preserve">Fig. </w:t>
        </w:r>
      </w:moveTo>
      <w:moveToRangeEnd w:id="1162"/>
      <w:del w:id="1164" w:author="SHM-EM Authors" w:date="2026-09-05T09:25:00Z" w16du:dateUtc="2026-09-05T01:25:00Z">
        <w:r>
          <w:rPr>
            <w:rFonts w:eastAsia="Noto Serif CJK SC" w:hint="eastAsia"/>
            <w:sz w:val="18"/>
          </w:rPr>
          <w:delText>Table 1. Input and output contracts of the six reference models.</w:delText>
        </w:r>
      </w:del>
    </w:p>
    <w:p w14:paraId="5513A5F0" w14:textId="77777777" w:rsidR="0073212B" w:rsidRDefault="002B7AEB">
      <w:pPr>
        <w:pStyle w:val="FigureCaption"/>
        <w:rPr>
          <w:ins w:id="1165" w:author="SHM-EM Authors" w:date="2026-09-05T09:25:00Z" w16du:dateUtc="2026-09-05T01:25:00Z"/>
        </w:rPr>
      </w:pPr>
      <w:ins w:id="1166" w:author="SHM-EM Authors" w:date="2026-09-05T09:25:00Z" w16du:dateUtc="2026-09-05T01:25:00Z">
        <w:r>
          <w:t>5. Public reference case, verified six-model contract, common temporal frame, and end-to-end reproduction checks.</w:t>
        </w:r>
      </w:ins>
    </w:p>
    <w:p w14:paraId="6DD1DB20" w14:textId="77777777" w:rsidR="0073212B" w:rsidRDefault="002B7AEB">
      <w:pPr>
        <w:pStyle w:val="2"/>
        <w:rPr>
          <w:ins w:id="1167" w:author="SHM-EM Authors" w:date="2026-09-05T09:25:00Z" w16du:dateUtc="2026-09-05T01:25:00Z"/>
        </w:rPr>
      </w:pPr>
      <w:ins w:id="1168" w:author="SHM-EM Authors" w:date="2026-09-05T09:25:00Z" w16du:dateUtc="2026-09-05T01:25:00Z">
        <w:r>
          <w:rPr>
            <w:b w:val="0"/>
          </w:rPr>
          <w:t>3.2 Cross-configuration reuse</w:t>
        </w:r>
      </w:ins>
    </w:p>
    <w:p w14:paraId="26D04CE4" w14:textId="77777777" w:rsidR="0073212B" w:rsidRDefault="002B7AEB">
      <w:pPr>
        <w:rPr>
          <w:ins w:id="1169" w:author="SHM-EM Authors" w:date="2026-09-05T09:25:00Z" w16du:dateUtc="2026-09-05T01:25:00Z"/>
        </w:rPr>
      </w:pPr>
      <w:ins w:id="1170" w:author="SHM-EM Authors" w:date="2026-09-05T09:25:00Z" w16du:dateUtc="2026-09-05T01:25:00Z">
        <w:r>
          <w:t>Cross-configuration reuse was evaluated with one independently registered synthetic bridge-monitoring fixture. The fixture exercises configuration, data-model, prediction, Gate, Future State, rule, event, response, provenance, API, and front-end boundaries. It is not a bridge forecasting study.</w:t>
        </w:r>
      </w:ins>
    </w:p>
    <w:p w14:paraId="2022A0D2" w14:textId="77777777" w:rsidR="0073212B" w:rsidRDefault="002B7AEB">
      <w:pPr>
        <w:pStyle w:val="FigureCaption"/>
        <w:keepNext/>
        <w:rPr>
          <w:ins w:id="1171" w:author="SHM-EM Authors" w:date="2026-09-05T09:25:00Z" w16du:dateUtc="2026-09-05T01:25:00Z"/>
        </w:rPr>
      </w:pPr>
      <w:ins w:id="1172" w:author="SHM-EM Authors" w:date="2026-09-05T09:25:00Z" w16du:dateUtc="2026-09-05T01:25:00Z">
        <w:r>
          <w:t>Table 4. Synthetic bridge software-reuse fixture.</w:t>
        </w:r>
      </w:ins>
    </w:p>
    <w:tbl>
      <w:tblPr>
        <w:tblStyle w:val="af"/>
        <w:tblW w:w="0" w:type="auto"/>
        <w:jc w:val="center"/>
        <w:tblLook w:val="04A0" w:firstRow="1" w:lastRow="0" w:firstColumn="1" w:lastColumn="0" w:noHBand="0" w:noVBand="1"/>
      </w:tblPr>
      <w:tblGrid>
        <w:gridCol w:w="784"/>
        <w:gridCol w:w="1670"/>
        <w:gridCol w:w="985"/>
        <w:gridCol w:w="948"/>
        <w:gridCol w:w="2523"/>
        <w:gridCol w:w="2440"/>
        <w:tblGridChange w:id="1173">
          <w:tblGrid>
            <w:gridCol w:w="3"/>
            <w:gridCol w:w="781"/>
            <w:gridCol w:w="297"/>
            <w:gridCol w:w="1373"/>
            <w:gridCol w:w="985"/>
            <w:gridCol w:w="512"/>
            <w:gridCol w:w="436"/>
            <w:gridCol w:w="1038"/>
            <w:gridCol w:w="1474"/>
            <w:gridCol w:w="11"/>
            <w:gridCol w:w="2440"/>
            <w:gridCol w:w="332"/>
            <w:gridCol w:w="4675"/>
          </w:tblGrid>
        </w:tblGridChange>
      </w:tblGrid>
      <w:tr w:rsidR="0073212B" w14:paraId="7BE9976B" w14:textId="77777777">
        <w:trPr>
          <w:tblHeader/>
          <w:jc w:val="center"/>
          <w:ins w:id="1174" w:author="SHM-EM Authors" w:date="2026-09-05T09:25:00Z" w16du:dateUtc="2026-09-05T01:25:00Z"/>
        </w:trPr>
        <w:tc>
          <w:tcPr>
            <w:tcW w:w="4680" w:type="dxa"/>
            <w:gridSpan w:val="5"/>
            <w:shd w:val="clear" w:color="auto" w:fill="EAF2FB"/>
            <w:tcMar>
              <w:top w:w="80" w:type="dxa"/>
              <w:left w:w="90" w:type="dxa"/>
              <w:bottom w:w="80" w:type="dxa"/>
              <w:right w:w="90" w:type="dxa"/>
            </w:tcMar>
            <w:vAlign w:val="center"/>
          </w:tcPr>
          <w:p w14:paraId="6B805188" w14:textId="77777777" w:rsidR="0073212B" w:rsidRDefault="002B7AEB">
            <w:pPr>
              <w:spacing w:after="0" w:line="240" w:lineRule="auto"/>
              <w:jc w:val="center"/>
              <w:rPr>
                <w:ins w:id="1175" w:author="SHM-EM Authors" w:date="2026-09-05T09:25:00Z" w16du:dateUtc="2026-09-05T01:25:00Z"/>
              </w:rPr>
            </w:pPr>
            <w:ins w:id="1176" w:author="SHM-EM Authors" w:date="2026-09-05T09:25:00Z" w16du:dateUtc="2026-09-05T01:25:00Z">
              <w:r>
                <w:rPr>
                  <w:b/>
                  <w:sz w:val="17"/>
                </w:rPr>
                <w:t>Registered or produced item</w:t>
              </w:r>
            </w:ins>
          </w:p>
        </w:tc>
        <w:tc>
          <w:tcPr>
            <w:tcW w:w="4680" w:type="dxa"/>
            <w:shd w:val="clear" w:color="auto" w:fill="EAF2FB"/>
            <w:tcMar>
              <w:top w:w="80" w:type="dxa"/>
              <w:left w:w="90" w:type="dxa"/>
              <w:bottom w:w="80" w:type="dxa"/>
              <w:right w:w="90" w:type="dxa"/>
            </w:tcMar>
            <w:vAlign w:val="center"/>
          </w:tcPr>
          <w:p w14:paraId="34C4C5EB" w14:textId="77777777" w:rsidR="0073212B" w:rsidRDefault="002B7AEB">
            <w:pPr>
              <w:spacing w:after="0" w:line="240" w:lineRule="auto"/>
              <w:jc w:val="center"/>
              <w:rPr>
                <w:ins w:id="1177" w:author="SHM-EM Authors" w:date="2026-09-05T09:25:00Z" w16du:dateUtc="2026-09-05T01:25:00Z"/>
              </w:rPr>
            </w:pPr>
            <w:ins w:id="1178" w:author="SHM-EM Authors" w:date="2026-09-05T09:25:00Z" w16du:dateUtc="2026-09-05T01:25:00Z">
              <w:r>
                <w:rPr>
                  <w:b/>
                  <w:sz w:val="17"/>
                </w:rPr>
                <w:t>Count/result</w:t>
              </w:r>
            </w:ins>
          </w:p>
        </w:tc>
      </w:tr>
      <w:tr w:rsidR="0073212B" w14:paraId="28123933" w14:textId="77777777">
        <w:trPr>
          <w:jc w:val="center"/>
          <w:ins w:id="1179" w:author="SHM-EM Authors" w:date="2026-09-05T09:25:00Z" w16du:dateUtc="2026-09-05T01:25:00Z"/>
        </w:trPr>
        <w:tc>
          <w:tcPr>
            <w:tcW w:w="4680" w:type="dxa"/>
            <w:gridSpan w:val="5"/>
            <w:tcMar>
              <w:top w:w="80" w:type="dxa"/>
              <w:left w:w="90" w:type="dxa"/>
              <w:bottom w:w="80" w:type="dxa"/>
              <w:right w:w="90" w:type="dxa"/>
            </w:tcMar>
            <w:vAlign w:val="center"/>
          </w:tcPr>
          <w:p w14:paraId="4B62D5E9" w14:textId="77777777" w:rsidR="0073212B" w:rsidRDefault="002B7AEB">
            <w:pPr>
              <w:spacing w:after="0" w:line="240" w:lineRule="auto"/>
              <w:jc w:val="left"/>
              <w:rPr>
                <w:ins w:id="1180" w:author="SHM-EM Authors" w:date="2026-09-05T09:25:00Z" w16du:dateUtc="2026-09-05T01:25:00Z"/>
              </w:rPr>
            </w:pPr>
            <w:ins w:id="1181" w:author="SHM-EM Authors" w:date="2026-09-05T09:25:00Z" w16du:dateUtc="2026-09-05T01:25:00Z">
              <w:r>
                <w:rPr>
                  <w:sz w:val="17"/>
                </w:rPr>
                <w:t>Project</w:t>
              </w:r>
            </w:ins>
          </w:p>
        </w:tc>
        <w:tc>
          <w:tcPr>
            <w:tcW w:w="4680" w:type="dxa"/>
            <w:tcMar>
              <w:top w:w="80" w:type="dxa"/>
              <w:left w:w="90" w:type="dxa"/>
              <w:bottom w:w="80" w:type="dxa"/>
              <w:right w:w="90" w:type="dxa"/>
            </w:tcMar>
            <w:vAlign w:val="center"/>
          </w:tcPr>
          <w:p w14:paraId="29B5372B" w14:textId="77777777" w:rsidR="0073212B" w:rsidRDefault="002B7AEB">
            <w:pPr>
              <w:spacing w:after="0" w:line="240" w:lineRule="auto"/>
              <w:jc w:val="left"/>
              <w:rPr>
                <w:ins w:id="1182" w:author="SHM-EM Authors" w:date="2026-09-05T09:25:00Z" w16du:dateUtc="2026-09-05T01:25:00Z"/>
              </w:rPr>
            </w:pPr>
            <w:ins w:id="1183" w:author="SHM-EM Authors" w:date="2026-09-05T09:25:00Z" w16du:dateUtc="2026-09-05T01:25:00Z">
              <w:r>
                <w:rPr>
                  <w:sz w:val="17"/>
                </w:rPr>
                <w:t>1</w:t>
              </w:r>
            </w:ins>
          </w:p>
        </w:tc>
      </w:tr>
      <w:tr w:rsidR="0073212B" w14:paraId="39135804" w14:textId="77777777">
        <w:trPr>
          <w:jc w:val="center"/>
          <w:ins w:id="1184" w:author="SHM-EM Authors" w:date="2026-09-05T09:25:00Z" w16du:dateUtc="2026-09-05T01:25:00Z"/>
        </w:trPr>
        <w:tc>
          <w:tcPr>
            <w:tcW w:w="4680" w:type="dxa"/>
            <w:gridSpan w:val="5"/>
            <w:tcMar>
              <w:top w:w="80" w:type="dxa"/>
              <w:left w:w="90" w:type="dxa"/>
              <w:bottom w:w="80" w:type="dxa"/>
              <w:right w:w="90" w:type="dxa"/>
            </w:tcMar>
            <w:vAlign w:val="center"/>
          </w:tcPr>
          <w:p w14:paraId="5E29256E" w14:textId="77777777" w:rsidR="0073212B" w:rsidRDefault="002B7AEB">
            <w:pPr>
              <w:spacing w:after="0" w:line="240" w:lineRule="auto"/>
              <w:jc w:val="left"/>
              <w:rPr>
                <w:ins w:id="1185" w:author="SHM-EM Authors" w:date="2026-09-05T09:25:00Z" w16du:dateUtc="2026-09-05T01:25:00Z"/>
              </w:rPr>
            </w:pPr>
            <w:ins w:id="1186" w:author="SHM-EM Authors" w:date="2026-09-05T09:25:00Z" w16du:dateUtc="2026-09-05T01:25:00Z">
              <w:r>
                <w:rPr>
                  <w:sz w:val="17"/>
                </w:rPr>
                <w:t>Stations</w:t>
              </w:r>
            </w:ins>
          </w:p>
        </w:tc>
        <w:tc>
          <w:tcPr>
            <w:tcW w:w="4680" w:type="dxa"/>
            <w:tcMar>
              <w:top w:w="80" w:type="dxa"/>
              <w:left w:w="90" w:type="dxa"/>
              <w:bottom w:w="80" w:type="dxa"/>
              <w:right w:w="90" w:type="dxa"/>
            </w:tcMar>
            <w:vAlign w:val="center"/>
          </w:tcPr>
          <w:p w14:paraId="6B8DC6DF" w14:textId="77777777" w:rsidR="0073212B" w:rsidRDefault="002B7AEB">
            <w:pPr>
              <w:spacing w:after="0" w:line="240" w:lineRule="auto"/>
              <w:jc w:val="left"/>
              <w:rPr>
                <w:ins w:id="1187" w:author="SHM-EM Authors" w:date="2026-09-05T09:25:00Z" w16du:dateUtc="2026-09-05T01:25:00Z"/>
              </w:rPr>
            </w:pPr>
            <w:ins w:id="1188" w:author="SHM-EM Authors" w:date="2026-09-05T09:25:00Z" w16du:dateUtc="2026-09-05T01:25:00Z">
              <w:r>
                <w:rPr>
                  <w:sz w:val="17"/>
                </w:rPr>
                <w:t>3</w:t>
              </w:r>
            </w:ins>
          </w:p>
        </w:tc>
      </w:tr>
      <w:tr w:rsidR="0073212B" w14:paraId="67175852" w14:textId="77777777">
        <w:trPr>
          <w:jc w:val="center"/>
          <w:ins w:id="1189" w:author="SHM-EM Authors" w:date="2026-09-05T09:25:00Z" w16du:dateUtc="2026-09-05T01:25:00Z"/>
        </w:trPr>
        <w:tc>
          <w:tcPr>
            <w:tcW w:w="4680" w:type="dxa"/>
            <w:gridSpan w:val="5"/>
            <w:tcMar>
              <w:top w:w="80" w:type="dxa"/>
              <w:left w:w="90" w:type="dxa"/>
              <w:bottom w:w="80" w:type="dxa"/>
              <w:right w:w="90" w:type="dxa"/>
            </w:tcMar>
            <w:vAlign w:val="center"/>
          </w:tcPr>
          <w:p w14:paraId="362466CC" w14:textId="77777777" w:rsidR="0073212B" w:rsidRDefault="002B7AEB">
            <w:pPr>
              <w:spacing w:after="0" w:line="240" w:lineRule="auto"/>
              <w:jc w:val="left"/>
              <w:rPr>
                <w:ins w:id="1190" w:author="SHM-EM Authors" w:date="2026-09-05T09:25:00Z" w16du:dateUtc="2026-09-05T01:25:00Z"/>
              </w:rPr>
            </w:pPr>
            <w:ins w:id="1191" w:author="SHM-EM Authors" w:date="2026-09-05T09:25:00Z" w16du:dateUtc="2026-09-05T01:25:00Z">
              <w:r>
                <w:rPr>
                  <w:sz w:val="17"/>
                </w:rPr>
                <w:t>Instruments</w:t>
              </w:r>
            </w:ins>
          </w:p>
        </w:tc>
        <w:tc>
          <w:tcPr>
            <w:tcW w:w="4680" w:type="dxa"/>
            <w:tcMar>
              <w:top w:w="80" w:type="dxa"/>
              <w:left w:w="90" w:type="dxa"/>
              <w:bottom w:w="80" w:type="dxa"/>
              <w:right w:w="90" w:type="dxa"/>
            </w:tcMar>
            <w:vAlign w:val="center"/>
          </w:tcPr>
          <w:p w14:paraId="2D8875AE" w14:textId="77777777" w:rsidR="0073212B" w:rsidRDefault="002B7AEB">
            <w:pPr>
              <w:spacing w:after="0" w:line="240" w:lineRule="auto"/>
              <w:jc w:val="left"/>
              <w:rPr>
                <w:ins w:id="1192" w:author="SHM-EM Authors" w:date="2026-09-05T09:25:00Z" w16du:dateUtc="2026-09-05T01:25:00Z"/>
              </w:rPr>
            </w:pPr>
            <w:ins w:id="1193" w:author="SHM-EM Authors" w:date="2026-09-05T09:25:00Z" w16du:dateUtc="2026-09-05T01:25:00Z">
              <w:r>
                <w:rPr>
                  <w:sz w:val="17"/>
                </w:rPr>
                <w:t>12</w:t>
              </w:r>
            </w:ins>
          </w:p>
        </w:tc>
      </w:tr>
      <w:tr w:rsidR="0073212B" w14:paraId="3BE0AF0D" w14:textId="77777777">
        <w:trPr>
          <w:jc w:val="center"/>
          <w:ins w:id="1194" w:author="SHM-EM Authors" w:date="2026-09-05T09:25:00Z" w16du:dateUtc="2026-09-05T01:25:00Z"/>
        </w:trPr>
        <w:tc>
          <w:tcPr>
            <w:tcW w:w="4680" w:type="dxa"/>
            <w:gridSpan w:val="5"/>
            <w:tcMar>
              <w:top w:w="80" w:type="dxa"/>
              <w:left w:w="90" w:type="dxa"/>
              <w:bottom w:w="80" w:type="dxa"/>
              <w:right w:w="90" w:type="dxa"/>
            </w:tcMar>
            <w:vAlign w:val="center"/>
          </w:tcPr>
          <w:p w14:paraId="05A41FE7" w14:textId="77777777" w:rsidR="0073212B" w:rsidRDefault="002B7AEB">
            <w:pPr>
              <w:spacing w:after="0" w:line="240" w:lineRule="auto"/>
              <w:jc w:val="left"/>
              <w:rPr>
                <w:ins w:id="1195" w:author="SHM-EM Authors" w:date="2026-09-05T09:25:00Z" w16du:dateUtc="2026-09-05T01:25:00Z"/>
              </w:rPr>
            </w:pPr>
            <w:ins w:id="1196" w:author="SHM-EM Authors" w:date="2026-09-05T09:25:00Z" w16du:dateUtc="2026-09-05T01:25:00Z">
              <w:r>
                <w:rPr>
                  <w:sz w:val="17"/>
                </w:rPr>
                <w:t>Metric bindings</w:t>
              </w:r>
            </w:ins>
          </w:p>
        </w:tc>
        <w:tc>
          <w:tcPr>
            <w:tcW w:w="4680" w:type="dxa"/>
            <w:tcMar>
              <w:top w:w="80" w:type="dxa"/>
              <w:left w:w="90" w:type="dxa"/>
              <w:bottom w:w="80" w:type="dxa"/>
              <w:right w:w="90" w:type="dxa"/>
            </w:tcMar>
            <w:vAlign w:val="center"/>
          </w:tcPr>
          <w:p w14:paraId="046899CB" w14:textId="77777777" w:rsidR="0073212B" w:rsidRDefault="002B7AEB">
            <w:pPr>
              <w:spacing w:after="0" w:line="240" w:lineRule="auto"/>
              <w:jc w:val="left"/>
              <w:rPr>
                <w:ins w:id="1197" w:author="SHM-EM Authors" w:date="2026-09-05T09:25:00Z" w16du:dateUtc="2026-09-05T01:25:00Z"/>
              </w:rPr>
            </w:pPr>
            <w:ins w:id="1198" w:author="SHM-EM Authors" w:date="2026-09-05T09:25:00Z" w16du:dateUtc="2026-09-05T01:25:00Z">
              <w:r>
                <w:rPr>
                  <w:sz w:val="17"/>
                </w:rPr>
                <w:t>26</w:t>
              </w:r>
            </w:ins>
          </w:p>
        </w:tc>
      </w:tr>
      <w:tr w:rsidR="0073212B" w14:paraId="61C6AAB9" w14:textId="77777777">
        <w:trPr>
          <w:jc w:val="center"/>
          <w:ins w:id="1199" w:author="SHM-EM Authors" w:date="2026-09-05T09:25:00Z" w16du:dateUtc="2026-09-05T01:25:00Z"/>
        </w:trPr>
        <w:tc>
          <w:tcPr>
            <w:tcW w:w="4680" w:type="dxa"/>
            <w:gridSpan w:val="5"/>
            <w:tcMar>
              <w:top w:w="80" w:type="dxa"/>
              <w:left w:w="90" w:type="dxa"/>
              <w:bottom w:w="80" w:type="dxa"/>
              <w:right w:w="90" w:type="dxa"/>
            </w:tcMar>
            <w:vAlign w:val="center"/>
          </w:tcPr>
          <w:p w14:paraId="35A8694E" w14:textId="77777777" w:rsidR="0073212B" w:rsidRDefault="002B7AEB">
            <w:pPr>
              <w:spacing w:after="0" w:line="240" w:lineRule="auto"/>
              <w:jc w:val="left"/>
              <w:rPr>
                <w:ins w:id="1200" w:author="SHM-EM Authors" w:date="2026-09-05T09:25:00Z" w16du:dateUtc="2026-09-05T01:25:00Z"/>
              </w:rPr>
            </w:pPr>
            <w:ins w:id="1201" w:author="SHM-EM Authors" w:date="2026-09-05T09:25:00Z" w16du:dateUtc="2026-09-05T01:25:00Z">
              <w:r>
                <w:rPr>
                  <w:sz w:val="17"/>
                </w:rPr>
                <w:t>Observation mappings</w:t>
              </w:r>
            </w:ins>
          </w:p>
        </w:tc>
        <w:tc>
          <w:tcPr>
            <w:tcW w:w="4680" w:type="dxa"/>
            <w:tcMar>
              <w:top w:w="80" w:type="dxa"/>
              <w:left w:w="90" w:type="dxa"/>
              <w:bottom w:w="80" w:type="dxa"/>
              <w:right w:w="90" w:type="dxa"/>
            </w:tcMar>
            <w:vAlign w:val="center"/>
          </w:tcPr>
          <w:p w14:paraId="18DC982D" w14:textId="77777777" w:rsidR="0073212B" w:rsidRDefault="002B7AEB">
            <w:pPr>
              <w:spacing w:after="0" w:line="240" w:lineRule="auto"/>
              <w:jc w:val="left"/>
              <w:rPr>
                <w:ins w:id="1202" w:author="SHM-EM Authors" w:date="2026-09-05T09:25:00Z" w16du:dateUtc="2026-09-05T01:25:00Z"/>
              </w:rPr>
            </w:pPr>
            <w:ins w:id="1203" w:author="SHM-EM Authors" w:date="2026-09-05T09:25:00Z" w16du:dateUtc="2026-09-05T01:25:00Z">
              <w:r>
                <w:rPr>
                  <w:sz w:val="17"/>
                </w:rPr>
                <w:t>4</w:t>
              </w:r>
            </w:ins>
          </w:p>
        </w:tc>
      </w:tr>
      <w:tr w:rsidR="0073212B" w14:paraId="78382727" w14:textId="77777777">
        <w:trPr>
          <w:jc w:val="center"/>
          <w:ins w:id="1204" w:author="SHM-EM Authors" w:date="2026-09-05T09:25:00Z" w16du:dateUtc="2026-09-05T01:25:00Z"/>
        </w:trPr>
        <w:tc>
          <w:tcPr>
            <w:tcW w:w="4680" w:type="dxa"/>
            <w:gridSpan w:val="5"/>
            <w:tcMar>
              <w:top w:w="80" w:type="dxa"/>
              <w:left w:w="90" w:type="dxa"/>
              <w:bottom w:w="80" w:type="dxa"/>
              <w:right w:w="90" w:type="dxa"/>
            </w:tcMar>
            <w:vAlign w:val="center"/>
          </w:tcPr>
          <w:p w14:paraId="1D9053C6" w14:textId="77777777" w:rsidR="0073212B" w:rsidRDefault="002B7AEB">
            <w:pPr>
              <w:spacing w:after="0" w:line="240" w:lineRule="auto"/>
              <w:jc w:val="left"/>
              <w:rPr>
                <w:ins w:id="1205" w:author="SHM-EM Authors" w:date="2026-09-05T09:25:00Z" w16du:dateUtc="2026-09-05T01:25:00Z"/>
              </w:rPr>
            </w:pPr>
            <w:ins w:id="1206" w:author="SHM-EM Authors" w:date="2026-09-05T09:25:00Z" w16du:dateUtc="2026-09-05T01:25:00Z">
              <w:r>
                <w:rPr>
                  <w:sz w:val="17"/>
                </w:rPr>
                <w:t>Feature mappings</w:t>
              </w:r>
            </w:ins>
          </w:p>
        </w:tc>
        <w:tc>
          <w:tcPr>
            <w:tcW w:w="4680" w:type="dxa"/>
            <w:tcMar>
              <w:top w:w="80" w:type="dxa"/>
              <w:left w:w="90" w:type="dxa"/>
              <w:bottom w:w="80" w:type="dxa"/>
              <w:right w:w="90" w:type="dxa"/>
            </w:tcMar>
            <w:vAlign w:val="center"/>
          </w:tcPr>
          <w:p w14:paraId="44EAA13B" w14:textId="77777777" w:rsidR="0073212B" w:rsidRDefault="002B7AEB">
            <w:pPr>
              <w:spacing w:after="0" w:line="240" w:lineRule="auto"/>
              <w:jc w:val="left"/>
              <w:rPr>
                <w:ins w:id="1207" w:author="SHM-EM Authors" w:date="2026-09-05T09:25:00Z" w16du:dateUtc="2026-09-05T01:25:00Z"/>
              </w:rPr>
            </w:pPr>
            <w:ins w:id="1208" w:author="SHM-EM Authors" w:date="2026-09-05T09:25:00Z" w16du:dateUtc="2026-09-05T01:25:00Z">
              <w:r>
                <w:rPr>
                  <w:sz w:val="17"/>
                </w:rPr>
                <w:t>164</w:t>
              </w:r>
            </w:ins>
          </w:p>
        </w:tc>
      </w:tr>
      <w:tr w:rsidR="0073212B" w14:paraId="45CFEF93" w14:textId="77777777">
        <w:trPr>
          <w:jc w:val="center"/>
          <w:ins w:id="1209" w:author="SHM-EM Authors" w:date="2026-09-05T09:25:00Z" w16du:dateUtc="2026-09-05T01:25:00Z"/>
        </w:trPr>
        <w:tc>
          <w:tcPr>
            <w:tcW w:w="4680" w:type="dxa"/>
            <w:gridSpan w:val="5"/>
            <w:tcMar>
              <w:top w:w="80" w:type="dxa"/>
              <w:left w:w="90" w:type="dxa"/>
              <w:bottom w:w="80" w:type="dxa"/>
              <w:right w:w="90" w:type="dxa"/>
            </w:tcMar>
            <w:vAlign w:val="center"/>
          </w:tcPr>
          <w:p w14:paraId="1D42F164" w14:textId="77777777" w:rsidR="0073212B" w:rsidRDefault="002B7AEB">
            <w:pPr>
              <w:spacing w:after="0" w:line="240" w:lineRule="auto"/>
              <w:jc w:val="left"/>
              <w:rPr>
                <w:ins w:id="1210" w:author="SHM-EM Authors" w:date="2026-09-05T09:25:00Z" w16du:dateUtc="2026-09-05T01:25:00Z"/>
              </w:rPr>
            </w:pPr>
            <w:ins w:id="1211" w:author="SHM-EM Authors" w:date="2026-09-05T09:25:00Z" w16du:dateUtc="2026-09-05T01:25:00Z">
              <w:r>
                <w:rPr>
                  <w:sz w:val="17"/>
                </w:rPr>
                <w:t>Compatible model bundles</w:t>
              </w:r>
            </w:ins>
          </w:p>
        </w:tc>
        <w:tc>
          <w:tcPr>
            <w:tcW w:w="4680" w:type="dxa"/>
            <w:tcMar>
              <w:top w:w="80" w:type="dxa"/>
              <w:left w:w="90" w:type="dxa"/>
              <w:bottom w:w="80" w:type="dxa"/>
              <w:right w:w="90" w:type="dxa"/>
            </w:tcMar>
            <w:vAlign w:val="center"/>
          </w:tcPr>
          <w:p w14:paraId="2C33444C" w14:textId="77777777" w:rsidR="0073212B" w:rsidRDefault="002B7AEB">
            <w:pPr>
              <w:spacing w:after="0" w:line="240" w:lineRule="auto"/>
              <w:jc w:val="left"/>
              <w:rPr>
                <w:ins w:id="1212" w:author="SHM-EM Authors" w:date="2026-09-05T09:25:00Z" w16du:dateUtc="2026-09-05T01:25:00Z"/>
              </w:rPr>
            </w:pPr>
            <w:ins w:id="1213" w:author="SHM-EM Authors" w:date="2026-09-05T09:25:00Z" w16du:dateUtc="2026-09-05T01:25:00Z">
              <w:r>
                <w:rPr>
                  <w:sz w:val="17"/>
                </w:rPr>
                <w:t>2</w:t>
              </w:r>
            </w:ins>
          </w:p>
        </w:tc>
      </w:tr>
      <w:tr w:rsidR="0073212B" w14:paraId="3B33F5C7" w14:textId="77777777">
        <w:trPr>
          <w:jc w:val="center"/>
          <w:ins w:id="1214" w:author="SHM-EM Authors" w:date="2026-09-05T09:25:00Z" w16du:dateUtc="2026-09-05T01:25:00Z"/>
        </w:trPr>
        <w:tc>
          <w:tcPr>
            <w:tcW w:w="4680" w:type="dxa"/>
            <w:gridSpan w:val="5"/>
            <w:tcMar>
              <w:top w:w="80" w:type="dxa"/>
              <w:left w:w="90" w:type="dxa"/>
              <w:bottom w:w="80" w:type="dxa"/>
              <w:right w:w="90" w:type="dxa"/>
            </w:tcMar>
            <w:vAlign w:val="center"/>
          </w:tcPr>
          <w:p w14:paraId="5526BDAE" w14:textId="77777777" w:rsidR="0073212B" w:rsidRDefault="002B7AEB">
            <w:pPr>
              <w:spacing w:after="0" w:line="240" w:lineRule="auto"/>
              <w:jc w:val="left"/>
              <w:rPr>
                <w:ins w:id="1215" w:author="SHM-EM Authors" w:date="2026-09-05T09:25:00Z" w16du:dateUtc="2026-09-05T01:25:00Z"/>
              </w:rPr>
            </w:pPr>
            <w:ins w:id="1216" w:author="SHM-EM Authors" w:date="2026-09-05T09:25:00Z" w16du:dateUtc="2026-09-05T01:25:00Z">
              <w:r>
                <w:rPr>
                  <w:sz w:val="17"/>
                </w:rPr>
                <w:t>Rules</w:t>
              </w:r>
            </w:ins>
          </w:p>
        </w:tc>
        <w:tc>
          <w:tcPr>
            <w:tcW w:w="4680" w:type="dxa"/>
            <w:tcMar>
              <w:top w:w="80" w:type="dxa"/>
              <w:left w:w="90" w:type="dxa"/>
              <w:bottom w:w="80" w:type="dxa"/>
              <w:right w:w="90" w:type="dxa"/>
            </w:tcMar>
            <w:vAlign w:val="center"/>
          </w:tcPr>
          <w:p w14:paraId="4A47AFE6" w14:textId="77777777" w:rsidR="0073212B" w:rsidRDefault="002B7AEB">
            <w:pPr>
              <w:spacing w:after="0" w:line="240" w:lineRule="auto"/>
              <w:jc w:val="left"/>
              <w:rPr>
                <w:ins w:id="1217" w:author="SHM-EM Authors" w:date="2026-09-05T09:25:00Z" w16du:dateUtc="2026-09-05T01:25:00Z"/>
              </w:rPr>
            </w:pPr>
            <w:ins w:id="1218" w:author="SHM-EM Authors" w:date="2026-09-05T09:25:00Z" w16du:dateUtc="2026-09-05T01:25:00Z">
              <w:r>
                <w:rPr>
                  <w:sz w:val="17"/>
                </w:rPr>
                <w:t>1</w:t>
              </w:r>
            </w:ins>
          </w:p>
        </w:tc>
      </w:tr>
      <w:tr w:rsidR="0073212B" w14:paraId="0107489E" w14:textId="77777777">
        <w:trPr>
          <w:jc w:val="center"/>
          <w:ins w:id="1219" w:author="SHM-EM Authors" w:date="2026-09-05T09:25:00Z" w16du:dateUtc="2026-09-05T01:25:00Z"/>
        </w:trPr>
        <w:tc>
          <w:tcPr>
            <w:tcW w:w="4680" w:type="dxa"/>
            <w:gridSpan w:val="5"/>
            <w:tcMar>
              <w:top w:w="80" w:type="dxa"/>
              <w:left w:w="90" w:type="dxa"/>
              <w:bottom w:w="80" w:type="dxa"/>
              <w:right w:w="90" w:type="dxa"/>
            </w:tcMar>
            <w:vAlign w:val="center"/>
          </w:tcPr>
          <w:p w14:paraId="5368AA5C" w14:textId="77777777" w:rsidR="0073212B" w:rsidRDefault="002B7AEB">
            <w:pPr>
              <w:spacing w:after="0" w:line="240" w:lineRule="auto"/>
              <w:jc w:val="left"/>
              <w:rPr>
                <w:ins w:id="1220" w:author="SHM-EM Authors" w:date="2026-09-05T09:25:00Z" w16du:dateUtc="2026-09-05T01:25:00Z"/>
              </w:rPr>
            </w:pPr>
            <w:ins w:id="1221" w:author="SHM-EM Authors" w:date="2026-09-05T09:25:00Z" w16du:dateUtc="2026-09-05T01:25:00Z">
              <w:r>
                <w:rPr>
                  <w:sz w:val="17"/>
                </w:rPr>
                <w:t>Persisted forecast rows</w:t>
              </w:r>
            </w:ins>
          </w:p>
        </w:tc>
        <w:tc>
          <w:tcPr>
            <w:tcW w:w="4680" w:type="dxa"/>
            <w:tcMar>
              <w:top w:w="80" w:type="dxa"/>
              <w:left w:w="90" w:type="dxa"/>
              <w:bottom w:w="80" w:type="dxa"/>
              <w:right w:w="90" w:type="dxa"/>
            </w:tcMar>
            <w:vAlign w:val="center"/>
          </w:tcPr>
          <w:p w14:paraId="715C67CE" w14:textId="77777777" w:rsidR="0073212B" w:rsidRDefault="002B7AEB">
            <w:pPr>
              <w:spacing w:after="0" w:line="240" w:lineRule="auto"/>
              <w:jc w:val="left"/>
              <w:rPr>
                <w:ins w:id="1222" w:author="SHM-EM Authors" w:date="2026-09-05T09:25:00Z" w16du:dateUtc="2026-09-05T01:25:00Z"/>
              </w:rPr>
            </w:pPr>
            <w:ins w:id="1223" w:author="SHM-EM Authors" w:date="2026-09-05T09:25:00Z" w16du:dateUtc="2026-09-05T01:25:00Z">
              <w:r>
                <w:rPr>
                  <w:sz w:val="17"/>
                </w:rPr>
                <w:t>1,120</w:t>
              </w:r>
            </w:ins>
          </w:p>
        </w:tc>
      </w:tr>
      <w:tr w:rsidR="0073212B" w14:paraId="4CBD9572" w14:textId="77777777">
        <w:trPr>
          <w:jc w:val="center"/>
          <w:ins w:id="1224" w:author="SHM-EM Authors" w:date="2026-09-05T09:25:00Z" w16du:dateUtc="2026-09-05T01:25:00Z"/>
        </w:trPr>
        <w:tc>
          <w:tcPr>
            <w:tcW w:w="4680" w:type="dxa"/>
            <w:gridSpan w:val="5"/>
            <w:tcMar>
              <w:top w:w="80" w:type="dxa"/>
              <w:left w:w="90" w:type="dxa"/>
              <w:bottom w:w="80" w:type="dxa"/>
              <w:right w:w="90" w:type="dxa"/>
            </w:tcMar>
            <w:vAlign w:val="center"/>
          </w:tcPr>
          <w:p w14:paraId="0F7995C4" w14:textId="77777777" w:rsidR="0073212B" w:rsidRDefault="002B7AEB">
            <w:pPr>
              <w:spacing w:after="0" w:line="240" w:lineRule="auto"/>
              <w:jc w:val="left"/>
              <w:rPr>
                <w:ins w:id="1225" w:author="SHM-EM Authors" w:date="2026-09-05T09:25:00Z" w16du:dateUtc="2026-09-05T01:25:00Z"/>
              </w:rPr>
            </w:pPr>
            <w:ins w:id="1226" w:author="SHM-EM Authors" w:date="2026-09-05T09:25:00Z" w16du:dateUtc="2026-09-05T01:25:00Z">
              <w:r>
                <w:rPr>
                  <w:sz w:val="17"/>
                </w:rPr>
                <w:t>End-to-end functional checks</w:t>
              </w:r>
            </w:ins>
          </w:p>
        </w:tc>
        <w:tc>
          <w:tcPr>
            <w:tcW w:w="4680" w:type="dxa"/>
            <w:tcMar>
              <w:top w:w="80" w:type="dxa"/>
              <w:left w:w="90" w:type="dxa"/>
              <w:bottom w:w="80" w:type="dxa"/>
              <w:right w:w="90" w:type="dxa"/>
            </w:tcMar>
            <w:vAlign w:val="center"/>
          </w:tcPr>
          <w:p w14:paraId="467334CE" w14:textId="77777777" w:rsidR="0073212B" w:rsidRDefault="002B7AEB">
            <w:pPr>
              <w:spacing w:after="0" w:line="240" w:lineRule="auto"/>
              <w:jc w:val="left"/>
              <w:rPr>
                <w:ins w:id="1227" w:author="SHM-EM Authors" w:date="2026-09-05T09:25:00Z" w16du:dateUtc="2026-09-05T01:25:00Z"/>
              </w:rPr>
            </w:pPr>
            <w:ins w:id="1228" w:author="SHM-EM Authors" w:date="2026-09-05T09:25:00Z" w16du:dateUtc="2026-09-05T01:25:00Z">
              <w:r>
                <w:rPr>
                  <w:sz w:val="17"/>
                </w:rPr>
                <w:t>7/7 PASS</w:t>
              </w:r>
            </w:ins>
          </w:p>
        </w:tc>
      </w:tr>
      <w:tr w:rsidR="0073212B" w14:paraId="6FBE6C5B" w14:textId="77777777">
        <w:trPr>
          <w:jc w:val="center"/>
          <w:ins w:id="1229" w:author="SHM-EM Authors" w:date="2026-09-05T09:25:00Z" w16du:dateUtc="2026-09-05T01:25:00Z"/>
        </w:trPr>
        <w:tc>
          <w:tcPr>
            <w:tcW w:w="4680" w:type="dxa"/>
            <w:gridSpan w:val="5"/>
            <w:tcMar>
              <w:top w:w="80" w:type="dxa"/>
              <w:left w:w="90" w:type="dxa"/>
              <w:bottom w:w="80" w:type="dxa"/>
              <w:right w:w="90" w:type="dxa"/>
            </w:tcMar>
            <w:vAlign w:val="center"/>
          </w:tcPr>
          <w:p w14:paraId="201B070A" w14:textId="77777777" w:rsidR="0073212B" w:rsidRDefault="002B7AEB">
            <w:pPr>
              <w:spacing w:after="0" w:line="240" w:lineRule="auto"/>
              <w:jc w:val="left"/>
              <w:rPr>
                <w:ins w:id="1230" w:author="SHM-EM Authors" w:date="2026-09-05T09:25:00Z" w16du:dateUtc="2026-09-05T01:25:00Z"/>
              </w:rPr>
            </w:pPr>
            <w:ins w:id="1231" w:author="SHM-EM Authors" w:date="2026-09-05T09:25:00Z" w16du:dateUtc="2026-09-05T01:25:00Z">
              <w:r>
                <w:rPr>
                  <w:sz w:val="17"/>
                </w:rPr>
                <w:t>Frozen backend source modifications</w:t>
              </w:r>
            </w:ins>
          </w:p>
        </w:tc>
        <w:tc>
          <w:tcPr>
            <w:tcW w:w="4680" w:type="dxa"/>
            <w:tcMar>
              <w:top w:w="80" w:type="dxa"/>
              <w:left w:w="90" w:type="dxa"/>
              <w:bottom w:w="80" w:type="dxa"/>
              <w:right w:w="90" w:type="dxa"/>
            </w:tcMar>
            <w:vAlign w:val="center"/>
          </w:tcPr>
          <w:p w14:paraId="47E9CF31" w14:textId="77777777" w:rsidR="0073212B" w:rsidRDefault="002B7AEB">
            <w:pPr>
              <w:spacing w:after="0" w:line="240" w:lineRule="auto"/>
              <w:jc w:val="left"/>
              <w:rPr>
                <w:ins w:id="1232" w:author="SHM-EM Authors" w:date="2026-09-05T09:25:00Z" w16du:dateUtc="2026-09-05T01:25:00Z"/>
              </w:rPr>
            </w:pPr>
            <w:ins w:id="1233" w:author="SHM-EM Authors" w:date="2026-09-05T09:25:00Z" w16du:dateUtc="2026-09-05T01:25:00Z">
              <w:r>
                <w:rPr>
                  <w:sz w:val="17"/>
                </w:rPr>
                <w:t>0</w:t>
              </w:r>
            </w:ins>
          </w:p>
        </w:tc>
      </w:tr>
      <w:tr w:rsidR="0073212B" w14:paraId="3A6877A2" w14:textId="77777777">
        <w:trPr>
          <w:jc w:val="center"/>
          <w:ins w:id="1234" w:author="SHM-EM Authors" w:date="2026-09-05T09:25:00Z" w16du:dateUtc="2026-09-05T01:25:00Z"/>
        </w:trPr>
        <w:tc>
          <w:tcPr>
            <w:tcW w:w="4680" w:type="dxa"/>
            <w:gridSpan w:val="5"/>
            <w:tcMar>
              <w:top w:w="80" w:type="dxa"/>
              <w:left w:w="90" w:type="dxa"/>
              <w:bottom w:w="80" w:type="dxa"/>
              <w:right w:w="90" w:type="dxa"/>
            </w:tcMar>
            <w:vAlign w:val="center"/>
          </w:tcPr>
          <w:p w14:paraId="774FCBED" w14:textId="77777777" w:rsidR="0073212B" w:rsidRDefault="002B7AEB">
            <w:pPr>
              <w:spacing w:after="0" w:line="240" w:lineRule="auto"/>
              <w:jc w:val="left"/>
              <w:rPr>
                <w:ins w:id="1235" w:author="SHM-EM Authors" w:date="2026-09-05T09:25:00Z" w16du:dateUtc="2026-09-05T01:25:00Z"/>
              </w:rPr>
            </w:pPr>
            <w:ins w:id="1236" w:author="SHM-EM Authors" w:date="2026-09-05T09:25:00Z" w16du:dateUtc="2026-09-05T01:25:00Z">
              <w:r>
                <w:rPr>
                  <w:sz w:val="17"/>
                </w:rPr>
                <w:t>Frozen front-end workflow source modifications</w:t>
              </w:r>
            </w:ins>
          </w:p>
        </w:tc>
        <w:tc>
          <w:tcPr>
            <w:tcW w:w="4680" w:type="dxa"/>
            <w:tcMar>
              <w:top w:w="80" w:type="dxa"/>
              <w:left w:w="90" w:type="dxa"/>
              <w:bottom w:w="80" w:type="dxa"/>
              <w:right w:w="90" w:type="dxa"/>
            </w:tcMar>
            <w:vAlign w:val="center"/>
          </w:tcPr>
          <w:p w14:paraId="4B4F4074" w14:textId="77777777" w:rsidR="0073212B" w:rsidRDefault="002B7AEB">
            <w:pPr>
              <w:spacing w:after="0" w:line="240" w:lineRule="auto"/>
              <w:jc w:val="left"/>
              <w:rPr>
                <w:ins w:id="1237" w:author="SHM-EM Authors" w:date="2026-09-05T09:25:00Z" w16du:dateUtc="2026-09-05T01:25:00Z"/>
              </w:rPr>
            </w:pPr>
            <w:ins w:id="1238" w:author="SHM-EM Authors" w:date="2026-09-05T09:25:00Z" w16du:dateUtc="2026-09-05T01:25:00Z">
              <w:r>
                <w:rPr>
                  <w:sz w:val="17"/>
                </w:rPr>
                <w:t>0</w:t>
              </w:r>
            </w:ins>
          </w:p>
        </w:tc>
      </w:tr>
      <w:tr w:rsidR="0073212B" w14:paraId="4FAA93BE" w14:textId="77777777">
        <w:trPr>
          <w:jc w:val="center"/>
          <w:ins w:id="1239" w:author="SHM-EM Authors" w:date="2026-09-05T09:25:00Z" w16du:dateUtc="2026-09-05T01:25:00Z"/>
        </w:trPr>
        <w:tc>
          <w:tcPr>
            <w:tcW w:w="4680" w:type="dxa"/>
            <w:gridSpan w:val="5"/>
            <w:tcMar>
              <w:top w:w="80" w:type="dxa"/>
              <w:left w:w="90" w:type="dxa"/>
              <w:bottom w:w="80" w:type="dxa"/>
              <w:right w:w="90" w:type="dxa"/>
            </w:tcMar>
            <w:vAlign w:val="center"/>
          </w:tcPr>
          <w:p w14:paraId="54C2655B" w14:textId="77777777" w:rsidR="0073212B" w:rsidRDefault="002B7AEB">
            <w:pPr>
              <w:spacing w:after="0" w:line="240" w:lineRule="auto"/>
              <w:jc w:val="left"/>
              <w:rPr>
                <w:ins w:id="1240" w:author="SHM-EM Authors" w:date="2026-09-05T09:25:00Z" w16du:dateUtc="2026-09-05T01:25:00Z"/>
              </w:rPr>
            </w:pPr>
            <w:ins w:id="1241" w:author="SHM-EM Authors" w:date="2026-09-05T09:25:00Z" w16du:dateUtc="2026-09-05T01:25:00Z">
              <w:r>
                <w:rPr>
                  <w:sz w:val="17"/>
                </w:rPr>
                <w:t>PIT_PRE core modifications</w:t>
              </w:r>
            </w:ins>
          </w:p>
        </w:tc>
        <w:tc>
          <w:tcPr>
            <w:tcW w:w="4680" w:type="dxa"/>
            <w:tcMar>
              <w:top w:w="80" w:type="dxa"/>
              <w:left w:w="90" w:type="dxa"/>
              <w:bottom w:w="80" w:type="dxa"/>
              <w:right w:w="90" w:type="dxa"/>
            </w:tcMar>
            <w:vAlign w:val="center"/>
          </w:tcPr>
          <w:p w14:paraId="40B7364A" w14:textId="77777777" w:rsidR="0073212B" w:rsidRDefault="002B7AEB">
            <w:pPr>
              <w:spacing w:after="0" w:line="240" w:lineRule="auto"/>
              <w:jc w:val="left"/>
              <w:rPr>
                <w:ins w:id="1242" w:author="SHM-EM Authors" w:date="2026-09-05T09:25:00Z" w16du:dateUtc="2026-09-05T01:25:00Z"/>
              </w:rPr>
            </w:pPr>
            <w:ins w:id="1243" w:author="SHM-EM Authors" w:date="2026-09-05T09:25:00Z" w16du:dateUtc="2026-09-05T01:25:00Z">
              <w:r>
                <w:rPr>
                  <w:sz w:val="17"/>
                </w:rPr>
                <w:t>0</w:t>
              </w:r>
            </w:ins>
          </w:p>
        </w:tc>
      </w:tr>
      <w:tr w:rsidR="0073212B" w14:paraId="4F768ACC" w14:textId="77777777">
        <w:tblPrEx>
          <w:tblW w:w="0" w:type="auto"/>
          <w:jc w:val="center"/>
          <w:tblPrExChange w:id="1244" w:author="SHM-EM Authors" w:date="2026-09-05T09:25:00Z" w16du:dateUtc="2026-09-05T01:25:00Z">
            <w:tblPrEx>
              <w:tblW w:w="9679" w:type="dxa"/>
              <w:jc w:val="center"/>
              <w:tblBorders>
                <w:top w:val="single" w:sz="6" w:space="0" w:color="8FA9BC"/>
                <w:left w:val="single" w:sz="6" w:space="0" w:color="8FA9BC"/>
                <w:bottom w:val="single" w:sz="6" w:space="0" w:color="8FA9BC"/>
                <w:right w:val="single" w:sz="6" w:space="0" w:color="8FA9BC"/>
                <w:insideH w:val="single" w:sz="6" w:space="0" w:color="8FA9BC"/>
                <w:insideV w:val="single" w:sz="6" w:space="0" w:color="8FA9BC"/>
              </w:tblBorders>
            </w:tblPrEx>
          </w:tblPrExChange>
        </w:tblPrEx>
        <w:trPr>
          <w:jc w:val="center"/>
          <w:trPrChange w:id="1245" w:author="SHM-EM Authors" w:date="2026-09-05T09:25:00Z" w16du:dateUtc="2026-09-05T01:25:00Z">
            <w:trPr>
              <w:gridBefore w:val="1"/>
              <w:tblHeader/>
              <w:jc w:val="center"/>
            </w:trPr>
          </w:trPrChange>
        </w:trPr>
        <w:tc>
          <w:tcPr>
            <w:tcW w:w="1078" w:type="dxa"/>
            <w:shd w:val="clear" w:color="auto" w:fill="D9EAF7"/>
            <w:cellDel w:id="1246" w:author="SHM-EM Authors" w:date="2026-09-05T09:25:00Z"/>
            <w:tcPrChange w:id="1247" w:author="SHM-EM Authors" w:date="2026-09-05T09:25:00Z" w16du:dateUtc="2026-09-05T01:25:00Z">
              <w:tcPr>
                <w:tcW w:w="1078" w:type="dxa"/>
                <w:gridSpan w:val="2"/>
                <w:shd w:val="clear" w:color="auto" w:fill="D9EAF7"/>
                <w:tcMar>
                  <w:top w:w="60" w:type="dxa"/>
                  <w:left w:w="80" w:type="dxa"/>
                  <w:bottom w:w="60" w:type="dxa"/>
                  <w:right w:w="80" w:type="dxa"/>
                </w:tcMar>
                <w:vAlign w:val="center"/>
                <w:cellDel w:id="1248" w:author="SHM-EM Authors" w:date="2026-09-05T09:25:00Z"/>
              </w:tcPr>
            </w:tcPrChange>
          </w:tcPr>
          <w:p w14:paraId="6134E156" w14:textId="77777777" w:rsidR="002B7AEB" w:rsidRDefault="002B7AEB">
            <w:pPr>
              <w:spacing w:after="80" w:line="283" w:lineRule="auto"/>
              <w:jc w:val="center"/>
              <w:rPr>
                <w:sz w:val="15"/>
                <w:szCs w:val="15"/>
              </w:rPr>
            </w:pPr>
            <w:del w:id="1249" w:author="SHM-EM Authors" w:date="2026-09-05T09:25:00Z" w16du:dateUtc="2026-09-05T01:25:00Z">
              <w:r>
                <w:rPr>
                  <w:sz w:val="15"/>
                  <w:szCs w:val="15"/>
                </w:rPr>
                <w:delText>Model</w:delText>
              </w:r>
            </w:del>
          </w:p>
        </w:tc>
        <w:tc>
          <w:tcPr>
            <w:tcW w:w="2870" w:type="dxa"/>
            <w:shd w:val="clear" w:color="auto" w:fill="D9EAF7"/>
            <w:cellDel w:id="1250" w:author="SHM-EM Authors" w:date="2026-09-05T09:25:00Z"/>
            <w:tcPrChange w:id="1251" w:author="SHM-EM Authors" w:date="2026-09-05T09:25:00Z" w16du:dateUtc="2026-09-05T01:25:00Z">
              <w:tcPr>
                <w:tcW w:w="2870" w:type="dxa"/>
                <w:gridSpan w:val="3"/>
                <w:shd w:val="clear" w:color="auto" w:fill="D9EAF7"/>
                <w:tcMar>
                  <w:top w:w="60" w:type="dxa"/>
                  <w:left w:w="80" w:type="dxa"/>
                  <w:bottom w:w="60" w:type="dxa"/>
                  <w:right w:w="80" w:type="dxa"/>
                </w:tcMar>
                <w:vAlign w:val="center"/>
                <w:cellDel w:id="1252" w:author="SHM-EM Authors" w:date="2026-09-05T09:25:00Z"/>
              </w:tcPr>
            </w:tcPrChange>
          </w:tcPr>
          <w:p w14:paraId="44B59581" w14:textId="77777777" w:rsidR="002B7AEB" w:rsidRDefault="002B7AEB">
            <w:pPr>
              <w:spacing w:after="80" w:line="283" w:lineRule="auto"/>
              <w:jc w:val="center"/>
              <w:rPr>
                <w:sz w:val="15"/>
                <w:szCs w:val="15"/>
              </w:rPr>
            </w:pPr>
            <w:del w:id="1253" w:author="SHM-EM Authors" w:date="2026-09-05T09:25:00Z" w16du:dateUtc="2026-09-05T01:25:00Z">
              <w:r>
                <w:rPr>
                  <w:sz w:val="15"/>
                  <w:szCs w:val="15"/>
                </w:rPr>
                <w:delText>Engineering output</w:delText>
              </w:r>
            </w:del>
          </w:p>
        </w:tc>
        <w:tc>
          <w:tcPr>
            <w:tcW w:w="1474" w:type="dxa"/>
            <w:shd w:val="clear" w:color="auto" w:fill="D9EAF7"/>
            <w:cellDel w:id="1254" w:author="SHM-EM Authors" w:date="2026-09-05T09:25:00Z"/>
            <w:tcPrChange w:id="1255" w:author="SHM-EM Authors" w:date="2026-09-05T09:25:00Z" w16du:dateUtc="2026-09-05T01:25:00Z">
              <w:tcPr>
                <w:tcW w:w="1474" w:type="dxa"/>
                <w:gridSpan w:val="2"/>
                <w:shd w:val="clear" w:color="auto" w:fill="D9EAF7"/>
                <w:tcMar>
                  <w:top w:w="60" w:type="dxa"/>
                  <w:left w:w="80" w:type="dxa"/>
                  <w:bottom w:w="60" w:type="dxa"/>
                  <w:right w:w="80" w:type="dxa"/>
                </w:tcMar>
                <w:vAlign w:val="center"/>
                <w:cellDel w:id="1256" w:author="SHM-EM Authors" w:date="2026-09-05T09:25:00Z"/>
              </w:tcPr>
            </w:tcPrChange>
          </w:tcPr>
          <w:p w14:paraId="053559F9" w14:textId="77777777" w:rsidR="002B7AEB" w:rsidRDefault="002B7AEB">
            <w:pPr>
              <w:spacing w:after="80" w:line="283" w:lineRule="auto"/>
              <w:jc w:val="center"/>
              <w:rPr>
                <w:sz w:val="15"/>
                <w:szCs w:val="15"/>
              </w:rPr>
            </w:pPr>
            <w:del w:id="1257" w:author="SHM-EM Authors" w:date="2026-09-05T09:25:00Z" w16du:dateUtc="2026-09-05T01:25:00Z">
              <w:r>
                <w:rPr>
                  <w:sz w:val="15"/>
                  <w:szCs w:val="15"/>
                </w:rPr>
                <w:delText>Input features</w:delText>
              </w:r>
            </w:del>
          </w:p>
        </w:tc>
        <w:tc>
          <w:tcPr>
            <w:tcW w:w="1474" w:type="dxa"/>
            <w:shd w:val="clear" w:color="auto" w:fill="D9EAF7"/>
            <w:cellDel w:id="1258" w:author="SHM-EM Authors" w:date="2026-09-05T09:25:00Z"/>
            <w:tcPrChange w:id="1259" w:author="SHM-EM Authors" w:date="2026-09-05T09:25:00Z" w16du:dateUtc="2026-09-05T01:25:00Z">
              <w:tcPr>
                <w:tcW w:w="1474" w:type="dxa"/>
                <w:shd w:val="clear" w:color="auto" w:fill="D9EAF7"/>
                <w:tcMar>
                  <w:top w:w="60" w:type="dxa"/>
                  <w:left w:w="80" w:type="dxa"/>
                  <w:bottom w:w="60" w:type="dxa"/>
                  <w:right w:w="80" w:type="dxa"/>
                </w:tcMar>
                <w:vAlign w:val="center"/>
                <w:cellDel w:id="1260" w:author="SHM-EM Authors" w:date="2026-09-05T09:25:00Z"/>
              </w:tcPr>
            </w:tcPrChange>
          </w:tcPr>
          <w:p w14:paraId="6AC94C58" w14:textId="77777777" w:rsidR="002B7AEB" w:rsidRDefault="002B7AEB">
            <w:pPr>
              <w:spacing w:after="80" w:line="283" w:lineRule="auto"/>
              <w:jc w:val="center"/>
              <w:rPr>
                <w:sz w:val="15"/>
                <w:szCs w:val="15"/>
              </w:rPr>
            </w:pPr>
            <w:del w:id="1261" w:author="SHM-EM Authors" w:date="2026-09-05T09:25:00Z" w16du:dateUtc="2026-09-05T01:25:00Z">
              <w:r>
                <w:rPr>
                  <w:sz w:val="15"/>
                  <w:szCs w:val="15"/>
                </w:rPr>
                <w:delText>Output targets</w:delText>
              </w:r>
            </w:del>
          </w:p>
        </w:tc>
        <w:tc>
          <w:tcPr>
            <w:tcW w:w="4680" w:type="dxa"/>
            <w:tcMar>
              <w:top w:w="80" w:type="dxa"/>
              <w:left w:w="90" w:type="dxa"/>
              <w:bottom w:w="80" w:type="dxa"/>
              <w:right w:w="90" w:type="dxa"/>
            </w:tcMar>
            <w:vAlign w:val="center"/>
            <w:tcPrChange w:id="1262" w:author="SHM-EM Authors" w:date="2026-09-05T09:25:00Z" w16du:dateUtc="2026-09-05T01:25:00Z">
              <w:tcPr>
                <w:tcW w:w="2783" w:type="dxa"/>
                <w:gridSpan w:val="3"/>
                <w:shd w:val="clear" w:color="auto" w:fill="D9EAF7"/>
                <w:tcMar>
                  <w:top w:w="60" w:type="dxa"/>
                  <w:left w:w="80" w:type="dxa"/>
                  <w:bottom w:w="60" w:type="dxa"/>
                  <w:right w:w="80" w:type="dxa"/>
                </w:tcMar>
                <w:vAlign w:val="center"/>
              </w:tcPr>
            </w:tcPrChange>
          </w:tcPr>
          <w:p w14:paraId="5DF2B836" w14:textId="616C505A" w:rsidR="0073212B" w:rsidRDefault="002B7AEB">
            <w:pPr>
              <w:spacing w:after="0" w:line="240" w:lineRule="auto"/>
              <w:jc w:val="left"/>
              <w:rPr>
                <w:rPrChange w:id="1263" w:author="SHM-EM Authors" w:date="2026-09-05T09:25:00Z" w16du:dateUtc="2026-09-05T01:25:00Z">
                  <w:rPr>
                    <w:b/>
                    <w:sz w:val="15"/>
                  </w:rPr>
                </w:rPrChange>
              </w:rPr>
              <w:pPrChange w:id="1264" w:author="SHM-EM Authors" w:date="2026-09-05T09:25:00Z" w16du:dateUtc="2026-09-05T01:25:00Z">
                <w:pPr>
                  <w:jc w:val="center"/>
                </w:pPr>
              </w:pPrChange>
            </w:pPr>
            <w:del w:id="1265" w:author="SHM-EM Authors" w:date="2026-09-05T09:25:00Z" w16du:dateUtc="2026-09-05T01:25:00Z">
              <w:r>
                <w:rPr>
                  <w:sz w:val="15"/>
                  <w:szCs w:val="15"/>
                </w:rPr>
                <w:delText>Primary</w:delText>
              </w:r>
            </w:del>
            <w:ins w:id="1266" w:author="SHM-EM Authors" w:date="2026-09-05T09:25:00Z" w16du:dateUtc="2026-09-05T01:25:00Z">
              <w:r>
                <w:rPr>
                  <w:sz w:val="17"/>
                </w:rPr>
                <w:t>Existing</w:t>
              </w:r>
            </w:ins>
            <w:r>
              <w:rPr>
                <w:sz w:val="17"/>
                <w:rPrChange w:id="1267" w:author="SHM-EM Authors" w:date="2026-09-05T09:25:00Z" w16du:dateUtc="2026-09-05T01:25:00Z">
                  <w:rPr>
                    <w:sz w:val="15"/>
                  </w:rPr>
                </w:rPrChange>
              </w:rPr>
              <w:t xml:space="preserve"> observation</w:t>
            </w:r>
            <w:del w:id="1268" w:author="SHM-EM Authors" w:date="2026-09-05T09:25:00Z" w16du:dateUtc="2026-09-05T01:25:00Z">
              <w:r>
                <w:rPr>
                  <w:sz w:val="15"/>
                  <w:szCs w:val="15"/>
                </w:rPr>
                <w:delText xml:space="preserve"> source</w:delText>
              </w:r>
            </w:del>
            <w:ins w:id="1269" w:author="SHM-EM Authors" w:date="2026-09-05T09:25:00Z" w16du:dateUtc="2026-09-05T01:25:00Z">
              <w:r>
                <w:rPr>
                  <w:sz w:val="17"/>
                </w:rPr>
                <w:t>-table schema alterations</w:t>
              </w:r>
            </w:ins>
          </w:p>
        </w:tc>
        <w:tc>
          <w:tcPr>
            <w:tcW w:w="4680" w:type="dxa"/>
            <w:tcMar>
              <w:top w:w="80" w:type="dxa"/>
              <w:left w:w="90" w:type="dxa"/>
              <w:bottom w:w="80" w:type="dxa"/>
              <w:right w:w="90" w:type="dxa"/>
            </w:tcMar>
            <w:vAlign w:val="center"/>
            <w:cellIns w:id="1270" w:author="SHM-EM Authors" w:date="2026-09-05T09:25:00Z"/>
            <w:tcPrChange w:id="1271" w:author="SHM-EM Authors" w:date="2026-09-05T09:25:00Z" w16du:dateUtc="2026-09-05T01:25:00Z">
              <w:tcPr>
                <w:tcW w:w="2783" w:type="dxa"/>
                <w:shd w:val="clear" w:color="auto" w:fill="D9EAF7"/>
                <w:tcMar>
                  <w:top w:w="60" w:type="dxa"/>
                  <w:left w:w="80" w:type="dxa"/>
                  <w:bottom w:w="60" w:type="dxa"/>
                  <w:right w:w="80" w:type="dxa"/>
                </w:tcMar>
                <w:vAlign w:val="center"/>
                <w:cellIns w:id="1272" w:author="SHM-EM Authors" w:date="2026-09-05T09:25:00Z"/>
              </w:tcPr>
            </w:tcPrChange>
          </w:tcPr>
          <w:p w14:paraId="4391E7CD" w14:textId="77777777" w:rsidR="0073212B" w:rsidRDefault="002B7AEB">
            <w:pPr>
              <w:spacing w:after="0" w:line="240" w:lineRule="auto"/>
              <w:jc w:val="left"/>
            </w:pPr>
            <w:ins w:id="1273" w:author="SHM-EM Authors" w:date="2026-09-05T09:25:00Z" w16du:dateUtc="2026-09-05T01:25:00Z">
              <w:r>
                <w:rPr>
                  <w:sz w:val="17"/>
                </w:rPr>
                <w:t>0</w:t>
              </w:r>
            </w:ins>
          </w:p>
        </w:tc>
      </w:tr>
    </w:tbl>
    <w:tbl>
      <w:tblPr>
        <w:tblW w:w="9679" w:type="dxa"/>
        <w:jc w:val="center"/>
        <w:tblBorders>
          <w:top w:val="single" w:sz="6" w:space="0" w:color="8FA9BC"/>
          <w:left w:val="single" w:sz="6" w:space="0" w:color="8FA9BC"/>
          <w:bottom w:val="single" w:sz="6" w:space="0" w:color="8FA9BC"/>
          <w:right w:val="single" w:sz="6" w:space="0" w:color="8FA9BC"/>
          <w:insideH w:val="single" w:sz="6" w:space="0" w:color="8FA9BC"/>
          <w:insideV w:val="single" w:sz="6" w:space="0" w:color="8FA9BC"/>
        </w:tblBorders>
        <w:tblLook w:val="04A0" w:firstRow="1" w:lastRow="0" w:firstColumn="1" w:lastColumn="0" w:noHBand="0" w:noVBand="1"/>
      </w:tblPr>
      <w:tblGrid>
        <w:gridCol w:w="4675"/>
        <w:gridCol w:w="2337"/>
        <w:gridCol w:w="1169"/>
        <w:gridCol w:w="584"/>
        <w:gridCol w:w="585"/>
      </w:tblGrid>
      <w:tr w:rsidR="001F2CBA" w14:paraId="364F5854" w14:textId="77777777">
        <w:trPr>
          <w:jc w:val="center"/>
          <w:del w:id="1274" w:author="SHM-EM Authors" w:date="2026-09-05T09:25:00Z" w16du:dateUtc="2026-09-05T01:25:00Z"/>
        </w:trPr>
        <w:tc>
          <w:tcPr>
            <w:tcW w:w="1078" w:type="dxa"/>
            <w:tcMar>
              <w:top w:w="60" w:type="dxa"/>
              <w:left w:w="80" w:type="dxa"/>
              <w:bottom w:w="60" w:type="dxa"/>
              <w:right w:w="80" w:type="dxa"/>
            </w:tcMar>
            <w:vAlign w:val="center"/>
          </w:tcPr>
          <w:p w14:paraId="05FB149F" w14:textId="77777777" w:rsidR="001F2CBA" w:rsidRDefault="002B7AEB">
            <w:pPr>
              <w:jc w:val="center"/>
              <w:rPr>
                <w:del w:id="1275" w:author="SHM-EM Authors" w:date="2026-09-05T09:25:00Z" w16du:dateUtc="2026-09-05T01:25:00Z"/>
                <w:sz w:val="15"/>
                <w:szCs w:val="15"/>
              </w:rPr>
            </w:pPr>
            <w:del w:id="1276" w:author="SHM-EM Authors" w:date="2026-09-05T09:25:00Z" w16du:dateUtc="2026-09-05T01:25:00Z">
              <w:r>
                <w:rPr>
                  <w:sz w:val="15"/>
                  <w:szCs w:val="15"/>
                </w:rPr>
                <w:delText>YD</w:delText>
              </w:r>
            </w:del>
          </w:p>
        </w:tc>
        <w:tc>
          <w:tcPr>
            <w:tcW w:w="2870" w:type="dxa"/>
            <w:tcMar>
              <w:top w:w="60" w:type="dxa"/>
              <w:left w:w="80" w:type="dxa"/>
              <w:bottom w:w="60" w:type="dxa"/>
              <w:right w:w="80" w:type="dxa"/>
            </w:tcMar>
            <w:vAlign w:val="center"/>
          </w:tcPr>
          <w:p w14:paraId="0C52C279" w14:textId="77777777" w:rsidR="001F2CBA" w:rsidRDefault="002B7AEB">
            <w:pPr>
              <w:jc w:val="center"/>
              <w:rPr>
                <w:del w:id="1277" w:author="SHM-EM Authors" w:date="2026-09-05T09:25:00Z" w16du:dateUtc="2026-09-05T01:25:00Z"/>
                <w:sz w:val="15"/>
                <w:szCs w:val="15"/>
              </w:rPr>
            </w:pPr>
            <w:del w:id="1278" w:author="SHM-EM Authors" w:date="2026-09-05T09:25:00Z" w16du:dateUtc="2026-09-05T01:25:00Z">
              <w:r>
                <w:rPr>
                  <w:sz w:val="15"/>
                  <w:szCs w:val="15"/>
                </w:rPr>
                <w:delText>Deep horizontal displacement Y (mm)</w:delText>
              </w:r>
            </w:del>
          </w:p>
        </w:tc>
        <w:tc>
          <w:tcPr>
            <w:tcW w:w="1474" w:type="dxa"/>
            <w:tcMar>
              <w:top w:w="60" w:type="dxa"/>
              <w:left w:w="80" w:type="dxa"/>
              <w:bottom w:w="60" w:type="dxa"/>
              <w:right w:w="80" w:type="dxa"/>
            </w:tcMar>
            <w:vAlign w:val="center"/>
          </w:tcPr>
          <w:p w14:paraId="5DFB63F6" w14:textId="77777777" w:rsidR="001F2CBA" w:rsidRDefault="002B7AEB">
            <w:pPr>
              <w:jc w:val="center"/>
              <w:rPr>
                <w:del w:id="1279" w:author="SHM-EM Authors" w:date="2026-09-05T09:25:00Z" w16du:dateUtc="2026-09-05T01:25:00Z"/>
                <w:sz w:val="15"/>
                <w:szCs w:val="15"/>
              </w:rPr>
            </w:pPr>
            <w:del w:id="1280" w:author="SHM-EM Authors" w:date="2026-09-05T09:25:00Z" w16du:dateUtc="2026-09-05T01:25:00Z">
              <w:r>
                <w:rPr>
                  <w:sz w:val="15"/>
                  <w:szCs w:val="15"/>
                </w:rPr>
                <w:delText>114</w:delText>
              </w:r>
            </w:del>
          </w:p>
        </w:tc>
        <w:tc>
          <w:tcPr>
            <w:tcW w:w="1474" w:type="dxa"/>
            <w:tcMar>
              <w:top w:w="60" w:type="dxa"/>
              <w:left w:w="80" w:type="dxa"/>
              <w:bottom w:w="60" w:type="dxa"/>
              <w:right w:w="80" w:type="dxa"/>
            </w:tcMar>
            <w:vAlign w:val="center"/>
          </w:tcPr>
          <w:p w14:paraId="1036C390" w14:textId="77777777" w:rsidR="001F2CBA" w:rsidRDefault="002B7AEB">
            <w:pPr>
              <w:jc w:val="center"/>
              <w:rPr>
                <w:del w:id="1281" w:author="SHM-EM Authors" w:date="2026-09-05T09:25:00Z" w16du:dateUtc="2026-09-05T01:25:00Z"/>
                <w:sz w:val="15"/>
                <w:szCs w:val="15"/>
              </w:rPr>
            </w:pPr>
            <w:del w:id="1282" w:author="SHM-EM Authors" w:date="2026-09-05T09:25:00Z" w16du:dateUtc="2026-09-05T01:25:00Z">
              <w:r>
                <w:rPr>
                  <w:sz w:val="15"/>
                  <w:szCs w:val="15"/>
                </w:rPr>
                <w:delText>42</w:delText>
              </w:r>
            </w:del>
          </w:p>
        </w:tc>
        <w:tc>
          <w:tcPr>
            <w:tcW w:w="2783" w:type="dxa"/>
            <w:tcMar>
              <w:top w:w="60" w:type="dxa"/>
              <w:left w:w="80" w:type="dxa"/>
              <w:bottom w:w="60" w:type="dxa"/>
              <w:right w:w="80" w:type="dxa"/>
            </w:tcMar>
            <w:vAlign w:val="center"/>
          </w:tcPr>
          <w:p w14:paraId="1FF93412" w14:textId="77777777" w:rsidR="001F2CBA" w:rsidRDefault="002B7AEB">
            <w:pPr>
              <w:jc w:val="center"/>
              <w:rPr>
                <w:del w:id="1283" w:author="SHM-EM Authors" w:date="2026-09-05T09:25:00Z" w16du:dateUtc="2026-09-05T01:25:00Z"/>
                <w:sz w:val="15"/>
                <w:szCs w:val="15"/>
              </w:rPr>
            </w:pPr>
            <w:del w:id="1284" w:author="SHM-EM Authors" w:date="2026-09-05T09:25:00Z" w16du:dateUtc="2026-09-05T01:25:00Z">
              <w:r>
                <w:rPr>
                  <w:sz w:val="15"/>
                  <w:szCs w:val="15"/>
                </w:rPr>
                <w:delText>Biaxial inclinometer</w:delText>
              </w:r>
            </w:del>
          </w:p>
        </w:tc>
      </w:tr>
      <w:tr w:rsidR="001F2CBA" w14:paraId="5E499FF4" w14:textId="77777777">
        <w:trPr>
          <w:jc w:val="center"/>
          <w:del w:id="1285" w:author="SHM-EM Authors" w:date="2026-09-05T09:25:00Z" w16du:dateUtc="2026-09-05T01:25:00Z"/>
        </w:trPr>
        <w:tc>
          <w:tcPr>
            <w:tcW w:w="1078" w:type="dxa"/>
            <w:tcMar>
              <w:top w:w="60" w:type="dxa"/>
              <w:left w:w="80" w:type="dxa"/>
              <w:bottom w:w="60" w:type="dxa"/>
              <w:right w:w="80" w:type="dxa"/>
            </w:tcMar>
            <w:vAlign w:val="center"/>
          </w:tcPr>
          <w:p w14:paraId="1CFC546D" w14:textId="77777777" w:rsidR="001F2CBA" w:rsidRDefault="002B7AEB">
            <w:pPr>
              <w:jc w:val="center"/>
              <w:rPr>
                <w:del w:id="1286" w:author="SHM-EM Authors" w:date="2026-09-05T09:25:00Z" w16du:dateUtc="2026-09-05T01:25:00Z"/>
                <w:sz w:val="15"/>
                <w:szCs w:val="15"/>
              </w:rPr>
            </w:pPr>
            <w:del w:id="1287" w:author="SHM-EM Authors" w:date="2026-09-05T09:25:00Z" w16du:dateUtc="2026-09-05T01:25:00Z">
              <w:r>
                <w:rPr>
                  <w:sz w:val="15"/>
                  <w:szCs w:val="15"/>
                </w:rPr>
                <w:delText>XD</w:delText>
              </w:r>
            </w:del>
          </w:p>
        </w:tc>
        <w:tc>
          <w:tcPr>
            <w:tcW w:w="2870" w:type="dxa"/>
            <w:tcMar>
              <w:top w:w="60" w:type="dxa"/>
              <w:left w:w="80" w:type="dxa"/>
              <w:bottom w:w="60" w:type="dxa"/>
              <w:right w:w="80" w:type="dxa"/>
            </w:tcMar>
            <w:vAlign w:val="center"/>
          </w:tcPr>
          <w:p w14:paraId="173F9F22" w14:textId="77777777" w:rsidR="001F2CBA" w:rsidRDefault="002B7AEB">
            <w:pPr>
              <w:jc w:val="center"/>
              <w:rPr>
                <w:del w:id="1288" w:author="SHM-EM Authors" w:date="2026-09-05T09:25:00Z" w16du:dateUtc="2026-09-05T01:25:00Z"/>
                <w:sz w:val="15"/>
                <w:szCs w:val="15"/>
              </w:rPr>
            </w:pPr>
            <w:del w:id="1289" w:author="SHM-EM Authors" w:date="2026-09-05T09:25:00Z" w16du:dateUtc="2026-09-05T01:25:00Z">
              <w:r>
                <w:rPr>
                  <w:sz w:val="15"/>
                  <w:szCs w:val="15"/>
                </w:rPr>
                <w:delText>Deep horizontal displacement X (mm)</w:delText>
              </w:r>
            </w:del>
          </w:p>
        </w:tc>
        <w:tc>
          <w:tcPr>
            <w:tcW w:w="1474" w:type="dxa"/>
            <w:tcMar>
              <w:top w:w="60" w:type="dxa"/>
              <w:left w:w="80" w:type="dxa"/>
              <w:bottom w:w="60" w:type="dxa"/>
              <w:right w:w="80" w:type="dxa"/>
            </w:tcMar>
            <w:vAlign w:val="center"/>
          </w:tcPr>
          <w:p w14:paraId="7EC8A467" w14:textId="77777777" w:rsidR="001F2CBA" w:rsidRDefault="002B7AEB">
            <w:pPr>
              <w:jc w:val="center"/>
              <w:rPr>
                <w:del w:id="1290" w:author="SHM-EM Authors" w:date="2026-09-05T09:25:00Z" w16du:dateUtc="2026-09-05T01:25:00Z"/>
                <w:sz w:val="15"/>
                <w:szCs w:val="15"/>
              </w:rPr>
            </w:pPr>
            <w:del w:id="1291" w:author="SHM-EM Authors" w:date="2026-09-05T09:25:00Z" w16du:dateUtc="2026-09-05T01:25:00Z">
              <w:r>
                <w:rPr>
                  <w:sz w:val="15"/>
                  <w:szCs w:val="15"/>
                </w:rPr>
                <w:delText>114</w:delText>
              </w:r>
            </w:del>
          </w:p>
        </w:tc>
        <w:tc>
          <w:tcPr>
            <w:tcW w:w="1474" w:type="dxa"/>
            <w:tcMar>
              <w:top w:w="60" w:type="dxa"/>
              <w:left w:w="80" w:type="dxa"/>
              <w:bottom w:w="60" w:type="dxa"/>
              <w:right w:w="80" w:type="dxa"/>
            </w:tcMar>
            <w:vAlign w:val="center"/>
          </w:tcPr>
          <w:p w14:paraId="72580770" w14:textId="77777777" w:rsidR="001F2CBA" w:rsidRDefault="002B7AEB">
            <w:pPr>
              <w:jc w:val="center"/>
              <w:rPr>
                <w:del w:id="1292" w:author="SHM-EM Authors" w:date="2026-09-05T09:25:00Z" w16du:dateUtc="2026-09-05T01:25:00Z"/>
                <w:sz w:val="15"/>
                <w:szCs w:val="15"/>
              </w:rPr>
            </w:pPr>
            <w:del w:id="1293" w:author="SHM-EM Authors" w:date="2026-09-05T09:25:00Z" w16du:dateUtc="2026-09-05T01:25:00Z">
              <w:r>
                <w:rPr>
                  <w:sz w:val="15"/>
                  <w:szCs w:val="15"/>
                </w:rPr>
                <w:delText>42</w:delText>
              </w:r>
            </w:del>
          </w:p>
        </w:tc>
        <w:tc>
          <w:tcPr>
            <w:tcW w:w="2783" w:type="dxa"/>
            <w:tcMar>
              <w:top w:w="60" w:type="dxa"/>
              <w:left w:w="80" w:type="dxa"/>
              <w:bottom w:w="60" w:type="dxa"/>
              <w:right w:w="80" w:type="dxa"/>
            </w:tcMar>
            <w:vAlign w:val="center"/>
          </w:tcPr>
          <w:p w14:paraId="362255FD" w14:textId="77777777" w:rsidR="001F2CBA" w:rsidRDefault="002B7AEB">
            <w:pPr>
              <w:jc w:val="center"/>
              <w:rPr>
                <w:del w:id="1294" w:author="SHM-EM Authors" w:date="2026-09-05T09:25:00Z" w16du:dateUtc="2026-09-05T01:25:00Z"/>
                <w:sz w:val="15"/>
                <w:szCs w:val="15"/>
              </w:rPr>
            </w:pPr>
            <w:del w:id="1295" w:author="SHM-EM Authors" w:date="2026-09-05T09:25:00Z" w16du:dateUtc="2026-09-05T01:25:00Z">
              <w:r>
                <w:rPr>
                  <w:sz w:val="15"/>
                  <w:szCs w:val="15"/>
                </w:rPr>
                <w:delText>Biaxial inclinometer</w:delText>
              </w:r>
            </w:del>
          </w:p>
        </w:tc>
      </w:tr>
      <w:tr w:rsidR="001F2CBA" w14:paraId="0970151D" w14:textId="77777777">
        <w:trPr>
          <w:jc w:val="center"/>
          <w:del w:id="1296" w:author="SHM-EM Authors" w:date="2026-09-05T09:25:00Z" w16du:dateUtc="2026-09-05T01:25:00Z"/>
        </w:trPr>
        <w:tc>
          <w:tcPr>
            <w:tcW w:w="1078" w:type="dxa"/>
            <w:tcMar>
              <w:top w:w="60" w:type="dxa"/>
              <w:left w:w="80" w:type="dxa"/>
              <w:bottom w:w="60" w:type="dxa"/>
              <w:right w:w="80" w:type="dxa"/>
            </w:tcMar>
            <w:vAlign w:val="center"/>
          </w:tcPr>
          <w:p w14:paraId="498A33B3" w14:textId="77777777" w:rsidR="001F2CBA" w:rsidRDefault="002B7AEB">
            <w:pPr>
              <w:jc w:val="center"/>
              <w:rPr>
                <w:del w:id="1297" w:author="SHM-EM Authors" w:date="2026-09-05T09:25:00Z" w16du:dateUtc="2026-09-05T01:25:00Z"/>
                <w:sz w:val="15"/>
                <w:szCs w:val="15"/>
              </w:rPr>
            </w:pPr>
            <w:del w:id="1298" w:author="SHM-EM Authors" w:date="2026-09-05T09:25:00Z" w16du:dateUtc="2026-09-05T01:25:00Z">
              <w:r>
                <w:rPr>
                  <w:sz w:val="15"/>
                  <w:szCs w:val="15"/>
                </w:rPr>
                <w:delText>Strain</w:delText>
              </w:r>
            </w:del>
          </w:p>
        </w:tc>
        <w:tc>
          <w:tcPr>
            <w:tcW w:w="2870" w:type="dxa"/>
            <w:tcMar>
              <w:top w:w="60" w:type="dxa"/>
              <w:left w:w="80" w:type="dxa"/>
              <w:bottom w:w="60" w:type="dxa"/>
              <w:right w:w="80" w:type="dxa"/>
            </w:tcMar>
            <w:vAlign w:val="center"/>
          </w:tcPr>
          <w:p w14:paraId="55EE2E9F" w14:textId="77777777" w:rsidR="001F2CBA" w:rsidRDefault="002B7AEB">
            <w:pPr>
              <w:jc w:val="center"/>
              <w:rPr>
                <w:del w:id="1299" w:author="SHM-EM Authors" w:date="2026-09-05T09:25:00Z" w16du:dateUtc="2026-09-05T01:25:00Z"/>
                <w:sz w:val="15"/>
                <w:szCs w:val="15"/>
              </w:rPr>
            </w:pPr>
            <w:del w:id="1300" w:author="SHM-EM Authors" w:date="2026-09-05T09:25:00Z" w16du:dateUtc="2026-09-05T01:25:00Z">
              <w:r>
                <w:rPr>
                  <w:sz w:val="15"/>
                  <w:szCs w:val="15"/>
                </w:rPr>
                <w:delText>Earth-pressure strain (με)</w:delText>
              </w:r>
            </w:del>
          </w:p>
        </w:tc>
        <w:tc>
          <w:tcPr>
            <w:tcW w:w="1474" w:type="dxa"/>
            <w:tcMar>
              <w:top w:w="60" w:type="dxa"/>
              <w:left w:w="80" w:type="dxa"/>
              <w:bottom w:w="60" w:type="dxa"/>
              <w:right w:w="80" w:type="dxa"/>
            </w:tcMar>
            <w:vAlign w:val="center"/>
          </w:tcPr>
          <w:p w14:paraId="2D7F6660" w14:textId="77777777" w:rsidR="001F2CBA" w:rsidRDefault="002B7AEB">
            <w:pPr>
              <w:jc w:val="center"/>
              <w:rPr>
                <w:del w:id="1301" w:author="SHM-EM Authors" w:date="2026-09-05T09:25:00Z" w16du:dateUtc="2026-09-05T01:25:00Z"/>
                <w:sz w:val="15"/>
                <w:szCs w:val="15"/>
              </w:rPr>
            </w:pPr>
            <w:del w:id="1302" w:author="SHM-EM Authors" w:date="2026-09-05T09:25:00Z" w16du:dateUtc="2026-09-05T01:25:00Z">
              <w:r>
                <w:rPr>
                  <w:sz w:val="15"/>
                  <w:szCs w:val="15"/>
                </w:rPr>
                <w:delText>114</w:delText>
              </w:r>
            </w:del>
          </w:p>
        </w:tc>
        <w:tc>
          <w:tcPr>
            <w:tcW w:w="1474" w:type="dxa"/>
            <w:tcMar>
              <w:top w:w="60" w:type="dxa"/>
              <w:left w:w="80" w:type="dxa"/>
              <w:bottom w:w="60" w:type="dxa"/>
              <w:right w:w="80" w:type="dxa"/>
            </w:tcMar>
            <w:vAlign w:val="center"/>
          </w:tcPr>
          <w:p w14:paraId="0B8737D6" w14:textId="77777777" w:rsidR="001F2CBA" w:rsidRDefault="002B7AEB">
            <w:pPr>
              <w:jc w:val="center"/>
              <w:rPr>
                <w:del w:id="1303" w:author="SHM-EM Authors" w:date="2026-09-05T09:25:00Z" w16du:dateUtc="2026-09-05T01:25:00Z"/>
                <w:sz w:val="15"/>
                <w:szCs w:val="15"/>
              </w:rPr>
            </w:pPr>
            <w:del w:id="1304" w:author="SHM-EM Authors" w:date="2026-09-05T09:25:00Z" w16du:dateUtc="2026-09-05T01:25:00Z">
              <w:r>
                <w:rPr>
                  <w:sz w:val="15"/>
                  <w:szCs w:val="15"/>
                </w:rPr>
                <w:delText>14</w:delText>
              </w:r>
            </w:del>
          </w:p>
        </w:tc>
        <w:tc>
          <w:tcPr>
            <w:tcW w:w="2783" w:type="dxa"/>
            <w:tcMar>
              <w:top w:w="60" w:type="dxa"/>
              <w:left w:w="80" w:type="dxa"/>
              <w:bottom w:w="60" w:type="dxa"/>
              <w:right w:w="80" w:type="dxa"/>
            </w:tcMar>
            <w:vAlign w:val="center"/>
          </w:tcPr>
          <w:p w14:paraId="5D75C0BE" w14:textId="77777777" w:rsidR="001F2CBA" w:rsidRDefault="002B7AEB">
            <w:pPr>
              <w:jc w:val="center"/>
              <w:rPr>
                <w:del w:id="1305" w:author="SHM-EM Authors" w:date="2026-09-05T09:25:00Z" w16du:dateUtc="2026-09-05T01:25:00Z"/>
                <w:sz w:val="15"/>
                <w:szCs w:val="15"/>
              </w:rPr>
            </w:pPr>
            <w:del w:id="1306" w:author="SHM-EM Authors" w:date="2026-09-05T09:25:00Z" w16du:dateUtc="2026-09-05T01:25:00Z">
              <w:r>
                <w:rPr>
                  <w:sz w:val="15"/>
                  <w:szCs w:val="15"/>
                </w:rPr>
                <w:delText>Earth-pressure cell</w:delText>
              </w:r>
            </w:del>
          </w:p>
        </w:tc>
      </w:tr>
      <w:tr w:rsidR="001F2CBA" w14:paraId="7C57F475" w14:textId="77777777">
        <w:trPr>
          <w:jc w:val="center"/>
          <w:del w:id="1307" w:author="SHM-EM Authors" w:date="2026-09-05T09:25:00Z" w16du:dateUtc="2026-09-05T01:25:00Z"/>
        </w:trPr>
        <w:tc>
          <w:tcPr>
            <w:tcW w:w="1078" w:type="dxa"/>
            <w:tcMar>
              <w:top w:w="60" w:type="dxa"/>
              <w:left w:w="80" w:type="dxa"/>
              <w:bottom w:w="60" w:type="dxa"/>
              <w:right w:w="80" w:type="dxa"/>
            </w:tcMar>
            <w:vAlign w:val="center"/>
          </w:tcPr>
          <w:p w14:paraId="2BE6B614" w14:textId="77777777" w:rsidR="001F2CBA" w:rsidRDefault="002B7AEB">
            <w:pPr>
              <w:jc w:val="center"/>
              <w:rPr>
                <w:del w:id="1308" w:author="SHM-EM Authors" w:date="2026-09-05T09:25:00Z" w16du:dateUtc="2026-09-05T01:25:00Z"/>
                <w:sz w:val="15"/>
                <w:szCs w:val="15"/>
              </w:rPr>
            </w:pPr>
            <w:del w:id="1309" w:author="SHM-EM Authors" w:date="2026-09-05T09:25:00Z" w16du:dateUtc="2026-09-05T01:25:00Z">
              <w:r>
                <w:rPr>
                  <w:sz w:val="15"/>
                  <w:szCs w:val="15"/>
                </w:rPr>
                <w:delText>Pressure</w:delText>
              </w:r>
            </w:del>
          </w:p>
        </w:tc>
        <w:tc>
          <w:tcPr>
            <w:tcW w:w="2870" w:type="dxa"/>
            <w:tcMar>
              <w:top w:w="60" w:type="dxa"/>
              <w:left w:w="80" w:type="dxa"/>
              <w:bottom w:w="60" w:type="dxa"/>
              <w:right w:w="80" w:type="dxa"/>
            </w:tcMar>
            <w:vAlign w:val="center"/>
          </w:tcPr>
          <w:p w14:paraId="4CE3EE1D" w14:textId="77777777" w:rsidR="001F2CBA" w:rsidRDefault="002B7AEB">
            <w:pPr>
              <w:jc w:val="center"/>
              <w:rPr>
                <w:del w:id="1310" w:author="SHM-EM Authors" w:date="2026-09-05T09:25:00Z" w16du:dateUtc="2026-09-05T01:25:00Z"/>
                <w:sz w:val="15"/>
                <w:szCs w:val="15"/>
              </w:rPr>
            </w:pPr>
            <w:del w:id="1311" w:author="SHM-EM Authors" w:date="2026-09-05T09:25:00Z" w16du:dateUtc="2026-09-05T01:25:00Z">
              <w:r>
                <w:rPr>
                  <w:sz w:val="15"/>
                  <w:szCs w:val="15"/>
                </w:rPr>
                <w:delText>Earth pressure (MPa)</w:delText>
              </w:r>
            </w:del>
          </w:p>
        </w:tc>
        <w:tc>
          <w:tcPr>
            <w:tcW w:w="1474" w:type="dxa"/>
            <w:tcMar>
              <w:top w:w="60" w:type="dxa"/>
              <w:left w:w="80" w:type="dxa"/>
              <w:bottom w:w="60" w:type="dxa"/>
              <w:right w:w="80" w:type="dxa"/>
            </w:tcMar>
            <w:vAlign w:val="center"/>
          </w:tcPr>
          <w:p w14:paraId="5F32A7FF" w14:textId="77777777" w:rsidR="001F2CBA" w:rsidRDefault="002B7AEB">
            <w:pPr>
              <w:jc w:val="center"/>
              <w:rPr>
                <w:del w:id="1312" w:author="SHM-EM Authors" w:date="2026-09-05T09:25:00Z" w16du:dateUtc="2026-09-05T01:25:00Z"/>
                <w:sz w:val="15"/>
                <w:szCs w:val="15"/>
              </w:rPr>
            </w:pPr>
            <w:del w:id="1313" w:author="SHM-EM Authors" w:date="2026-09-05T09:25:00Z" w16du:dateUtc="2026-09-05T01:25:00Z">
              <w:r>
                <w:rPr>
                  <w:sz w:val="15"/>
                  <w:szCs w:val="15"/>
                </w:rPr>
                <w:delText>114</w:delText>
              </w:r>
            </w:del>
          </w:p>
        </w:tc>
        <w:tc>
          <w:tcPr>
            <w:tcW w:w="1474" w:type="dxa"/>
            <w:tcMar>
              <w:top w:w="60" w:type="dxa"/>
              <w:left w:w="80" w:type="dxa"/>
              <w:bottom w:w="60" w:type="dxa"/>
              <w:right w:w="80" w:type="dxa"/>
            </w:tcMar>
            <w:vAlign w:val="center"/>
          </w:tcPr>
          <w:p w14:paraId="3563DD32" w14:textId="77777777" w:rsidR="001F2CBA" w:rsidRDefault="002B7AEB">
            <w:pPr>
              <w:jc w:val="center"/>
              <w:rPr>
                <w:del w:id="1314" w:author="SHM-EM Authors" w:date="2026-09-05T09:25:00Z" w16du:dateUtc="2026-09-05T01:25:00Z"/>
                <w:sz w:val="15"/>
                <w:szCs w:val="15"/>
              </w:rPr>
            </w:pPr>
            <w:del w:id="1315" w:author="SHM-EM Authors" w:date="2026-09-05T09:25:00Z" w16du:dateUtc="2026-09-05T01:25:00Z">
              <w:r>
                <w:rPr>
                  <w:sz w:val="15"/>
                  <w:szCs w:val="15"/>
                </w:rPr>
                <w:delText>14</w:delText>
              </w:r>
            </w:del>
          </w:p>
        </w:tc>
        <w:tc>
          <w:tcPr>
            <w:tcW w:w="2783" w:type="dxa"/>
            <w:tcMar>
              <w:top w:w="60" w:type="dxa"/>
              <w:left w:w="80" w:type="dxa"/>
              <w:bottom w:w="60" w:type="dxa"/>
              <w:right w:w="80" w:type="dxa"/>
            </w:tcMar>
            <w:vAlign w:val="center"/>
          </w:tcPr>
          <w:p w14:paraId="53298ECB" w14:textId="77777777" w:rsidR="001F2CBA" w:rsidRDefault="002B7AEB">
            <w:pPr>
              <w:jc w:val="center"/>
              <w:rPr>
                <w:del w:id="1316" w:author="SHM-EM Authors" w:date="2026-09-05T09:25:00Z" w16du:dateUtc="2026-09-05T01:25:00Z"/>
                <w:sz w:val="15"/>
                <w:szCs w:val="15"/>
              </w:rPr>
            </w:pPr>
            <w:del w:id="1317" w:author="SHM-EM Authors" w:date="2026-09-05T09:25:00Z" w16du:dateUtc="2026-09-05T01:25:00Z">
              <w:r>
                <w:rPr>
                  <w:sz w:val="15"/>
                  <w:szCs w:val="15"/>
                </w:rPr>
                <w:delText>Earth-pressure cell</w:delText>
              </w:r>
            </w:del>
          </w:p>
        </w:tc>
      </w:tr>
      <w:tr w:rsidR="001F2CBA" w14:paraId="7BEA3BE9" w14:textId="77777777">
        <w:trPr>
          <w:jc w:val="center"/>
          <w:del w:id="1318" w:author="SHM-EM Authors" w:date="2026-09-05T09:25:00Z" w16du:dateUtc="2026-09-05T01:25:00Z"/>
        </w:trPr>
        <w:tc>
          <w:tcPr>
            <w:tcW w:w="1078" w:type="dxa"/>
            <w:tcMar>
              <w:top w:w="60" w:type="dxa"/>
              <w:left w:w="80" w:type="dxa"/>
              <w:bottom w:w="60" w:type="dxa"/>
              <w:right w:w="80" w:type="dxa"/>
            </w:tcMar>
            <w:vAlign w:val="center"/>
          </w:tcPr>
          <w:p w14:paraId="554A303A" w14:textId="77777777" w:rsidR="001F2CBA" w:rsidRDefault="002B7AEB">
            <w:pPr>
              <w:jc w:val="center"/>
              <w:rPr>
                <w:del w:id="1319" w:author="SHM-EM Authors" w:date="2026-09-05T09:25:00Z" w16du:dateUtc="2026-09-05T01:25:00Z"/>
                <w:sz w:val="15"/>
                <w:szCs w:val="15"/>
              </w:rPr>
            </w:pPr>
            <w:del w:id="1320" w:author="SHM-EM Authors" w:date="2026-09-05T09:25:00Z" w16du:dateUtc="2026-09-05T01:25:00Z">
              <w:r>
                <w:rPr>
                  <w:sz w:val="15"/>
                  <w:szCs w:val="15"/>
                </w:rPr>
                <w:delText>Water</w:delText>
              </w:r>
            </w:del>
          </w:p>
        </w:tc>
        <w:tc>
          <w:tcPr>
            <w:tcW w:w="2870" w:type="dxa"/>
            <w:tcMar>
              <w:top w:w="60" w:type="dxa"/>
              <w:left w:w="80" w:type="dxa"/>
              <w:bottom w:w="60" w:type="dxa"/>
              <w:right w:w="80" w:type="dxa"/>
            </w:tcMar>
            <w:vAlign w:val="center"/>
          </w:tcPr>
          <w:p w14:paraId="1A290780" w14:textId="77777777" w:rsidR="001F2CBA" w:rsidRDefault="002B7AEB">
            <w:pPr>
              <w:jc w:val="center"/>
              <w:rPr>
                <w:del w:id="1321" w:author="SHM-EM Authors" w:date="2026-09-05T09:25:00Z" w16du:dateUtc="2026-09-05T01:25:00Z"/>
                <w:sz w:val="15"/>
                <w:szCs w:val="15"/>
              </w:rPr>
            </w:pPr>
            <w:del w:id="1322" w:author="SHM-EM Authors" w:date="2026-09-05T09:25:00Z" w16du:dateUtc="2026-09-05T01:25:00Z">
              <w:r>
                <w:rPr>
                  <w:sz w:val="15"/>
                  <w:szCs w:val="15"/>
                </w:rPr>
                <w:delText>Groundwater elevation (m)</w:delText>
              </w:r>
            </w:del>
          </w:p>
        </w:tc>
        <w:tc>
          <w:tcPr>
            <w:tcW w:w="1474" w:type="dxa"/>
            <w:tcMar>
              <w:top w:w="60" w:type="dxa"/>
              <w:left w:w="80" w:type="dxa"/>
              <w:bottom w:w="60" w:type="dxa"/>
              <w:right w:w="80" w:type="dxa"/>
            </w:tcMar>
            <w:vAlign w:val="center"/>
          </w:tcPr>
          <w:p w14:paraId="33117897" w14:textId="77777777" w:rsidR="001F2CBA" w:rsidRDefault="002B7AEB">
            <w:pPr>
              <w:jc w:val="center"/>
              <w:rPr>
                <w:del w:id="1323" w:author="SHM-EM Authors" w:date="2026-09-05T09:25:00Z" w16du:dateUtc="2026-09-05T01:25:00Z"/>
                <w:sz w:val="15"/>
                <w:szCs w:val="15"/>
              </w:rPr>
            </w:pPr>
            <w:del w:id="1324" w:author="SHM-EM Authors" w:date="2026-09-05T09:25:00Z" w16du:dateUtc="2026-09-05T01:25:00Z">
              <w:r>
                <w:rPr>
                  <w:sz w:val="15"/>
                  <w:szCs w:val="15"/>
                </w:rPr>
                <w:delText>114</w:delText>
              </w:r>
            </w:del>
          </w:p>
        </w:tc>
        <w:tc>
          <w:tcPr>
            <w:tcW w:w="1474" w:type="dxa"/>
            <w:tcMar>
              <w:top w:w="60" w:type="dxa"/>
              <w:left w:w="80" w:type="dxa"/>
              <w:bottom w:w="60" w:type="dxa"/>
              <w:right w:w="80" w:type="dxa"/>
            </w:tcMar>
            <w:vAlign w:val="center"/>
          </w:tcPr>
          <w:p w14:paraId="404C1072" w14:textId="77777777" w:rsidR="001F2CBA" w:rsidRDefault="002B7AEB">
            <w:pPr>
              <w:jc w:val="center"/>
              <w:rPr>
                <w:del w:id="1325" w:author="SHM-EM Authors" w:date="2026-09-05T09:25:00Z" w16du:dateUtc="2026-09-05T01:25:00Z"/>
                <w:sz w:val="15"/>
                <w:szCs w:val="15"/>
              </w:rPr>
            </w:pPr>
            <w:del w:id="1326" w:author="SHM-EM Authors" w:date="2026-09-05T09:25:00Z" w16du:dateUtc="2026-09-05T01:25:00Z">
              <w:r>
                <w:rPr>
                  <w:sz w:val="15"/>
                  <w:szCs w:val="15"/>
                </w:rPr>
                <w:delText>2</w:delText>
              </w:r>
            </w:del>
          </w:p>
        </w:tc>
        <w:tc>
          <w:tcPr>
            <w:tcW w:w="2783" w:type="dxa"/>
            <w:tcMar>
              <w:top w:w="60" w:type="dxa"/>
              <w:left w:w="80" w:type="dxa"/>
              <w:bottom w:w="60" w:type="dxa"/>
              <w:right w:w="80" w:type="dxa"/>
            </w:tcMar>
            <w:vAlign w:val="center"/>
          </w:tcPr>
          <w:p w14:paraId="411FCC37" w14:textId="77777777" w:rsidR="001F2CBA" w:rsidRDefault="002B7AEB">
            <w:pPr>
              <w:jc w:val="center"/>
              <w:rPr>
                <w:del w:id="1327" w:author="SHM-EM Authors" w:date="2026-09-05T09:25:00Z" w16du:dateUtc="2026-09-05T01:25:00Z"/>
                <w:sz w:val="15"/>
                <w:szCs w:val="15"/>
              </w:rPr>
            </w:pPr>
            <w:del w:id="1328" w:author="SHM-EM Authors" w:date="2026-09-05T09:25:00Z" w16du:dateUtc="2026-09-05T01:25:00Z">
              <w:r>
                <w:rPr>
                  <w:sz w:val="15"/>
                  <w:szCs w:val="15"/>
                </w:rPr>
                <w:delText>Differential-pressure water-level sensor</w:delText>
              </w:r>
            </w:del>
          </w:p>
        </w:tc>
      </w:tr>
      <w:tr w:rsidR="001F2CBA" w14:paraId="4DE9772C" w14:textId="77777777">
        <w:trPr>
          <w:jc w:val="center"/>
          <w:del w:id="1329" w:author="SHM-EM Authors" w:date="2026-09-05T09:25:00Z" w16du:dateUtc="2026-09-05T01:25:00Z"/>
        </w:trPr>
        <w:tc>
          <w:tcPr>
            <w:tcW w:w="1078" w:type="dxa"/>
            <w:tcMar>
              <w:top w:w="60" w:type="dxa"/>
              <w:left w:w="80" w:type="dxa"/>
              <w:bottom w:w="60" w:type="dxa"/>
              <w:right w:w="80" w:type="dxa"/>
            </w:tcMar>
            <w:vAlign w:val="center"/>
          </w:tcPr>
          <w:p w14:paraId="640942FE" w14:textId="77777777" w:rsidR="001F2CBA" w:rsidRDefault="002B7AEB">
            <w:pPr>
              <w:jc w:val="center"/>
              <w:rPr>
                <w:del w:id="1330" w:author="SHM-EM Authors" w:date="2026-09-05T09:25:00Z" w16du:dateUtc="2026-09-05T01:25:00Z"/>
                <w:sz w:val="15"/>
                <w:szCs w:val="15"/>
              </w:rPr>
            </w:pPr>
            <w:del w:id="1331" w:author="SHM-EM Authors" w:date="2026-09-05T09:25:00Z" w16du:dateUtc="2026-09-05T01:25:00Z">
              <w:r>
                <w:rPr>
                  <w:sz w:val="15"/>
                  <w:szCs w:val="15"/>
                </w:rPr>
                <w:delText>Settlement</w:delText>
              </w:r>
            </w:del>
          </w:p>
        </w:tc>
        <w:tc>
          <w:tcPr>
            <w:tcW w:w="2870" w:type="dxa"/>
            <w:tcMar>
              <w:top w:w="60" w:type="dxa"/>
              <w:left w:w="80" w:type="dxa"/>
              <w:bottom w:w="60" w:type="dxa"/>
              <w:right w:w="80" w:type="dxa"/>
            </w:tcMar>
            <w:vAlign w:val="center"/>
          </w:tcPr>
          <w:p w14:paraId="525BF319" w14:textId="77777777" w:rsidR="001F2CBA" w:rsidRDefault="002B7AEB">
            <w:pPr>
              <w:jc w:val="center"/>
              <w:rPr>
                <w:del w:id="1332" w:author="SHM-EM Authors" w:date="2026-09-05T09:25:00Z" w16du:dateUtc="2026-09-05T01:25:00Z"/>
                <w:sz w:val="15"/>
                <w:szCs w:val="15"/>
              </w:rPr>
            </w:pPr>
            <w:del w:id="1333" w:author="SHM-EM Authors" w:date="2026-09-05T09:25:00Z" w16du:dateUtc="2026-09-05T01:25:00Z">
              <w:r>
                <w:rPr>
                  <w:sz w:val="15"/>
                  <w:szCs w:val="15"/>
                </w:rPr>
                <w:delText>Surface settlement (mm)</w:delText>
              </w:r>
            </w:del>
          </w:p>
        </w:tc>
        <w:tc>
          <w:tcPr>
            <w:tcW w:w="1474" w:type="dxa"/>
            <w:tcMar>
              <w:top w:w="60" w:type="dxa"/>
              <w:left w:w="80" w:type="dxa"/>
              <w:bottom w:w="60" w:type="dxa"/>
              <w:right w:w="80" w:type="dxa"/>
            </w:tcMar>
            <w:vAlign w:val="center"/>
          </w:tcPr>
          <w:p w14:paraId="2C89E458" w14:textId="77777777" w:rsidR="001F2CBA" w:rsidRDefault="002B7AEB">
            <w:pPr>
              <w:jc w:val="center"/>
              <w:rPr>
                <w:del w:id="1334" w:author="SHM-EM Authors" w:date="2026-09-05T09:25:00Z" w16du:dateUtc="2026-09-05T01:25:00Z"/>
                <w:sz w:val="15"/>
                <w:szCs w:val="15"/>
              </w:rPr>
            </w:pPr>
            <w:del w:id="1335" w:author="SHM-EM Authors" w:date="2026-09-05T09:25:00Z" w16du:dateUtc="2026-09-05T01:25:00Z">
              <w:r>
                <w:rPr>
                  <w:sz w:val="15"/>
                  <w:szCs w:val="15"/>
                </w:rPr>
                <w:delText>164</w:delText>
              </w:r>
            </w:del>
          </w:p>
        </w:tc>
        <w:tc>
          <w:tcPr>
            <w:tcW w:w="1474" w:type="dxa"/>
            <w:tcMar>
              <w:top w:w="60" w:type="dxa"/>
              <w:left w:w="80" w:type="dxa"/>
              <w:bottom w:w="60" w:type="dxa"/>
              <w:right w:w="80" w:type="dxa"/>
            </w:tcMar>
            <w:vAlign w:val="center"/>
          </w:tcPr>
          <w:p w14:paraId="4109CAC7" w14:textId="77777777" w:rsidR="001F2CBA" w:rsidRDefault="002B7AEB">
            <w:pPr>
              <w:jc w:val="center"/>
              <w:rPr>
                <w:del w:id="1336" w:author="SHM-EM Authors" w:date="2026-09-05T09:25:00Z" w16du:dateUtc="2026-09-05T01:25:00Z"/>
                <w:sz w:val="15"/>
                <w:szCs w:val="15"/>
              </w:rPr>
            </w:pPr>
            <w:del w:id="1337" w:author="SHM-EM Authors" w:date="2026-09-05T09:25:00Z" w16du:dateUtc="2026-09-05T01:25:00Z">
              <w:r>
                <w:rPr>
                  <w:sz w:val="15"/>
                  <w:szCs w:val="15"/>
                </w:rPr>
                <w:delText>10</w:delText>
              </w:r>
            </w:del>
          </w:p>
        </w:tc>
        <w:tc>
          <w:tcPr>
            <w:tcW w:w="2783" w:type="dxa"/>
            <w:tcMar>
              <w:top w:w="60" w:type="dxa"/>
              <w:left w:w="80" w:type="dxa"/>
              <w:bottom w:w="60" w:type="dxa"/>
              <w:right w:w="80" w:type="dxa"/>
            </w:tcMar>
            <w:vAlign w:val="center"/>
          </w:tcPr>
          <w:p w14:paraId="2FB500B9" w14:textId="77777777" w:rsidR="001F2CBA" w:rsidRDefault="002B7AEB">
            <w:pPr>
              <w:jc w:val="center"/>
              <w:rPr>
                <w:del w:id="1338" w:author="SHM-EM Authors" w:date="2026-09-05T09:25:00Z" w16du:dateUtc="2026-09-05T01:25:00Z"/>
                <w:sz w:val="15"/>
                <w:szCs w:val="15"/>
              </w:rPr>
            </w:pPr>
            <w:del w:id="1339" w:author="SHM-EM Authors" w:date="2026-09-05T09:25:00Z" w16du:dateUtc="2026-09-05T01:25:00Z">
              <w:r>
                <w:rPr>
                  <w:sz w:val="15"/>
                  <w:szCs w:val="15"/>
                </w:rPr>
                <w:delText>Hydrostatic levelling sensor</w:delText>
              </w:r>
            </w:del>
          </w:p>
        </w:tc>
      </w:tr>
    </w:tbl>
    <w:p w14:paraId="11B7A075" w14:textId="77777777" w:rsidR="0073212B" w:rsidRDefault="0073212B">
      <w:pPr>
        <w:spacing w:after="0"/>
        <w:pPrChange w:id="1340" w:author="SHM-EM Authors" w:date="2026-09-05T09:25:00Z" w16du:dateUtc="2026-09-05T01:25:00Z">
          <w:pPr>
            <w:jc w:val="both"/>
          </w:pPr>
        </w:pPrChange>
      </w:pPr>
    </w:p>
    <w:p w14:paraId="38780971" w14:textId="77777777" w:rsidR="001F2CBA" w:rsidRDefault="002B7AEB">
      <w:pPr>
        <w:keepNext/>
        <w:spacing w:before="140" w:line="240" w:lineRule="auto"/>
        <w:rPr>
          <w:del w:id="1341" w:author="SHM-EM Authors" w:date="2026-09-05T09:25:00Z" w16du:dateUtc="2026-09-05T01:25:00Z"/>
        </w:rPr>
      </w:pPr>
      <w:del w:id="1342" w:author="SHM-EM Authors" w:date="2026-09-05T09:25:00Z" w16du:dateUtc="2026-09-05T01:25:00Z">
        <w:r>
          <w:rPr>
            <w:rFonts w:eastAsia="Noto Serif CJK SC"/>
            <w:b/>
            <w:sz w:val="22"/>
          </w:rPr>
          <w:delText xml:space="preserve">3.2 </w:delText>
        </w:r>
        <w:r>
          <w:rPr>
            <w:rFonts w:eastAsia="Noto Serif CJK SC" w:hint="eastAsia"/>
            <w:b/>
            <w:sz w:val="22"/>
          </w:rPr>
          <w:delText>Synchronized rolling forecasts and future-state construction</w:delText>
        </w:r>
      </w:del>
    </w:p>
    <w:p w14:paraId="700F136F" w14:textId="77777777" w:rsidR="001F2CBA" w:rsidRDefault="002B7AEB">
      <w:pPr>
        <w:ind w:firstLine="420"/>
        <w:rPr>
          <w:del w:id="1343" w:author="SHM-EM Authors" w:date="2026-09-05T09:25:00Z" w16du:dateUtc="2026-09-05T01:25:00Z"/>
        </w:rPr>
      </w:pPr>
      <w:del w:id="1344" w:author="SHM-EM Authors" w:date="2026-09-05T09:25:00Z" w16du:dateUtc="2026-09-05T01:25:00Z">
        <w:r>
          <w:rPr>
            <w:rFonts w:eastAsia="Noto Serif CJK SC" w:hint="eastAsia"/>
            <w:sz w:val="20"/>
          </w:rPr>
          <w:delText>PIT_PRE aligns observations from physical tables to common sampling times and selects 114 or 164 ordered features according to each contract. Fixed weights and preprocessors produce native outputs that are converted to versioned engineering quantities. The reference batch contains six successful runs, 124 target channels, 40 future steps, and 4,960 forecast records. The gate checks model and target sets, the timeline, quality flags, and bundle hashes; the project-future-state service then produces target su</w:delText>
        </w:r>
        <w:r>
          <w:rPr>
            <w:rFonts w:eastAsia="Noto Serif CJK SC" w:hint="eastAsia"/>
            <w:sz w:val="20"/>
          </w:rPr>
          <w:delText>mmaries, station contributions, and a 120-min risk timeline. Fig. 5b summarizes the scale and temporal settings.</w:delText>
        </w:r>
      </w:del>
    </w:p>
    <w:p w14:paraId="0D696BEF" w14:textId="77777777" w:rsidR="001F2CBA" w:rsidRDefault="002B7AEB">
      <w:pPr>
        <w:keepNext/>
        <w:spacing w:before="140" w:line="240" w:lineRule="auto"/>
        <w:rPr>
          <w:del w:id="1345" w:author="SHM-EM Authors" w:date="2026-09-05T09:25:00Z" w16du:dateUtc="2026-09-05T01:25:00Z"/>
        </w:rPr>
      </w:pPr>
      <w:del w:id="1346" w:author="SHM-EM Authors" w:date="2026-09-05T09:25:00Z" w16du:dateUtc="2026-09-05T01:25:00Z">
        <w:r>
          <w:rPr>
            <w:rFonts w:eastAsia="Noto Serif CJK SC"/>
            <w:b/>
            <w:sz w:val="22"/>
          </w:rPr>
          <w:delText xml:space="preserve">3.3 </w:delText>
        </w:r>
        <w:r>
          <w:rPr>
            <w:rFonts w:eastAsia="Noto Serif CJK SC" w:hint="eastAsia"/>
            <w:b/>
            <w:sz w:val="22"/>
          </w:rPr>
          <w:delText>Rule evaluation and controlled execution</w:delText>
        </w:r>
      </w:del>
    </w:p>
    <w:p w14:paraId="205E64CD" w14:textId="77777777" w:rsidR="001F2CBA" w:rsidRDefault="002B7AEB">
      <w:pPr>
        <w:ind w:firstLine="420"/>
        <w:rPr>
          <w:del w:id="1347" w:author="SHM-EM Authors" w:date="2026-09-05T09:25:00Z" w16du:dateUtc="2026-09-05T01:25:00Z"/>
        </w:rPr>
      </w:pPr>
      <w:del w:id="1348" w:author="SHM-EM Authors" w:date="2026-09-05T09:25:00Z" w16du:dateUtc="2026-09-05T01:25:00Z">
        <w:r>
          <w:rPr>
            <w:rFonts w:eastAsia="Noto Serif CJK SC" w:hint="eastAsia"/>
            <w:sz w:val="20"/>
          </w:rPr>
          <w:delText>The reproduction test exercises both paths in sequence: it calls Evaluate in REPLAY mode and then Execute in REPRODUCTION mode within an isolated database. This order verifies their separation; Execute remains independent of the stored evaluation result. REPLAY returns candidates without changing formal records. REPRODUCTION recalculates the rule, rechecks the gate, and creates the event, response, report, and provenance while suppressing real notifications.</w:delText>
        </w:r>
      </w:del>
    </w:p>
    <w:p w14:paraId="604DD00E" w14:textId="77777777" w:rsidR="001F2CBA" w:rsidRDefault="002B7AEB">
      <w:pPr>
        <w:keepNext/>
        <w:spacing w:before="140" w:line="240" w:lineRule="auto"/>
        <w:rPr>
          <w:del w:id="1349" w:author="SHM-EM Authors" w:date="2026-09-05T09:25:00Z" w16du:dateUtc="2026-09-05T01:25:00Z"/>
          <w:b/>
          <w:sz w:val="22"/>
        </w:rPr>
      </w:pPr>
      <w:del w:id="1350" w:author="SHM-EM Authors" w:date="2026-09-05T09:25:00Z" w16du:dateUtc="2026-09-05T01:25:00Z">
        <w:r>
          <w:rPr>
            <w:rFonts w:eastAsia="Noto Serif CJK SC" w:hint="eastAsia"/>
            <w:b/>
            <w:sz w:val="22"/>
          </w:rPr>
          <w:delText>3.4 Scripted reproduction</w:delText>
        </w:r>
      </w:del>
    </w:p>
    <w:p w14:paraId="2433A325" w14:textId="77777777" w:rsidR="001F2CBA" w:rsidRDefault="002B7AEB">
      <w:pPr>
        <w:ind w:firstLine="420"/>
        <w:rPr>
          <w:del w:id="1351" w:author="SHM-EM Authors" w:date="2026-09-05T09:25:00Z" w16du:dateUtc="2026-09-05T01:25:00Z"/>
          <w:rFonts w:eastAsia="宋体"/>
          <w:sz w:val="18"/>
          <w:lang w:eastAsia="zh-CN"/>
        </w:rPr>
      </w:pPr>
      <w:del w:id="1352" w:author="SHM-EM Authors" w:date="2026-09-05T09:25:00Z" w16du:dateUtc="2026-09-05T01:25:00Z">
        <w:r>
          <w:rPr>
            <w:rFonts w:eastAsia="Noto Serif CJK SC" w:hint="eastAsia"/>
            <w:sz w:val="20"/>
          </w:rPr>
          <w:delText>The script reproduce-local.ps1 initializes the database, runs component tests and six-model inference, starts the API, and verifies the workflow. Back-end tests, front-end checks and build, and PIT_PRE contract tests passed. The models generated 4,960 synchronized records with no conversion or referential-integrity errors. Project-future-state construction, evaluation, controlled execution, provenance, and response matched the expected results. SHA-256 verifies fixed inputs and outputs, while workflows with</w:delText>
        </w:r>
        <w:r>
          <w:rPr>
            <w:rFonts w:eastAsia="Noto Serif CJK SC" w:hint="eastAsia"/>
            <w:sz w:val="20"/>
          </w:rPr>
          <w:delText xml:space="preserve"> runtime identifiers use normalized within-run checks (Fig. 5c).</w:delText>
        </w:r>
      </w:del>
    </w:p>
    <w:p w14:paraId="6C069828" w14:textId="77777777" w:rsidR="001F2CBA" w:rsidRDefault="002B7AEB">
      <w:pPr>
        <w:spacing w:before="40" w:after="120"/>
        <w:jc w:val="center"/>
        <w:rPr>
          <w:del w:id="1353" w:author="SHM-EM Authors" w:date="2026-09-05T09:25:00Z" w16du:dateUtc="2026-09-05T01:25:00Z"/>
          <w:rFonts w:eastAsia="宋体"/>
          <w:sz w:val="18"/>
          <w:lang w:eastAsia="zh-CN"/>
        </w:rPr>
      </w:pPr>
      <w:del w:id="1354" w:author="SHM-EM Authors" w:date="2026-09-05T09:25:00Z" w16du:dateUtc="2026-09-05T01:25:00Z">
        <w:r>
          <w:rPr>
            <w:rFonts w:eastAsia="宋体" w:cs="Times New Roman" w:hint="eastAsia"/>
            <w:noProof/>
            <w:sz w:val="18"/>
            <w:lang w:eastAsia="zh-CN"/>
          </w:rPr>
          <w:drawing>
            <wp:inline distT="0" distB="0" distL="114300" distR="114300">
              <wp:extent cx="5936615" cy="3697605"/>
              <wp:effectExtent l="0" t="0" r="6985" b="5715"/>
              <wp:docPr id="14" name="图片 14" descr="ChatGPT Image 2026年7月24日 20_50_2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hatGPT Image 2026年7月24日 20_50_23 (4)"/>
                      <pic:cNvPicPr>
                        <a:picLocks noChangeAspect="1"/>
                      </pic:cNvPicPr>
                    </pic:nvPicPr>
                    <pic:blipFill>
                      <a:blip r:embed="rId21"/>
                      <a:srcRect t="6198" b="5775"/>
                      <a:stretch>
                        <a:fillRect/>
                      </a:stretch>
                    </pic:blipFill>
                    <pic:spPr>
                      <a:xfrm>
                        <a:off x="0" y="0"/>
                        <a:ext cx="5936615" cy="3697605"/>
                      </a:xfrm>
                      <a:prstGeom prst="rect">
                        <a:avLst/>
                      </a:prstGeom>
                    </pic:spPr>
                  </pic:pic>
                </a:graphicData>
              </a:graphic>
            </wp:inline>
          </w:drawing>
        </w:r>
      </w:del>
    </w:p>
    <w:p w14:paraId="54082EF1" w14:textId="77777777" w:rsidR="001F2CBA" w:rsidRDefault="002B7AEB">
      <w:pPr>
        <w:spacing w:before="40" w:after="120"/>
        <w:jc w:val="center"/>
        <w:rPr>
          <w:del w:id="1355" w:author="SHM-EM Authors" w:date="2026-09-05T09:25:00Z" w16du:dateUtc="2026-09-05T01:25:00Z"/>
          <w:rFonts w:eastAsia="宋体"/>
          <w:lang w:val="en-US" w:eastAsia="zh-CN"/>
        </w:rPr>
      </w:pPr>
      <w:del w:id="1356" w:author="SHM-EM Authors" w:date="2026-09-05T09:25:00Z" w16du:dateUtc="2026-09-05T01:25:00Z">
        <w:r>
          <w:rPr>
            <w:rFonts w:eastAsia="Noto Serif CJK SC" w:hint="eastAsia"/>
            <w:sz w:val="18"/>
          </w:rPr>
          <w:delText>Fig. 5. Public reference case, forecast configuration, and end-to-end reproduction.</w:delText>
        </w:r>
      </w:del>
    </w:p>
    <w:p w14:paraId="4C937501" w14:textId="77777777" w:rsidR="0073212B" w:rsidRDefault="002B7AEB">
      <w:pPr>
        <w:rPr>
          <w:ins w:id="1357" w:author="SHM-EM Authors" w:date="2026-09-05T09:25:00Z" w16du:dateUtc="2026-09-05T01:25:00Z"/>
        </w:rPr>
      </w:pPr>
      <w:ins w:id="1358" w:author="SHM-EM Authors" w:date="2026-09-05T09:25:00Z" w16du:dateUtc="2026-09-05T01:25:00Z">
        <w:r>
          <w:t>Two registered compatible model bundles, used solely as software-workflow fixtures, produced 1,120 forecast rows. Persisted-result integrity and execution eligibility passed; Project Future State was assessed; Evaluate retained its audit run but produced no formal business side effects; Execute created one formal event, one response workflow, four response steps, and one prediction-provenance link; an unavailable required mapping was rejected before inference; and the existing project routes, joint-series A</w:t>
        </w:r>
        <w:r>
          <w:t>PI, and front-end build remained usable. Their outputs are not interpreted as bridge-domain predictive validation or cross-domain forecasting accuracy. The result demonstrates configuration reuse for this tested fixture only; it does not establish universal no-code onboarding or arbitrary model compatibility.</w:t>
        </w:r>
      </w:ins>
    </w:p>
    <w:p w14:paraId="4FFC92A9" w14:textId="77777777" w:rsidR="0073212B" w:rsidRDefault="002B7AEB">
      <w:pPr>
        <w:pStyle w:val="2"/>
        <w:rPr>
          <w:ins w:id="1359" w:author="SHM-EM Authors" w:date="2026-09-05T09:25:00Z" w16du:dateUtc="2026-09-05T01:25:00Z"/>
        </w:rPr>
      </w:pPr>
      <w:ins w:id="1360" w:author="SHM-EM Authors" w:date="2026-09-05T09:25:00Z" w16du:dateUtc="2026-09-05T01:25:00Z">
        <w:r>
          <w:rPr>
            <w:b w:val="0"/>
          </w:rPr>
          <w:t>3.3 Failure-path and execution-safety validation</w:t>
        </w:r>
      </w:ins>
    </w:p>
    <w:p w14:paraId="27933B6E" w14:textId="77777777" w:rsidR="0073212B" w:rsidRDefault="002B7AEB">
      <w:pPr>
        <w:rPr>
          <w:ins w:id="1361" w:author="SHM-EM Authors" w:date="2026-09-05T09:25:00Z" w16du:dateUtc="2026-09-05T01:25:00Z"/>
        </w:rPr>
      </w:pPr>
      <w:ins w:id="1362" w:author="SHM-EM Authors" w:date="2026-09-05T09:25:00Z" w16du:dateUtc="2026-09-05T01:25:00Z">
        <w:r>
          <w:t>A 15-case validation matrix comprising one positive control, 12 failure-path cases, and two input-availability controls was executed in isolated reproduction databases. Table 5 groups the cases by boundary. All cases expected to be blocked produced zero formal event, response-workflow, response-step, report, evidence, or prediction-link side effects.</w:t>
        </w:r>
      </w:ins>
    </w:p>
    <w:p w14:paraId="565BC33A" w14:textId="77777777" w:rsidR="0073212B" w:rsidRDefault="002B7AEB">
      <w:pPr>
        <w:pStyle w:val="FigureCaption"/>
        <w:keepNext/>
        <w:rPr>
          <w:ins w:id="1363" w:author="SHM-EM Authors" w:date="2026-09-05T09:25:00Z" w16du:dateUtc="2026-09-05T01:25:00Z"/>
        </w:rPr>
      </w:pPr>
      <w:ins w:id="1364" w:author="SHM-EM Authors" w:date="2026-09-05T09:25:00Z" w16du:dateUtc="2026-09-05T01:25:00Z">
        <w:r>
          <w:t>Table 5. Validation matrix and side-effect boundary.</w:t>
        </w:r>
      </w:ins>
    </w:p>
    <w:tbl>
      <w:tblPr>
        <w:tblStyle w:val="af"/>
        <w:tblW w:w="0" w:type="auto"/>
        <w:jc w:val="center"/>
        <w:tblLook w:val="04A0" w:firstRow="1" w:lastRow="0" w:firstColumn="1" w:lastColumn="0" w:noHBand="0" w:noVBand="1"/>
      </w:tblPr>
      <w:tblGrid>
        <w:gridCol w:w="2339"/>
        <w:gridCol w:w="2336"/>
        <w:gridCol w:w="2337"/>
        <w:gridCol w:w="2338"/>
      </w:tblGrid>
      <w:tr w:rsidR="0073212B" w14:paraId="14CA35C2" w14:textId="77777777">
        <w:trPr>
          <w:tblHeader/>
          <w:jc w:val="center"/>
          <w:ins w:id="1365" w:author="SHM-EM Authors" w:date="2026-09-05T09:25:00Z" w16du:dateUtc="2026-09-05T01:25:00Z"/>
        </w:trPr>
        <w:tc>
          <w:tcPr>
            <w:tcW w:w="2340" w:type="dxa"/>
            <w:shd w:val="clear" w:color="auto" w:fill="EAF2FB"/>
            <w:tcMar>
              <w:top w:w="80" w:type="dxa"/>
              <w:left w:w="90" w:type="dxa"/>
              <w:bottom w:w="80" w:type="dxa"/>
              <w:right w:w="90" w:type="dxa"/>
            </w:tcMar>
            <w:vAlign w:val="center"/>
          </w:tcPr>
          <w:p w14:paraId="195D60DD" w14:textId="77777777" w:rsidR="0073212B" w:rsidRDefault="002B7AEB">
            <w:pPr>
              <w:spacing w:after="0" w:line="240" w:lineRule="auto"/>
              <w:jc w:val="center"/>
              <w:rPr>
                <w:ins w:id="1366" w:author="SHM-EM Authors" w:date="2026-09-05T09:25:00Z" w16du:dateUtc="2026-09-05T01:25:00Z"/>
              </w:rPr>
            </w:pPr>
            <w:ins w:id="1367" w:author="SHM-EM Authors" w:date="2026-09-05T09:25:00Z" w16du:dateUtc="2026-09-05T01:25:00Z">
              <w:r>
                <w:rPr>
                  <w:b/>
                  <w:sz w:val="17"/>
                </w:rPr>
                <w:t>Group</w:t>
              </w:r>
            </w:ins>
          </w:p>
        </w:tc>
        <w:tc>
          <w:tcPr>
            <w:tcW w:w="2340" w:type="dxa"/>
            <w:shd w:val="clear" w:color="auto" w:fill="EAF2FB"/>
            <w:tcMar>
              <w:top w:w="80" w:type="dxa"/>
              <w:left w:w="90" w:type="dxa"/>
              <w:bottom w:w="80" w:type="dxa"/>
              <w:right w:w="90" w:type="dxa"/>
            </w:tcMar>
            <w:vAlign w:val="center"/>
          </w:tcPr>
          <w:p w14:paraId="2E59BB21" w14:textId="77777777" w:rsidR="0073212B" w:rsidRDefault="002B7AEB">
            <w:pPr>
              <w:spacing w:after="0" w:line="240" w:lineRule="auto"/>
              <w:jc w:val="center"/>
              <w:rPr>
                <w:ins w:id="1368" w:author="SHM-EM Authors" w:date="2026-09-05T09:25:00Z" w16du:dateUtc="2026-09-05T01:25:00Z"/>
              </w:rPr>
            </w:pPr>
            <w:ins w:id="1369" w:author="SHM-EM Authors" w:date="2026-09-05T09:25:00Z" w16du:dateUtc="2026-09-05T01:25:00Z">
              <w:r>
                <w:rPr>
                  <w:b/>
                  <w:sz w:val="17"/>
                </w:rPr>
                <w:t>Cases</w:t>
              </w:r>
            </w:ins>
          </w:p>
        </w:tc>
        <w:tc>
          <w:tcPr>
            <w:tcW w:w="2340" w:type="dxa"/>
            <w:shd w:val="clear" w:color="auto" w:fill="EAF2FB"/>
            <w:tcMar>
              <w:top w:w="80" w:type="dxa"/>
              <w:left w:w="90" w:type="dxa"/>
              <w:bottom w:w="80" w:type="dxa"/>
              <w:right w:w="90" w:type="dxa"/>
            </w:tcMar>
            <w:vAlign w:val="center"/>
          </w:tcPr>
          <w:p w14:paraId="436CA759" w14:textId="77777777" w:rsidR="0073212B" w:rsidRDefault="002B7AEB">
            <w:pPr>
              <w:spacing w:after="0" w:line="240" w:lineRule="auto"/>
              <w:jc w:val="center"/>
              <w:rPr>
                <w:ins w:id="1370" w:author="SHM-EM Authors" w:date="2026-09-05T09:25:00Z" w16du:dateUtc="2026-09-05T01:25:00Z"/>
              </w:rPr>
            </w:pPr>
            <w:ins w:id="1371" w:author="SHM-EM Authors" w:date="2026-09-05T09:25:00Z" w16du:dateUtc="2026-09-05T01:25:00Z">
              <w:r>
                <w:rPr>
                  <w:b/>
                  <w:sz w:val="17"/>
                </w:rPr>
                <w:t>Condition</w:t>
              </w:r>
            </w:ins>
          </w:p>
        </w:tc>
        <w:tc>
          <w:tcPr>
            <w:tcW w:w="2340" w:type="dxa"/>
            <w:shd w:val="clear" w:color="auto" w:fill="EAF2FB"/>
            <w:tcMar>
              <w:top w:w="80" w:type="dxa"/>
              <w:left w:w="90" w:type="dxa"/>
              <w:bottom w:w="80" w:type="dxa"/>
              <w:right w:w="90" w:type="dxa"/>
            </w:tcMar>
            <w:vAlign w:val="center"/>
          </w:tcPr>
          <w:p w14:paraId="3A5CCA50" w14:textId="77777777" w:rsidR="0073212B" w:rsidRDefault="002B7AEB">
            <w:pPr>
              <w:spacing w:after="0" w:line="240" w:lineRule="auto"/>
              <w:jc w:val="center"/>
              <w:rPr>
                <w:ins w:id="1372" w:author="SHM-EM Authors" w:date="2026-09-05T09:25:00Z" w16du:dateUtc="2026-09-05T01:25:00Z"/>
              </w:rPr>
            </w:pPr>
            <w:ins w:id="1373" w:author="SHM-EM Authors" w:date="2026-09-05T09:25:00Z" w16du:dateUtc="2026-09-05T01:25:00Z">
              <w:r>
                <w:rPr>
                  <w:b/>
                  <w:sz w:val="17"/>
                </w:rPr>
                <w:t>Expected/observed boundary</w:t>
              </w:r>
            </w:ins>
          </w:p>
        </w:tc>
      </w:tr>
      <w:tr w:rsidR="0073212B" w14:paraId="11974CCB" w14:textId="77777777">
        <w:trPr>
          <w:jc w:val="center"/>
          <w:ins w:id="1374" w:author="SHM-EM Authors" w:date="2026-09-05T09:25:00Z" w16du:dateUtc="2026-09-05T01:25:00Z"/>
        </w:trPr>
        <w:tc>
          <w:tcPr>
            <w:tcW w:w="2340" w:type="dxa"/>
            <w:tcMar>
              <w:top w:w="80" w:type="dxa"/>
              <w:left w:w="90" w:type="dxa"/>
              <w:bottom w:w="80" w:type="dxa"/>
              <w:right w:w="90" w:type="dxa"/>
            </w:tcMar>
            <w:vAlign w:val="center"/>
          </w:tcPr>
          <w:p w14:paraId="2C7D0D06" w14:textId="77777777" w:rsidR="0073212B" w:rsidRDefault="002B7AEB">
            <w:pPr>
              <w:spacing w:after="0" w:line="240" w:lineRule="auto"/>
              <w:jc w:val="left"/>
              <w:rPr>
                <w:ins w:id="1375" w:author="SHM-EM Authors" w:date="2026-09-05T09:25:00Z" w16du:dateUtc="2026-09-05T01:25:00Z"/>
              </w:rPr>
            </w:pPr>
            <w:ins w:id="1376" w:author="SHM-EM Authors" w:date="2026-09-05T09:25:00Z" w16du:dateUtc="2026-09-05T01:25:00Z">
              <w:r>
                <w:rPr>
                  <w:sz w:val="17"/>
                </w:rPr>
                <w:t>Positive control</w:t>
              </w:r>
            </w:ins>
          </w:p>
        </w:tc>
        <w:tc>
          <w:tcPr>
            <w:tcW w:w="2340" w:type="dxa"/>
            <w:tcMar>
              <w:top w:w="80" w:type="dxa"/>
              <w:left w:w="90" w:type="dxa"/>
              <w:bottom w:w="80" w:type="dxa"/>
              <w:right w:w="90" w:type="dxa"/>
            </w:tcMar>
            <w:vAlign w:val="center"/>
          </w:tcPr>
          <w:p w14:paraId="546965D6" w14:textId="77777777" w:rsidR="0073212B" w:rsidRDefault="002B7AEB">
            <w:pPr>
              <w:spacing w:after="0" w:line="240" w:lineRule="auto"/>
              <w:jc w:val="left"/>
              <w:rPr>
                <w:ins w:id="1377" w:author="SHM-EM Authors" w:date="2026-09-05T09:25:00Z" w16du:dateUtc="2026-09-05T01:25:00Z"/>
              </w:rPr>
            </w:pPr>
            <w:ins w:id="1378" w:author="SHM-EM Authors" w:date="2026-09-05T09:25:00Z" w16du:dateUtc="2026-09-05T01:25:00Z">
              <w:r>
                <w:rPr>
                  <w:sz w:val="17"/>
                </w:rPr>
                <w:t>P00</w:t>
              </w:r>
            </w:ins>
          </w:p>
        </w:tc>
        <w:tc>
          <w:tcPr>
            <w:tcW w:w="2340" w:type="dxa"/>
            <w:tcMar>
              <w:top w:w="80" w:type="dxa"/>
              <w:left w:w="90" w:type="dxa"/>
              <w:bottom w:w="80" w:type="dxa"/>
              <w:right w:w="90" w:type="dxa"/>
            </w:tcMar>
            <w:vAlign w:val="center"/>
          </w:tcPr>
          <w:p w14:paraId="6A74A798" w14:textId="77777777" w:rsidR="0073212B" w:rsidRDefault="002B7AEB">
            <w:pPr>
              <w:spacing w:after="0" w:line="240" w:lineRule="auto"/>
              <w:jc w:val="left"/>
              <w:rPr>
                <w:ins w:id="1379" w:author="SHM-EM Authors" w:date="2026-09-05T09:25:00Z" w16du:dateUtc="2026-09-05T01:25:00Z"/>
              </w:rPr>
            </w:pPr>
            <w:ins w:id="1380" w:author="SHM-EM Authors" w:date="2026-09-05T09:25:00Z" w16du:dateUtc="2026-09-05T01:25:00Z">
              <w:r>
                <w:rPr>
                  <w:sz w:val="17"/>
                </w:rPr>
                <w:t>Valid reference prediction and rule</w:t>
              </w:r>
            </w:ins>
          </w:p>
        </w:tc>
        <w:tc>
          <w:tcPr>
            <w:tcW w:w="2340" w:type="dxa"/>
            <w:tcMar>
              <w:top w:w="80" w:type="dxa"/>
              <w:left w:w="90" w:type="dxa"/>
              <w:bottom w:w="80" w:type="dxa"/>
              <w:right w:w="90" w:type="dxa"/>
            </w:tcMar>
            <w:vAlign w:val="center"/>
          </w:tcPr>
          <w:p w14:paraId="184E5ECB" w14:textId="77777777" w:rsidR="0073212B" w:rsidRDefault="002B7AEB">
            <w:pPr>
              <w:spacing w:after="0" w:line="240" w:lineRule="auto"/>
              <w:jc w:val="left"/>
              <w:rPr>
                <w:ins w:id="1381" w:author="SHM-EM Authors" w:date="2026-09-05T09:25:00Z" w16du:dateUtc="2026-09-05T01:25:00Z"/>
              </w:rPr>
            </w:pPr>
            <w:ins w:id="1382" w:author="SHM-EM Authors" w:date="2026-09-05T09:25:00Z" w16du:dateUtc="2026-09-05T01:25:00Z">
              <w:r>
                <w:rPr>
                  <w:sz w:val="17"/>
                </w:rPr>
                <w:t>Execute succeeds; one formal event is created</w:t>
              </w:r>
            </w:ins>
          </w:p>
        </w:tc>
      </w:tr>
      <w:tr w:rsidR="0073212B" w14:paraId="2FE0201B" w14:textId="77777777">
        <w:trPr>
          <w:jc w:val="center"/>
          <w:ins w:id="1383" w:author="SHM-EM Authors" w:date="2026-09-05T09:25:00Z" w16du:dateUtc="2026-09-05T01:25:00Z"/>
        </w:trPr>
        <w:tc>
          <w:tcPr>
            <w:tcW w:w="2340" w:type="dxa"/>
            <w:tcMar>
              <w:top w:w="80" w:type="dxa"/>
              <w:left w:w="90" w:type="dxa"/>
              <w:bottom w:w="80" w:type="dxa"/>
              <w:right w:w="90" w:type="dxa"/>
            </w:tcMar>
            <w:vAlign w:val="center"/>
          </w:tcPr>
          <w:p w14:paraId="7469C050" w14:textId="77777777" w:rsidR="0073212B" w:rsidRDefault="002B7AEB">
            <w:pPr>
              <w:spacing w:after="0" w:line="240" w:lineRule="auto"/>
              <w:jc w:val="left"/>
              <w:rPr>
                <w:ins w:id="1384" w:author="SHM-EM Authors" w:date="2026-09-05T09:25:00Z" w16du:dateUtc="2026-09-05T01:25:00Z"/>
              </w:rPr>
            </w:pPr>
            <w:ins w:id="1385" w:author="SHM-EM Authors" w:date="2026-09-05T09:25:00Z" w16du:dateUtc="2026-09-05T01:25:00Z">
              <w:r>
                <w:rPr>
                  <w:sz w:val="17"/>
                </w:rPr>
                <w:t>Contract/model/batch</w:t>
              </w:r>
            </w:ins>
          </w:p>
        </w:tc>
        <w:tc>
          <w:tcPr>
            <w:tcW w:w="2340" w:type="dxa"/>
            <w:tcMar>
              <w:top w:w="80" w:type="dxa"/>
              <w:left w:w="90" w:type="dxa"/>
              <w:bottom w:w="80" w:type="dxa"/>
              <w:right w:w="90" w:type="dxa"/>
            </w:tcMar>
            <w:vAlign w:val="center"/>
          </w:tcPr>
          <w:p w14:paraId="1803C296" w14:textId="77777777" w:rsidR="0073212B" w:rsidRDefault="002B7AEB">
            <w:pPr>
              <w:spacing w:after="0" w:line="240" w:lineRule="auto"/>
              <w:jc w:val="left"/>
              <w:rPr>
                <w:ins w:id="1386" w:author="SHM-EM Authors" w:date="2026-09-05T09:25:00Z" w16du:dateUtc="2026-09-05T01:25:00Z"/>
              </w:rPr>
            </w:pPr>
            <w:ins w:id="1387" w:author="SHM-EM Authors" w:date="2026-09-05T09:25:00Z" w16du:dateUtc="2026-09-05T01:25:00Z">
              <w:r>
                <w:rPr>
                  <w:sz w:val="17"/>
                </w:rPr>
                <w:t>F01, F03, F04, F06, F08, F11</w:t>
              </w:r>
            </w:ins>
          </w:p>
        </w:tc>
        <w:tc>
          <w:tcPr>
            <w:tcW w:w="2340" w:type="dxa"/>
            <w:tcMar>
              <w:top w:w="80" w:type="dxa"/>
              <w:left w:w="90" w:type="dxa"/>
              <w:bottom w:w="80" w:type="dxa"/>
              <w:right w:w="90" w:type="dxa"/>
            </w:tcMar>
            <w:vAlign w:val="center"/>
          </w:tcPr>
          <w:p w14:paraId="634CC257" w14:textId="77777777" w:rsidR="0073212B" w:rsidRDefault="002B7AEB">
            <w:pPr>
              <w:spacing w:after="0" w:line="240" w:lineRule="auto"/>
              <w:jc w:val="left"/>
              <w:rPr>
                <w:ins w:id="1388" w:author="SHM-EM Authors" w:date="2026-09-05T09:25:00Z" w16du:dateUtc="2026-09-05T01:25:00Z"/>
              </w:rPr>
            </w:pPr>
            <w:ins w:id="1389" w:author="SHM-EM Authors" w:date="2026-09-05T09:25:00Z" w16du:dateUtc="2026-09-05T01:25:00Z">
              <w:r>
                <w:rPr>
                  <w:sz w:val="17"/>
                </w:rPr>
                <w:t>Incomplete steps; artifact hash mismatch; missing target; schema mismatch; failed run; failed batch</w:t>
              </w:r>
            </w:ins>
          </w:p>
        </w:tc>
        <w:tc>
          <w:tcPr>
            <w:tcW w:w="2340" w:type="dxa"/>
            <w:tcMar>
              <w:top w:w="80" w:type="dxa"/>
              <w:left w:w="90" w:type="dxa"/>
              <w:bottom w:w="80" w:type="dxa"/>
              <w:right w:w="90" w:type="dxa"/>
            </w:tcMar>
            <w:vAlign w:val="center"/>
          </w:tcPr>
          <w:p w14:paraId="12C8793F" w14:textId="77777777" w:rsidR="0073212B" w:rsidRDefault="002B7AEB">
            <w:pPr>
              <w:spacing w:after="0" w:line="240" w:lineRule="auto"/>
              <w:jc w:val="left"/>
              <w:rPr>
                <w:ins w:id="1390" w:author="SHM-EM Authors" w:date="2026-09-05T09:25:00Z" w16du:dateUtc="2026-09-05T01:25:00Z"/>
              </w:rPr>
            </w:pPr>
            <w:ins w:id="1391" w:author="SHM-EM Authors" w:date="2026-09-05T09:25:00Z" w16du:dateUtc="2026-09-05T01:25:00Z">
              <w:r>
                <w:rPr>
                  <w:sz w:val="17"/>
                </w:rPr>
                <w:t>Execution Gate blocks</w:t>
              </w:r>
            </w:ins>
          </w:p>
        </w:tc>
      </w:tr>
      <w:tr w:rsidR="0073212B" w14:paraId="109D41AF" w14:textId="77777777">
        <w:trPr>
          <w:jc w:val="center"/>
          <w:ins w:id="1392" w:author="SHM-EM Authors" w:date="2026-09-05T09:25:00Z" w16du:dateUtc="2026-09-05T01:25:00Z"/>
        </w:trPr>
        <w:tc>
          <w:tcPr>
            <w:tcW w:w="2340" w:type="dxa"/>
            <w:tcMar>
              <w:top w:w="80" w:type="dxa"/>
              <w:left w:w="90" w:type="dxa"/>
              <w:bottom w:w="80" w:type="dxa"/>
              <w:right w:w="90" w:type="dxa"/>
            </w:tcMar>
            <w:vAlign w:val="center"/>
          </w:tcPr>
          <w:p w14:paraId="443C8AD1" w14:textId="77777777" w:rsidR="0073212B" w:rsidRDefault="002B7AEB">
            <w:pPr>
              <w:spacing w:after="0" w:line="240" w:lineRule="auto"/>
              <w:jc w:val="left"/>
              <w:rPr>
                <w:ins w:id="1393" w:author="SHM-EM Authors" w:date="2026-09-05T09:25:00Z" w16du:dateUtc="2026-09-05T01:25:00Z"/>
              </w:rPr>
            </w:pPr>
            <w:ins w:id="1394" w:author="SHM-EM Authors" w:date="2026-09-05T09:25:00Z" w16du:dateUtc="2026-09-05T01:25:00Z">
              <w:r>
                <w:rPr>
                  <w:sz w:val="17"/>
                </w:rPr>
                <w:t>Timeline/quality/integrity</w:t>
              </w:r>
            </w:ins>
          </w:p>
        </w:tc>
        <w:tc>
          <w:tcPr>
            <w:tcW w:w="2340" w:type="dxa"/>
            <w:tcMar>
              <w:top w:w="80" w:type="dxa"/>
              <w:left w:w="90" w:type="dxa"/>
              <w:bottom w:w="80" w:type="dxa"/>
              <w:right w:w="90" w:type="dxa"/>
            </w:tcMar>
            <w:vAlign w:val="center"/>
          </w:tcPr>
          <w:p w14:paraId="61A65A0D" w14:textId="77777777" w:rsidR="0073212B" w:rsidRDefault="002B7AEB">
            <w:pPr>
              <w:spacing w:after="0" w:line="240" w:lineRule="auto"/>
              <w:jc w:val="left"/>
              <w:rPr>
                <w:ins w:id="1395" w:author="SHM-EM Authors" w:date="2026-09-05T09:25:00Z" w16du:dateUtc="2026-09-05T01:25:00Z"/>
              </w:rPr>
            </w:pPr>
            <w:ins w:id="1396" w:author="SHM-EM Authors" w:date="2026-09-05T09:25:00Z" w16du:dateUtc="2026-09-05T01:25:00Z">
              <w:r>
                <w:rPr>
                  <w:sz w:val="17"/>
                </w:rPr>
                <w:t>F02, F07, F09, F10</w:t>
              </w:r>
            </w:ins>
          </w:p>
        </w:tc>
        <w:tc>
          <w:tcPr>
            <w:tcW w:w="2340" w:type="dxa"/>
            <w:tcMar>
              <w:top w:w="80" w:type="dxa"/>
              <w:left w:w="90" w:type="dxa"/>
              <w:bottom w:w="80" w:type="dxa"/>
              <w:right w:w="90" w:type="dxa"/>
            </w:tcMar>
            <w:vAlign w:val="center"/>
          </w:tcPr>
          <w:p w14:paraId="45D994AA" w14:textId="77777777" w:rsidR="0073212B" w:rsidRDefault="002B7AEB">
            <w:pPr>
              <w:spacing w:after="0" w:line="240" w:lineRule="auto"/>
              <w:jc w:val="left"/>
              <w:rPr>
                <w:ins w:id="1397" w:author="SHM-EM Authors" w:date="2026-09-05T09:25:00Z" w16du:dateUtc="2026-09-05T01:25:00Z"/>
              </w:rPr>
            </w:pPr>
            <w:ins w:id="1398" w:author="SHM-EM Authors" w:date="2026-09-05T09:25:00Z" w16du:dateUtc="2026-09-05T01:25:00Z">
              <w:r>
                <w:rPr>
                  <w:sz w:val="17"/>
                </w:rPr>
                <w:t>Stale prediction; temporal misalignment; corrupted persisted values with stale hashes; invalid quality</w:t>
              </w:r>
            </w:ins>
          </w:p>
        </w:tc>
        <w:tc>
          <w:tcPr>
            <w:tcW w:w="2340" w:type="dxa"/>
            <w:tcMar>
              <w:top w:w="80" w:type="dxa"/>
              <w:left w:w="90" w:type="dxa"/>
              <w:bottom w:w="80" w:type="dxa"/>
              <w:right w:w="90" w:type="dxa"/>
            </w:tcMar>
            <w:vAlign w:val="center"/>
          </w:tcPr>
          <w:p w14:paraId="472925D5" w14:textId="77777777" w:rsidR="0073212B" w:rsidRDefault="002B7AEB">
            <w:pPr>
              <w:spacing w:after="0" w:line="240" w:lineRule="auto"/>
              <w:jc w:val="left"/>
              <w:rPr>
                <w:ins w:id="1399" w:author="SHM-EM Authors" w:date="2026-09-05T09:25:00Z" w16du:dateUtc="2026-09-05T01:25:00Z"/>
              </w:rPr>
            </w:pPr>
            <w:ins w:id="1400" w:author="SHM-EM Authors" w:date="2026-09-05T09:25:00Z" w16du:dateUtc="2026-09-05T01:25:00Z">
              <w:r>
                <w:rPr>
                  <w:sz w:val="17"/>
                </w:rPr>
                <w:t>Gate or persisted-result integrity blocks</w:t>
              </w:r>
            </w:ins>
          </w:p>
        </w:tc>
      </w:tr>
      <w:tr w:rsidR="0073212B" w14:paraId="66731750" w14:textId="77777777">
        <w:trPr>
          <w:jc w:val="center"/>
          <w:ins w:id="1401" w:author="SHM-EM Authors" w:date="2026-09-05T09:25:00Z" w16du:dateUtc="2026-09-05T01:25:00Z"/>
        </w:trPr>
        <w:tc>
          <w:tcPr>
            <w:tcW w:w="2340" w:type="dxa"/>
            <w:tcMar>
              <w:top w:w="80" w:type="dxa"/>
              <w:left w:w="90" w:type="dxa"/>
              <w:bottom w:w="80" w:type="dxa"/>
              <w:right w:w="90" w:type="dxa"/>
            </w:tcMar>
            <w:vAlign w:val="center"/>
          </w:tcPr>
          <w:p w14:paraId="7BEDA03A" w14:textId="77777777" w:rsidR="0073212B" w:rsidRDefault="002B7AEB">
            <w:pPr>
              <w:spacing w:after="0" w:line="240" w:lineRule="auto"/>
              <w:jc w:val="left"/>
              <w:rPr>
                <w:ins w:id="1402" w:author="SHM-EM Authors" w:date="2026-09-05T09:25:00Z" w16du:dateUtc="2026-09-05T01:25:00Z"/>
              </w:rPr>
            </w:pPr>
            <w:ins w:id="1403" w:author="SHM-EM Authors" w:date="2026-09-05T09:25:00Z" w16du:dateUtc="2026-09-05T01:25:00Z">
              <w:r>
                <w:rPr>
                  <w:sz w:val="17"/>
                </w:rPr>
                <w:t>Rule semantics</w:t>
              </w:r>
            </w:ins>
          </w:p>
        </w:tc>
        <w:tc>
          <w:tcPr>
            <w:tcW w:w="2340" w:type="dxa"/>
            <w:tcMar>
              <w:top w:w="80" w:type="dxa"/>
              <w:left w:w="90" w:type="dxa"/>
              <w:bottom w:w="80" w:type="dxa"/>
              <w:right w:w="90" w:type="dxa"/>
            </w:tcMar>
            <w:vAlign w:val="center"/>
          </w:tcPr>
          <w:p w14:paraId="6628C01D" w14:textId="77777777" w:rsidR="0073212B" w:rsidRDefault="002B7AEB">
            <w:pPr>
              <w:spacing w:after="0" w:line="240" w:lineRule="auto"/>
              <w:jc w:val="left"/>
              <w:rPr>
                <w:ins w:id="1404" w:author="SHM-EM Authors" w:date="2026-09-05T09:25:00Z" w16du:dateUtc="2026-09-05T01:25:00Z"/>
              </w:rPr>
            </w:pPr>
            <w:ins w:id="1405" w:author="SHM-EM Authors" w:date="2026-09-05T09:25:00Z" w16du:dateUtc="2026-09-05T01:25:00Z">
              <w:r>
                <w:rPr>
                  <w:sz w:val="17"/>
                </w:rPr>
                <w:t>F05</w:t>
              </w:r>
            </w:ins>
          </w:p>
        </w:tc>
        <w:tc>
          <w:tcPr>
            <w:tcW w:w="2340" w:type="dxa"/>
            <w:tcMar>
              <w:top w:w="80" w:type="dxa"/>
              <w:left w:w="90" w:type="dxa"/>
              <w:bottom w:w="80" w:type="dxa"/>
              <w:right w:w="90" w:type="dxa"/>
            </w:tcMar>
            <w:vAlign w:val="center"/>
          </w:tcPr>
          <w:p w14:paraId="445EF9DE" w14:textId="77777777" w:rsidR="0073212B" w:rsidRDefault="002B7AEB">
            <w:pPr>
              <w:spacing w:after="0" w:line="240" w:lineRule="auto"/>
              <w:jc w:val="left"/>
              <w:rPr>
                <w:ins w:id="1406" w:author="SHM-EM Authors" w:date="2026-09-05T09:25:00Z" w16du:dateUtc="2026-09-05T01:25:00Z"/>
              </w:rPr>
            </w:pPr>
            <w:ins w:id="1407" w:author="SHM-EM Authors" w:date="2026-09-05T09:25:00Z" w16du:dateUtc="2026-09-05T01:25:00Z">
              <w:r>
                <w:rPr>
                  <w:sz w:val="17"/>
                </w:rPr>
                <w:t>Incompatible engineering unit</w:t>
              </w:r>
            </w:ins>
          </w:p>
        </w:tc>
        <w:tc>
          <w:tcPr>
            <w:tcW w:w="2340" w:type="dxa"/>
            <w:tcMar>
              <w:top w:w="80" w:type="dxa"/>
              <w:left w:w="90" w:type="dxa"/>
              <w:bottom w:w="80" w:type="dxa"/>
              <w:right w:w="90" w:type="dxa"/>
            </w:tcMar>
            <w:vAlign w:val="center"/>
          </w:tcPr>
          <w:p w14:paraId="0AA4919E" w14:textId="77777777" w:rsidR="0073212B" w:rsidRDefault="002B7AEB">
            <w:pPr>
              <w:spacing w:after="0" w:line="240" w:lineRule="auto"/>
              <w:jc w:val="left"/>
              <w:rPr>
                <w:ins w:id="1408" w:author="SHM-EM Authors" w:date="2026-09-05T09:25:00Z" w16du:dateUtc="2026-09-05T01:25:00Z"/>
              </w:rPr>
            </w:pPr>
            <w:ins w:id="1409" w:author="SHM-EM Authors" w:date="2026-09-05T09:25:00Z" w16du:dateUtc="2026-09-05T01:25:00Z">
              <w:r>
                <w:rPr>
                  <w:sz w:val="17"/>
                </w:rPr>
                <w:t>Rule validation blocks</w:t>
              </w:r>
            </w:ins>
          </w:p>
        </w:tc>
      </w:tr>
      <w:tr w:rsidR="0073212B" w14:paraId="24A53B98" w14:textId="77777777">
        <w:trPr>
          <w:jc w:val="center"/>
          <w:ins w:id="1410" w:author="SHM-EM Authors" w:date="2026-09-05T09:25:00Z" w16du:dateUtc="2026-09-05T01:25:00Z"/>
        </w:trPr>
        <w:tc>
          <w:tcPr>
            <w:tcW w:w="2340" w:type="dxa"/>
            <w:tcMar>
              <w:top w:w="80" w:type="dxa"/>
              <w:left w:w="90" w:type="dxa"/>
              <w:bottom w:w="80" w:type="dxa"/>
              <w:right w:w="90" w:type="dxa"/>
            </w:tcMar>
            <w:vAlign w:val="center"/>
          </w:tcPr>
          <w:p w14:paraId="68524BC0" w14:textId="77777777" w:rsidR="0073212B" w:rsidRDefault="002B7AEB">
            <w:pPr>
              <w:spacing w:after="0" w:line="240" w:lineRule="auto"/>
              <w:jc w:val="left"/>
              <w:rPr>
                <w:ins w:id="1411" w:author="SHM-EM Authors" w:date="2026-09-05T09:25:00Z" w16du:dateUtc="2026-09-05T01:25:00Z"/>
              </w:rPr>
            </w:pPr>
            <w:ins w:id="1412" w:author="SHM-EM Authors" w:date="2026-09-05T09:25:00Z" w16du:dateUtc="2026-09-05T01:25:00Z">
              <w:r>
                <w:rPr>
                  <w:sz w:val="17"/>
                </w:rPr>
                <w:t>Evaluate-to-Execute mutation</w:t>
              </w:r>
            </w:ins>
          </w:p>
        </w:tc>
        <w:tc>
          <w:tcPr>
            <w:tcW w:w="2340" w:type="dxa"/>
            <w:tcMar>
              <w:top w:w="80" w:type="dxa"/>
              <w:left w:w="90" w:type="dxa"/>
              <w:bottom w:w="80" w:type="dxa"/>
              <w:right w:w="90" w:type="dxa"/>
            </w:tcMar>
            <w:vAlign w:val="center"/>
          </w:tcPr>
          <w:p w14:paraId="3830EFF9" w14:textId="77777777" w:rsidR="0073212B" w:rsidRDefault="002B7AEB">
            <w:pPr>
              <w:spacing w:after="0" w:line="240" w:lineRule="auto"/>
              <w:jc w:val="left"/>
              <w:rPr>
                <w:ins w:id="1413" w:author="SHM-EM Authors" w:date="2026-09-05T09:25:00Z" w16du:dateUtc="2026-09-05T01:25:00Z"/>
              </w:rPr>
            </w:pPr>
            <w:ins w:id="1414" w:author="SHM-EM Authors" w:date="2026-09-05T09:25:00Z" w16du:dateUtc="2026-09-05T01:25:00Z">
              <w:r>
                <w:rPr>
                  <w:sz w:val="17"/>
                </w:rPr>
                <w:t>F12</w:t>
              </w:r>
            </w:ins>
          </w:p>
        </w:tc>
        <w:tc>
          <w:tcPr>
            <w:tcW w:w="2340" w:type="dxa"/>
            <w:tcMar>
              <w:top w:w="80" w:type="dxa"/>
              <w:left w:w="90" w:type="dxa"/>
              <w:bottom w:w="80" w:type="dxa"/>
              <w:right w:w="90" w:type="dxa"/>
            </w:tcMar>
            <w:vAlign w:val="center"/>
          </w:tcPr>
          <w:p w14:paraId="4872FA86" w14:textId="77777777" w:rsidR="0073212B" w:rsidRDefault="002B7AEB">
            <w:pPr>
              <w:spacing w:after="0" w:line="240" w:lineRule="auto"/>
              <w:jc w:val="left"/>
              <w:rPr>
                <w:ins w:id="1415" w:author="SHM-EM Authors" w:date="2026-09-05T09:25:00Z" w16du:dateUtc="2026-09-05T01:25:00Z"/>
              </w:rPr>
            </w:pPr>
            <w:ins w:id="1416" w:author="SHM-EM Authors" w:date="2026-09-05T09:25:00Z" w16du:dateUtc="2026-09-05T01:25:00Z">
              <w:r>
                <w:rPr>
                  <w:sz w:val="17"/>
                </w:rPr>
                <w:t>Persisted state is changed after Evaluate</w:t>
              </w:r>
            </w:ins>
          </w:p>
        </w:tc>
        <w:tc>
          <w:tcPr>
            <w:tcW w:w="2340" w:type="dxa"/>
            <w:tcMar>
              <w:top w:w="80" w:type="dxa"/>
              <w:left w:w="90" w:type="dxa"/>
              <w:bottom w:w="80" w:type="dxa"/>
              <w:right w:w="90" w:type="dxa"/>
            </w:tcMar>
            <w:vAlign w:val="center"/>
          </w:tcPr>
          <w:p w14:paraId="7E01C310" w14:textId="77777777" w:rsidR="0073212B" w:rsidRDefault="002B7AEB">
            <w:pPr>
              <w:spacing w:after="0" w:line="240" w:lineRule="auto"/>
              <w:jc w:val="left"/>
              <w:rPr>
                <w:ins w:id="1417" w:author="SHM-EM Authors" w:date="2026-09-05T09:25:00Z" w16du:dateUtc="2026-09-05T01:25:00Z"/>
              </w:rPr>
            </w:pPr>
            <w:ins w:id="1418" w:author="SHM-EM Authors" w:date="2026-09-05T09:25:00Z" w16du:dateUtc="2026-09-05T01:25:00Z">
              <w:r>
                <w:rPr>
                  <w:sz w:val="17"/>
                </w:rPr>
                <w:t>Execute reload/recheck blocks</w:t>
              </w:r>
            </w:ins>
          </w:p>
        </w:tc>
      </w:tr>
      <w:tr w:rsidR="0073212B" w14:paraId="1CD23E45" w14:textId="77777777">
        <w:trPr>
          <w:jc w:val="center"/>
          <w:ins w:id="1419" w:author="SHM-EM Authors" w:date="2026-09-05T09:25:00Z" w16du:dateUtc="2026-09-05T01:25:00Z"/>
        </w:trPr>
        <w:tc>
          <w:tcPr>
            <w:tcW w:w="2340" w:type="dxa"/>
            <w:tcMar>
              <w:top w:w="80" w:type="dxa"/>
              <w:left w:w="90" w:type="dxa"/>
              <w:bottom w:w="80" w:type="dxa"/>
              <w:right w:w="90" w:type="dxa"/>
            </w:tcMar>
            <w:vAlign w:val="center"/>
          </w:tcPr>
          <w:p w14:paraId="71EBF694" w14:textId="77777777" w:rsidR="0073212B" w:rsidRDefault="002B7AEB">
            <w:pPr>
              <w:spacing w:after="0" w:line="240" w:lineRule="auto"/>
              <w:jc w:val="left"/>
              <w:rPr>
                <w:ins w:id="1420" w:author="SHM-EM Authors" w:date="2026-09-05T09:25:00Z" w16du:dateUtc="2026-09-05T01:25:00Z"/>
              </w:rPr>
            </w:pPr>
            <w:ins w:id="1421" w:author="SHM-EM Authors" w:date="2026-09-05T09:25:00Z" w16du:dateUtc="2026-09-05T01:25:00Z">
              <w:r>
                <w:rPr>
                  <w:sz w:val="17"/>
                </w:rPr>
                <w:t>Input availability</w:t>
              </w:r>
            </w:ins>
          </w:p>
        </w:tc>
        <w:tc>
          <w:tcPr>
            <w:tcW w:w="2340" w:type="dxa"/>
            <w:tcMar>
              <w:top w:w="80" w:type="dxa"/>
              <w:left w:w="90" w:type="dxa"/>
              <w:bottom w:w="80" w:type="dxa"/>
              <w:right w:w="90" w:type="dxa"/>
            </w:tcMar>
            <w:vAlign w:val="center"/>
          </w:tcPr>
          <w:p w14:paraId="045F8D19" w14:textId="77777777" w:rsidR="0073212B" w:rsidRDefault="002B7AEB">
            <w:pPr>
              <w:spacing w:after="0" w:line="240" w:lineRule="auto"/>
              <w:jc w:val="left"/>
              <w:rPr>
                <w:ins w:id="1422" w:author="SHM-EM Authors" w:date="2026-09-05T09:25:00Z" w16du:dateUtc="2026-09-05T01:25:00Z"/>
              </w:rPr>
            </w:pPr>
            <w:ins w:id="1423" w:author="SHM-EM Authors" w:date="2026-09-05T09:25:00Z" w16du:dateUtc="2026-09-05T01:25:00Z">
              <w:r>
                <w:rPr>
                  <w:sz w:val="17"/>
                </w:rPr>
                <w:t>I01, I02</w:t>
              </w:r>
            </w:ins>
          </w:p>
        </w:tc>
        <w:tc>
          <w:tcPr>
            <w:tcW w:w="2340" w:type="dxa"/>
            <w:tcMar>
              <w:top w:w="80" w:type="dxa"/>
              <w:left w:w="90" w:type="dxa"/>
              <w:bottom w:w="80" w:type="dxa"/>
              <w:right w:w="90" w:type="dxa"/>
            </w:tcMar>
            <w:vAlign w:val="center"/>
          </w:tcPr>
          <w:p w14:paraId="60B498F9" w14:textId="77777777" w:rsidR="0073212B" w:rsidRDefault="002B7AEB">
            <w:pPr>
              <w:spacing w:after="0" w:line="240" w:lineRule="auto"/>
              <w:jc w:val="left"/>
              <w:rPr>
                <w:ins w:id="1424" w:author="SHM-EM Authors" w:date="2026-09-05T09:25:00Z" w16du:dateUtc="2026-09-05T01:25:00Z"/>
              </w:rPr>
            </w:pPr>
            <w:ins w:id="1425" w:author="SHM-EM Authors" w:date="2026-09-05T09:25:00Z" w16du:dateUtc="2026-09-05T01:25:00Z">
              <w:r>
                <w:rPr>
                  <w:sz w:val="17"/>
                </w:rPr>
                <w:t>Partial dropout; entire required feature unavailable</w:t>
              </w:r>
            </w:ins>
          </w:p>
        </w:tc>
        <w:tc>
          <w:tcPr>
            <w:tcW w:w="2340" w:type="dxa"/>
            <w:tcMar>
              <w:top w:w="80" w:type="dxa"/>
              <w:left w:w="90" w:type="dxa"/>
              <w:bottom w:w="80" w:type="dxa"/>
              <w:right w:w="90" w:type="dxa"/>
            </w:tcMar>
            <w:vAlign w:val="center"/>
          </w:tcPr>
          <w:p w14:paraId="0B5D7EB3" w14:textId="77777777" w:rsidR="0073212B" w:rsidRDefault="002B7AEB">
            <w:pPr>
              <w:spacing w:after="0" w:line="240" w:lineRule="auto"/>
              <w:jc w:val="left"/>
              <w:rPr>
                <w:ins w:id="1426" w:author="SHM-EM Authors" w:date="2026-09-05T09:25:00Z" w16du:dateUtc="2026-09-05T01:25:00Z"/>
              </w:rPr>
            </w:pPr>
            <w:ins w:id="1427" w:author="SHM-EM Authors" w:date="2026-09-05T09:25:00Z" w16du:dateUtc="2026-09-05T01:25:00Z">
              <w:r>
                <w:rPr>
                  <w:sz w:val="17"/>
                </w:rPr>
                <w:t>Declared alignment policy resolves the partial gap; unavailable required feature rejects input assembly</w:t>
              </w:r>
            </w:ins>
          </w:p>
        </w:tc>
      </w:tr>
    </w:tbl>
    <w:p w14:paraId="48AB9B1B" w14:textId="77777777" w:rsidR="0073212B" w:rsidRDefault="0073212B">
      <w:pPr>
        <w:spacing w:after="0"/>
        <w:rPr>
          <w:ins w:id="1428" w:author="SHM-EM Authors" w:date="2026-09-05T09:25:00Z" w16du:dateUtc="2026-09-05T01:25:00Z"/>
        </w:rPr>
      </w:pPr>
    </w:p>
    <w:p w14:paraId="7A6A43EE" w14:textId="77777777" w:rsidR="0073212B" w:rsidRDefault="002B7AEB">
      <w:pPr>
        <w:rPr>
          <w:ins w:id="1429" w:author="SHM-EM Authors" w:date="2026-09-05T09:25:00Z" w16du:dateUtc="2026-09-05T01:25:00Z"/>
        </w:rPr>
      </w:pPr>
      <w:ins w:id="1430" w:author="SHM-EM Authors" w:date="2026-09-05T09:25:00Z" w16du:dateUtc="2026-09-05T01:25:00Z">
        <w:r>
          <w:t>F09 exposed the need to recompute persisted-result integrity rather than trust stored hash metadata. The narrowly scoped correction revalidates the canonical persisted rows before formal execution. F12 demonstrates that a prior candidate does not authorize later mutation: Execute reloads the batch and performs an independent Gate and rule check. The matrix supports the tested failure boundaries; it is not an absolute safety certification.</w:t>
        </w:r>
      </w:ins>
    </w:p>
    <w:p w14:paraId="59BCFB98" w14:textId="77777777" w:rsidR="0073212B" w:rsidRDefault="002B7AEB">
      <w:pPr>
        <w:pStyle w:val="2"/>
        <w:rPr>
          <w:ins w:id="1431" w:author="SHM-EM Authors" w:date="2026-09-05T09:25:00Z" w16du:dateUtc="2026-09-05T01:25:00Z"/>
        </w:rPr>
      </w:pPr>
      <w:ins w:id="1432" w:author="SHM-EM Authors" w:date="2026-09-05T09:25:00Z" w16du:dateUtc="2026-09-05T01:25:00Z">
        <w:r>
          <w:rPr>
            <w:b w:val="0"/>
          </w:rPr>
          <w:t>3.4 Runtime and bounded scalability</w:t>
        </w:r>
      </w:ins>
    </w:p>
    <w:p w14:paraId="420CD30E" w14:textId="77777777" w:rsidR="0073212B" w:rsidRDefault="002B7AEB">
      <w:pPr>
        <w:rPr>
          <w:ins w:id="1433" w:author="SHM-EM Authors" w:date="2026-09-05T09:25:00Z" w16du:dateUtc="2026-09-05T01:25:00Z"/>
        </w:rPr>
      </w:pPr>
      <w:ins w:id="1434" w:author="SHM-EM Authors" w:date="2026-09-05T09:25:00Z" w16du:dateUtc="2026-09-05T01:25:00Z">
        <w:r>
          <w:t>Runtime was measured on the documented Windows reference environment using the fixed revised implementation. Repeated measurements report median and p95; one-off MySQL characterization is listed separately. The workloads were single-process research-reproduction runs, not multi-user production-throughput tests.</w:t>
        </w:r>
      </w:ins>
    </w:p>
    <w:p w14:paraId="01099BF4" w14:textId="77777777" w:rsidR="0073212B" w:rsidRDefault="002B7AEB">
      <w:pPr>
        <w:pStyle w:val="FigureCaption"/>
        <w:keepNext/>
        <w:rPr>
          <w:ins w:id="1435" w:author="SHM-EM Authors" w:date="2026-09-05T09:25:00Z" w16du:dateUtc="2026-09-05T01:25:00Z"/>
        </w:rPr>
      </w:pPr>
      <w:ins w:id="1436" w:author="SHM-EM Authors" w:date="2026-09-05T09:25:00Z" w16du:dateUtc="2026-09-05T01:25:00Z">
        <w:r>
          <w:t>Table 6. Selected runtime and bounded-scaling evidence (ms).</w:t>
        </w:r>
      </w:ins>
    </w:p>
    <w:tbl>
      <w:tblPr>
        <w:tblStyle w:val="af"/>
        <w:tblW w:w="0" w:type="auto"/>
        <w:jc w:val="center"/>
        <w:tblLook w:val="04A0" w:firstRow="1" w:lastRow="0" w:firstColumn="1" w:lastColumn="0" w:noHBand="0" w:noVBand="1"/>
      </w:tblPr>
      <w:tblGrid>
        <w:gridCol w:w="1560"/>
        <w:gridCol w:w="1558"/>
        <w:gridCol w:w="1557"/>
        <w:gridCol w:w="1558"/>
        <w:gridCol w:w="1558"/>
        <w:gridCol w:w="1559"/>
      </w:tblGrid>
      <w:tr w:rsidR="0073212B" w14:paraId="3287A4F8" w14:textId="77777777">
        <w:trPr>
          <w:tblHeader/>
          <w:jc w:val="center"/>
          <w:ins w:id="1437" w:author="SHM-EM Authors" w:date="2026-09-05T09:25:00Z" w16du:dateUtc="2026-09-05T01:25:00Z"/>
        </w:trPr>
        <w:tc>
          <w:tcPr>
            <w:tcW w:w="1560" w:type="dxa"/>
            <w:shd w:val="clear" w:color="auto" w:fill="EAF2FB"/>
            <w:tcMar>
              <w:top w:w="80" w:type="dxa"/>
              <w:left w:w="90" w:type="dxa"/>
              <w:bottom w:w="80" w:type="dxa"/>
              <w:right w:w="90" w:type="dxa"/>
            </w:tcMar>
            <w:vAlign w:val="center"/>
          </w:tcPr>
          <w:p w14:paraId="68B08747" w14:textId="77777777" w:rsidR="0073212B" w:rsidRDefault="002B7AEB">
            <w:pPr>
              <w:spacing w:after="0" w:line="240" w:lineRule="auto"/>
              <w:jc w:val="center"/>
              <w:rPr>
                <w:ins w:id="1438" w:author="SHM-EM Authors" w:date="2026-09-05T09:25:00Z" w16du:dateUtc="2026-09-05T01:25:00Z"/>
              </w:rPr>
            </w:pPr>
            <w:ins w:id="1439" w:author="SHM-EM Authors" w:date="2026-09-05T09:25:00Z" w16du:dateUtc="2026-09-05T01:25:00Z">
              <w:r>
                <w:rPr>
                  <w:b/>
                  <w:sz w:val="16"/>
                </w:rPr>
                <w:t>Operation</w:t>
              </w:r>
            </w:ins>
          </w:p>
        </w:tc>
        <w:tc>
          <w:tcPr>
            <w:tcW w:w="1560" w:type="dxa"/>
            <w:shd w:val="clear" w:color="auto" w:fill="EAF2FB"/>
            <w:tcMar>
              <w:top w:w="80" w:type="dxa"/>
              <w:left w:w="90" w:type="dxa"/>
              <w:bottom w:w="80" w:type="dxa"/>
              <w:right w:w="90" w:type="dxa"/>
            </w:tcMar>
            <w:vAlign w:val="center"/>
          </w:tcPr>
          <w:p w14:paraId="57428C01" w14:textId="77777777" w:rsidR="0073212B" w:rsidRDefault="002B7AEB">
            <w:pPr>
              <w:spacing w:after="0" w:line="240" w:lineRule="auto"/>
              <w:jc w:val="center"/>
              <w:rPr>
                <w:ins w:id="1440" w:author="SHM-EM Authors" w:date="2026-09-05T09:25:00Z" w16du:dateUtc="2026-09-05T01:25:00Z"/>
              </w:rPr>
            </w:pPr>
            <w:ins w:id="1441" w:author="SHM-EM Authors" w:date="2026-09-05T09:25:00Z" w16du:dateUtc="2026-09-05T01:25:00Z">
              <w:r>
                <w:rPr>
                  <w:b/>
                  <w:sz w:val="16"/>
                </w:rPr>
                <w:t>Workload</w:t>
              </w:r>
            </w:ins>
          </w:p>
        </w:tc>
        <w:tc>
          <w:tcPr>
            <w:tcW w:w="1560" w:type="dxa"/>
            <w:shd w:val="clear" w:color="auto" w:fill="EAF2FB"/>
            <w:tcMar>
              <w:top w:w="80" w:type="dxa"/>
              <w:left w:w="90" w:type="dxa"/>
              <w:bottom w:w="80" w:type="dxa"/>
              <w:right w:w="90" w:type="dxa"/>
            </w:tcMar>
            <w:vAlign w:val="center"/>
          </w:tcPr>
          <w:p w14:paraId="2F01E62B" w14:textId="77777777" w:rsidR="0073212B" w:rsidRDefault="002B7AEB">
            <w:pPr>
              <w:spacing w:after="0" w:line="240" w:lineRule="auto"/>
              <w:jc w:val="center"/>
              <w:rPr>
                <w:ins w:id="1442" w:author="SHM-EM Authors" w:date="2026-09-05T09:25:00Z" w16du:dateUtc="2026-09-05T01:25:00Z"/>
              </w:rPr>
            </w:pPr>
            <w:ins w:id="1443" w:author="SHM-EM Authors" w:date="2026-09-05T09:25:00Z" w16du:dateUtc="2026-09-05T01:25:00Z">
              <w:r>
                <w:rPr>
                  <w:b/>
                  <w:sz w:val="16"/>
                </w:rPr>
                <w:t>n</w:t>
              </w:r>
            </w:ins>
          </w:p>
        </w:tc>
        <w:tc>
          <w:tcPr>
            <w:tcW w:w="1560" w:type="dxa"/>
            <w:shd w:val="clear" w:color="auto" w:fill="EAF2FB"/>
            <w:tcMar>
              <w:top w:w="80" w:type="dxa"/>
              <w:left w:w="90" w:type="dxa"/>
              <w:bottom w:w="80" w:type="dxa"/>
              <w:right w:w="90" w:type="dxa"/>
            </w:tcMar>
            <w:vAlign w:val="center"/>
          </w:tcPr>
          <w:p w14:paraId="76E7D75C" w14:textId="77777777" w:rsidR="0073212B" w:rsidRDefault="002B7AEB">
            <w:pPr>
              <w:spacing w:after="0" w:line="240" w:lineRule="auto"/>
              <w:jc w:val="center"/>
              <w:rPr>
                <w:ins w:id="1444" w:author="SHM-EM Authors" w:date="2026-09-05T09:25:00Z" w16du:dateUtc="2026-09-05T01:25:00Z"/>
              </w:rPr>
            </w:pPr>
            <w:ins w:id="1445" w:author="SHM-EM Authors" w:date="2026-09-05T09:25:00Z" w16du:dateUtc="2026-09-05T01:25:00Z">
              <w:r>
                <w:rPr>
                  <w:b/>
                  <w:sz w:val="16"/>
                </w:rPr>
                <w:t>Median</w:t>
              </w:r>
            </w:ins>
          </w:p>
        </w:tc>
        <w:tc>
          <w:tcPr>
            <w:tcW w:w="1560" w:type="dxa"/>
            <w:shd w:val="clear" w:color="auto" w:fill="EAF2FB"/>
            <w:tcMar>
              <w:top w:w="80" w:type="dxa"/>
              <w:left w:w="90" w:type="dxa"/>
              <w:bottom w:w="80" w:type="dxa"/>
              <w:right w:w="90" w:type="dxa"/>
            </w:tcMar>
            <w:vAlign w:val="center"/>
          </w:tcPr>
          <w:p w14:paraId="373DD929" w14:textId="77777777" w:rsidR="0073212B" w:rsidRDefault="002B7AEB">
            <w:pPr>
              <w:spacing w:after="0" w:line="240" w:lineRule="auto"/>
              <w:jc w:val="center"/>
              <w:rPr>
                <w:ins w:id="1446" w:author="SHM-EM Authors" w:date="2026-09-05T09:25:00Z" w16du:dateUtc="2026-09-05T01:25:00Z"/>
              </w:rPr>
            </w:pPr>
            <w:ins w:id="1447" w:author="SHM-EM Authors" w:date="2026-09-05T09:25:00Z" w16du:dateUtc="2026-09-05T01:25:00Z">
              <w:r>
                <w:rPr>
                  <w:b/>
                  <w:sz w:val="16"/>
                </w:rPr>
                <w:t>p95</w:t>
              </w:r>
            </w:ins>
          </w:p>
        </w:tc>
        <w:tc>
          <w:tcPr>
            <w:tcW w:w="1560" w:type="dxa"/>
            <w:shd w:val="clear" w:color="auto" w:fill="EAF2FB"/>
            <w:tcMar>
              <w:top w:w="80" w:type="dxa"/>
              <w:left w:w="90" w:type="dxa"/>
              <w:bottom w:w="80" w:type="dxa"/>
              <w:right w:w="90" w:type="dxa"/>
            </w:tcMar>
            <w:vAlign w:val="center"/>
          </w:tcPr>
          <w:p w14:paraId="5AC0D3BB" w14:textId="77777777" w:rsidR="0073212B" w:rsidRDefault="002B7AEB">
            <w:pPr>
              <w:spacing w:after="0" w:line="240" w:lineRule="auto"/>
              <w:jc w:val="center"/>
              <w:rPr>
                <w:ins w:id="1448" w:author="SHM-EM Authors" w:date="2026-09-05T09:25:00Z" w16du:dateUtc="2026-09-05T01:25:00Z"/>
              </w:rPr>
            </w:pPr>
            <w:ins w:id="1449" w:author="SHM-EM Authors" w:date="2026-09-05T09:25:00Z" w16du:dateUtc="2026-09-05T01:25:00Z">
              <w:r>
                <w:rPr>
                  <w:b/>
                  <w:sz w:val="16"/>
                </w:rPr>
                <w:t>Single elapsed</w:t>
              </w:r>
            </w:ins>
          </w:p>
        </w:tc>
      </w:tr>
      <w:tr w:rsidR="0073212B" w14:paraId="14528DA9" w14:textId="77777777">
        <w:trPr>
          <w:jc w:val="center"/>
          <w:ins w:id="1450" w:author="SHM-EM Authors" w:date="2026-09-05T09:25:00Z" w16du:dateUtc="2026-09-05T01:25:00Z"/>
        </w:trPr>
        <w:tc>
          <w:tcPr>
            <w:tcW w:w="1560" w:type="dxa"/>
            <w:tcMar>
              <w:top w:w="80" w:type="dxa"/>
              <w:left w:w="90" w:type="dxa"/>
              <w:bottom w:w="80" w:type="dxa"/>
              <w:right w:w="90" w:type="dxa"/>
            </w:tcMar>
            <w:vAlign w:val="center"/>
          </w:tcPr>
          <w:p w14:paraId="18D0977C" w14:textId="77777777" w:rsidR="0073212B" w:rsidRDefault="002B7AEB">
            <w:pPr>
              <w:spacing w:after="0" w:line="240" w:lineRule="auto"/>
              <w:jc w:val="left"/>
              <w:rPr>
                <w:ins w:id="1451" w:author="SHM-EM Authors" w:date="2026-09-05T09:25:00Z" w16du:dateUtc="2026-09-05T01:25:00Z"/>
              </w:rPr>
            </w:pPr>
            <w:ins w:id="1452" w:author="SHM-EM Authors" w:date="2026-09-05T09:25:00Z" w16du:dateUtc="2026-09-05T01:25:00Z">
              <w:r>
                <w:rPr>
                  <w:sz w:val="16"/>
                </w:rPr>
                <w:t>Full six-model prediction batch</w:t>
              </w:r>
            </w:ins>
          </w:p>
        </w:tc>
        <w:tc>
          <w:tcPr>
            <w:tcW w:w="1560" w:type="dxa"/>
            <w:tcMar>
              <w:top w:w="80" w:type="dxa"/>
              <w:left w:w="90" w:type="dxa"/>
              <w:bottom w:w="80" w:type="dxa"/>
              <w:right w:w="90" w:type="dxa"/>
            </w:tcMar>
            <w:vAlign w:val="center"/>
          </w:tcPr>
          <w:p w14:paraId="15503E46" w14:textId="77777777" w:rsidR="0073212B" w:rsidRDefault="002B7AEB">
            <w:pPr>
              <w:spacing w:after="0" w:line="240" w:lineRule="auto"/>
              <w:jc w:val="left"/>
              <w:rPr>
                <w:ins w:id="1453" w:author="SHM-EM Authors" w:date="2026-09-05T09:25:00Z" w16du:dateUtc="2026-09-05T01:25:00Z"/>
              </w:rPr>
            </w:pPr>
            <w:ins w:id="1454" w:author="SHM-EM Authors" w:date="2026-09-05T09:25:00Z" w16du:dateUtc="2026-09-05T01:25:00Z">
              <w:r>
                <w:rPr>
                  <w:sz w:val="16"/>
                </w:rPr>
                <w:t>6 models, 124 targets, 40 steps</w:t>
              </w:r>
            </w:ins>
          </w:p>
        </w:tc>
        <w:tc>
          <w:tcPr>
            <w:tcW w:w="1560" w:type="dxa"/>
            <w:tcMar>
              <w:top w:w="80" w:type="dxa"/>
              <w:left w:w="90" w:type="dxa"/>
              <w:bottom w:w="80" w:type="dxa"/>
              <w:right w:w="90" w:type="dxa"/>
            </w:tcMar>
            <w:vAlign w:val="center"/>
          </w:tcPr>
          <w:p w14:paraId="4271CF2F" w14:textId="77777777" w:rsidR="0073212B" w:rsidRDefault="002B7AEB">
            <w:pPr>
              <w:spacing w:after="0" w:line="240" w:lineRule="auto"/>
              <w:jc w:val="left"/>
              <w:rPr>
                <w:ins w:id="1455" w:author="SHM-EM Authors" w:date="2026-09-05T09:25:00Z" w16du:dateUtc="2026-09-05T01:25:00Z"/>
              </w:rPr>
            </w:pPr>
            <w:ins w:id="1456"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23260A0E" w14:textId="77777777" w:rsidR="0073212B" w:rsidRDefault="002B7AEB">
            <w:pPr>
              <w:spacing w:after="0" w:line="240" w:lineRule="auto"/>
              <w:jc w:val="left"/>
              <w:rPr>
                <w:ins w:id="1457" w:author="SHM-EM Authors" w:date="2026-09-05T09:25:00Z" w16du:dateUtc="2026-09-05T01:25:00Z"/>
              </w:rPr>
            </w:pPr>
            <w:ins w:id="1458" w:author="SHM-EM Authors" w:date="2026-09-05T09:25:00Z" w16du:dateUtc="2026-09-05T01:25:00Z">
              <w:r>
                <w:rPr>
                  <w:sz w:val="16"/>
                </w:rPr>
                <w:t>16,778.359</w:t>
              </w:r>
            </w:ins>
          </w:p>
        </w:tc>
        <w:tc>
          <w:tcPr>
            <w:tcW w:w="1560" w:type="dxa"/>
            <w:tcMar>
              <w:top w:w="80" w:type="dxa"/>
              <w:left w:w="90" w:type="dxa"/>
              <w:bottom w:w="80" w:type="dxa"/>
              <w:right w:w="90" w:type="dxa"/>
            </w:tcMar>
            <w:vAlign w:val="center"/>
          </w:tcPr>
          <w:p w14:paraId="055C759C" w14:textId="77777777" w:rsidR="0073212B" w:rsidRDefault="002B7AEB">
            <w:pPr>
              <w:spacing w:after="0" w:line="240" w:lineRule="auto"/>
              <w:jc w:val="left"/>
              <w:rPr>
                <w:ins w:id="1459" w:author="SHM-EM Authors" w:date="2026-09-05T09:25:00Z" w16du:dateUtc="2026-09-05T01:25:00Z"/>
              </w:rPr>
            </w:pPr>
            <w:ins w:id="1460" w:author="SHM-EM Authors" w:date="2026-09-05T09:25:00Z" w16du:dateUtc="2026-09-05T01:25:00Z">
              <w:r>
                <w:rPr>
                  <w:sz w:val="16"/>
                </w:rPr>
                <w:t>18,729.326</w:t>
              </w:r>
            </w:ins>
          </w:p>
        </w:tc>
        <w:tc>
          <w:tcPr>
            <w:tcW w:w="1560" w:type="dxa"/>
            <w:tcMar>
              <w:top w:w="80" w:type="dxa"/>
              <w:left w:w="90" w:type="dxa"/>
              <w:bottom w:w="80" w:type="dxa"/>
              <w:right w:w="90" w:type="dxa"/>
            </w:tcMar>
            <w:vAlign w:val="center"/>
          </w:tcPr>
          <w:p w14:paraId="47188FD4" w14:textId="77777777" w:rsidR="0073212B" w:rsidRDefault="002B7AEB">
            <w:pPr>
              <w:spacing w:after="0" w:line="240" w:lineRule="auto"/>
              <w:jc w:val="left"/>
              <w:rPr>
                <w:ins w:id="1461" w:author="SHM-EM Authors" w:date="2026-09-05T09:25:00Z" w16du:dateUtc="2026-09-05T01:25:00Z"/>
              </w:rPr>
            </w:pPr>
            <w:ins w:id="1462" w:author="SHM-EM Authors" w:date="2026-09-05T09:25:00Z" w16du:dateUtc="2026-09-05T01:25:00Z">
              <w:r>
                <w:rPr>
                  <w:sz w:val="16"/>
                </w:rPr>
                <w:t>-</w:t>
              </w:r>
            </w:ins>
          </w:p>
        </w:tc>
      </w:tr>
      <w:tr w:rsidR="0073212B" w14:paraId="168421DE" w14:textId="77777777">
        <w:trPr>
          <w:jc w:val="center"/>
          <w:ins w:id="1463" w:author="SHM-EM Authors" w:date="2026-09-05T09:25:00Z" w16du:dateUtc="2026-09-05T01:25:00Z"/>
        </w:trPr>
        <w:tc>
          <w:tcPr>
            <w:tcW w:w="1560" w:type="dxa"/>
            <w:tcMar>
              <w:top w:w="80" w:type="dxa"/>
              <w:left w:w="90" w:type="dxa"/>
              <w:bottom w:w="80" w:type="dxa"/>
              <w:right w:w="90" w:type="dxa"/>
            </w:tcMar>
            <w:vAlign w:val="center"/>
          </w:tcPr>
          <w:p w14:paraId="3E115779" w14:textId="77777777" w:rsidR="0073212B" w:rsidRDefault="002B7AEB">
            <w:pPr>
              <w:spacing w:after="0" w:line="240" w:lineRule="auto"/>
              <w:jc w:val="left"/>
              <w:rPr>
                <w:ins w:id="1464" w:author="SHM-EM Authors" w:date="2026-09-05T09:25:00Z" w16du:dateUtc="2026-09-05T01:25:00Z"/>
              </w:rPr>
            </w:pPr>
            <w:ins w:id="1465" w:author="SHM-EM Authors" w:date="2026-09-05T09:25:00Z" w16du:dateUtc="2026-09-05T01:25:00Z">
              <w:r>
                <w:rPr>
                  <w:sz w:val="16"/>
                </w:rPr>
                <w:t>Input assembly</w:t>
              </w:r>
            </w:ins>
          </w:p>
        </w:tc>
        <w:tc>
          <w:tcPr>
            <w:tcW w:w="1560" w:type="dxa"/>
            <w:tcMar>
              <w:top w:w="80" w:type="dxa"/>
              <w:left w:w="90" w:type="dxa"/>
              <w:bottom w:w="80" w:type="dxa"/>
              <w:right w:w="90" w:type="dxa"/>
            </w:tcMar>
            <w:vAlign w:val="center"/>
          </w:tcPr>
          <w:p w14:paraId="3A5596F2" w14:textId="77777777" w:rsidR="0073212B" w:rsidRDefault="002B7AEB">
            <w:pPr>
              <w:spacing w:after="0" w:line="240" w:lineRule="auto"/>
              <w:jc w:val="left"/>
              <w:rPr>
                <w:ins w:id="1466" w:author="SHM-EM Authors" w:date="2026-09-05T09:25:00Z" w16du:dateUtc="2026-09-05T01:25:00Z"/>
              </w:rPr>
            </w:pPr>
            <w:ins w:id="1467" w:author="SHM-EM Authors" w:date="2026-09-05T09:25:00Z" w16du:dateUtc="2026-09-05T01:25:00Z">
              <w:r>
                <w:rPr>
                  <w:sz w:val="16"/>
                </w:rPr>
                <w:t>Same reference batch</w:t>
              </w:r>
            </w:ins>
          </w:p>
        </w:tc>
        <w:tc>
          <w:tcPr>
            <w:tcW w:w="1560" w:type="dxa"/>
            <w:tcMar>
              <w:top w:w="80" w:type="dxa"/>
              <w:left w:w="90" w:type="dxa"/>
              <w:bottom w:w="80" w:type="dxa"/>
              <w:right w:w="90" w:type="dxa"/>
            </w:tcMar>
            <w:vAlign w:val="center"/>
          </w:tcPr>
          <w:p w14:paraId="008CA187" w14:textId="77777777" w:rsidR="0073212B" w:rsidRDefault="002B7AEB">
            <w:pPr>
              <w:spacing w:after="0" w:line="240" w:lineRule="auto"/>
              <w:jc w:val="left"/>
              <w:rPr>
                <w:ins w:id="1468" w:author="SHM-EM Authors" w:date="2026-09-05T09:25:00Z" w16du:dateUtc="2026-09-05T01:25:00Z"/>
              </w:rPr>
            </w:pPr>
            <w:ins w:id="1469"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2E1D62D4" w14:textId="77777777" w:rsidR="0073212B" w:rsidRDefault="002B7AEB">
            <w:pPr>
              <w:spacing w:after="0" w:line="240" w:lineRule="auto"/>
              <w:jc w:val="left"/>
              <w:rPr>
                <w:ins w:id="1470" w:author="SHM-EM Authors" w:date="2026-09-05T09:25:00Z" w16du:dateUtc="2026-09-05T01:25:00Z"/>
              </w:rPr>
            </w:pPr>
            <w:ins w:id="1471" w:author="SHM-EM Authors" w:date="2026-09-05T09:25:00Z" w16du:dateUtc="2026-09-05T01:25:00Z">
              <w:r>
                <w:rPr>
                  <w:sz w:val="16"/>
                </w:rPr>
                <w:t>5,632.700</w:t>
              </w:r>
            </w:ins>
          </w:p>
        </w:tc>
        <w:tc>
          <w:tcPr>
            <w:tcW w:w="1560" w:type="dxa"/>
            <w:tcMar>
              <w:top w:w="80" w:type="dxa"/>
              <w:left w:w="90" w:type="dxa"/>
              <w:bottom w:w="80" w:type="dxa"/>
              <w:right w:w="90" w:type="dxa"/>
            </w:tcMar>
            <w:vAlign w:val="center"/>
          </w:tcPr>
          <w:p w14:paraId="38652DFE" w14:textId="77777777" w:rsidR="0073212B" w:rsidRDefault="002B7AEB">
            <w:pPr>
              <w:spacing w:after="0" w:line="240" w:lineRule="auto"/>
              <w:jc w:val="left"/>
              <w:rPr>
                <w:ins w:id="1472" w:author="SHM-EM Authors" w:date="2026-09-05T09:25:00Z" w16du:dateUtc="2026-09-05T01:25:00Z"/>
              </w:rPr>
            </w:pPr>
            <w:ins w:id="1473" w:author="SHM-EM Authors" w:date="2026-09-05T09:25:00Z" w16du:dateUtc="2026-09-05T01:25:00Z">
              <w:r>
                <w:rPr>
                  <w:sz w:val="16"/>
                </w:rPr>
                <w:t>6,260.991</w:t>
              </w:r>
            </w:ins>
          </w:p>
        </w:tc>
        <w:tc>
          <w:tcPr>
            <w:tcW w:w="1560" w:type="dxa"/>
            <w:tcMar>
              <w:top w:w="80" w:type="dxa"/>
              <w:left w:w="90" w:type="dxa"/>
              <w:bottom w:w="80" w:type="dxa"/>
              <w:right w:w="90" w:type="dxa"/>
            </w:tcMar>
            <w:vAlign w:val="center"/>
          </w:tcPr>
          <w:p w14:paraId="1CA2397D" w14:textId="77777777" w:rsidR="0073212B" w:rsidRDefault="002B7AEB">
            <w:pPr>
              <w:spacing w:after="0" w:line="240" w:lineRule="auto"/>
              <w:jc w:val="left"/>
              <w:rPr>
                <w:ins w:id="1474" w:author="SHM-EM Authors" w:date="2026-09-05T09:25:00Z" w16du:dateUtc="2026-09-05T01:25:00Z"/>
              </w:rPr>
            </w:pPr>
            <w:ins w:id="1475" w:author="SHM-EM Authors" w:date="2026-09-05T09:25:00Z" w16du:dateUtc="2026-09-05T01:25:00Z">
              <w:r>
                <w:rPr>
                  <w:sz w:val="16"/>
                </w:rPr>
                <w:t>-</w:t>
              </w:r>
            </w:ins>
          </w:p>
        </w:tc>
      </w:tr>
      <w:tr w:rsidR="0073212B" w14:paraId="5BB2EF1A" w14:textId="77777777">
        <w:trPr>
          <w:jc w:val="center"/>
          <w:ins w:id="1476" w:author="SHM-EM Authors" w:date="2026-09-05T09:25:00Z" w16du:dateUtc="2026-09-05T01:25:00Z"/>
        </w:trPr>
        <w:tc>
          <w:tcPr>
            <w:tcW w:w="1560" w:type="dxa"/>
            <w:tcMar>
              <w:top w:w="80" w:type="dxa"/>
              <w:left w:w="90" w:type="dxa"/>
              <w:bottom w:w="80" w:type="dxa"/>
              <w:right w:w="90" w:type="dxa"/>
            </w:tcMar>
            <w:vAlign w:val="center"/>
          </w:tcPr>
          <w:p w14:paraId="6613F0A0" w14:textId="77777777" w:rsidR="0073212B" w:rsidRDefault="002B7AEB">
            <w:pPr>
              <w:spacing w:after="0" w:line="240" w:lineRule="auto"/>
              <w:jc w:val="left"/>
              <w:rPr>
                <w:ins w:id="1477" w:author="SHM-EM Authors" w:date="2026-09-05T09:25:00Z" w16du:dateUtc="2026-09-05T01:25:00Z"/>
              </w:rPr>
            </w:pPr>
            <w:ins w:id="1478" w:author="SHM-EM Authors" w:date="2026-09-05T09:25:00Z" w16du:dateUtc="2026-09-05T01:25:00Z">
              <w:r>
                <w:rPr>
                  <w:sz w:val="16"/>
                </w:rPr>
                <w:t>All-model inference</w:t>
              </w:r>
            </w:ins>
          </w:p>
        </w:tc>
        <w:tc>
          <w:tcPr>
            <w:tcW w:w="1560" w:type="dxa"/>
            <w:tcMar>
              <w:top w:w="80" w:type="dxa"/>
              <w:left w:w="90" w:type="dxa"/>
              <w:bottom w:w="80" w:type="dxa"/>
              <w:right w:w="90" w:type="dxa"/>
            </w:tcMar>
            <w:vAlign w:val="center"/>
          </w:tcPr>
          <w:p w14:paraId="2603260F" w14:textId="77777777" w:rsidR="0073212B" w:rsidRDefault="002B7AEB">
            <w:pPr>
              <w:spacing w:after="0" w:line="240" w:lineRule="auto"/>
              <w:jc w:val="left"/>
              <w:rPr>
                <w:ins w:id="1479" w:author="SHM-EM Authors" w:date="2026-09-05T09:25:00Z" w16du:dateUtc="2026-09-05T01:25:00Z"/>
              </w:rPr>
            </w:pPr>
            <w:ins w:id="1480" w:author="SHM-EM Authors" w:date="2026-09-05T09:25:00Z" w16du:dateUtc="2026-09-05T01:25:00Z">
              <w:r>
                <w:rPr>
                  <w:sz w:val="16"/>
                </w:rPr>
                <w:t>Same reference batch</w:t>
              </w:r>
            </w:ins>
          </w:p>
        </w:tc>
        <w:tc>
          <w:tcPr>
            <w:tcW w:w="1560" w:type="dxa"/>
            <w:tcMar>
              <w:top w:w="80" w:type="dxa"/>
              <w:left w:w="90" w:type="dxa"/>
              <w:bottom w:w="80" w:type="dxa"/>
              <w:right w:w="90" w:type="dxa"/>
            </w:tcMar>
            <w:vAlign w:val="center"/>
          </w:tcPr>
          <w:p w14:paraId="61D7D18F" w14:textId="77777777" w:rsidR="0073212B" w:rsidRDefault="002B7AEB">
            <w:pPr>
              <w:spacing w:after="0" w:line="240" w:lineRule="auto"/>
              <w:jc w:val="left"/>
              <w:rPr>
                <w:ins w:id="1481" w:author="SHM-EM Authors" w:date="2026-09-05T09:25:00Z" w16du:dateUtc="2026-09-05T01:25:00Z"/>
              </w:rPr>
            </w:pPr>
            <w:ins w:id="1482"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2F8F390F" w14:textId="77777777" w:rsidR="0073212B" w:rsidRDefault="002B7AEB">
            <w:pPr>
              <w:spacing w:after="0" w:line="240" w:lineRule="auto"/>
              <w:jc w:val="left"/>
              <w:rPr>
                <w:ins w:id="1483" w:author="SHM-EM Authors" w:date="2026-09-05T09:25:00Z" w16du:dateUtc="2026-09-05T01:25:00Z"/>
              </w:rPr>
            </w:pPr>
            <w:ins w:id="1484" w:author="SHM-EM Authors" w:date="2026-09-05T09:25:00Z" w16du:dateUtc="2026-09-05T01:25:00Z">
              <w:r>
                <w:rPr>
                  <w:sz w:val="16"/>
                </w:rPr>
                <w:t>5,257.484</w:t>
              </w:r>
            </w:ins>
          </w:p>
        </w:tc>
        <w:tc>
          <w:tcPr>
            <w:tcW w:w="1560" w:type="dxa"/>
            <w:tcMar>
              <w:top w:w="80" w:type="dxa"/>
              <w:left w:w="90" w:type="dxa"/>
              <w:bottom w:w="80" w:type="dxa"/>
              <w:right w:w="90" w:type="dxa"/>
            </w:tcMar>
            <w:vAlign w:val="center"/>
          </w:tcPr>
          <w:p w14:paraId="248CD3AF" w14:textId="77777777" w:rsidR="0073212B" w:rsidRDefault="002B7AEB">
            <w:pPr>
              <w:spacing w:after="0" w:line="240" w:lineRule="auto"/>
              <w:jc w:val="left"/>
              <w:rPr>
                <w:ins w:id="1485" w:author="SHM-EM Authors" w:date="2026-09-05T09:25:00Z" w16du:dateUtc="2026-09-05T01:25:00Z"/>
              </w:rPr>
            </w:pPr>
            <w:ins w:id="1486" w:author="SHM-EM Authors" w:date="2026-09-05T09:25:00Z" w16du:dateUtc="2026-09-05T01:25:00Z">
              <w:r>
                <w:rPr>
                  <w:sz w:val="16"/>
                </w:rPr>
                <w:t>6,604.427</w:t>
              </w:r>
            </w:ins>
          </w:p>
        </w:tc>
        <w:tc>
          <w:tcPr>
            <w:tcW w:w="1560" w:type="dxa"/>
            <w:tcMar>
              <w:top w:w="80" w:type="dxa"/>
              <w:left w:w="90" w:type="dxa"/>
              <w:bottom w:w="80" w:type="dxa"/>
              <w:right w:w="90" w:type="dxa"/>
            </w:tcMar>
            <w:vAlign w:val="center"/>
          </w:tcPr>
          <w:p w14:paraId="49A1B53E" w14:textId="77777777" w:rsidR="0073212B" w:rsidRDefault="002B7AEB">
            <w:pPr>
              <w:spacing w:after="0" w:line="240" w:lineRule="auto"/>
              <w:jc w:val="left"/>
              <w:rPr>
                <w:ins w:id="1487" w:author="SHM-EM Authors" w:date="2026-09-05T09:25:00Z" w16du:dateUtc="2026-09-05T01:25:00Z"/>
              </w:rPr>
            </w:pPr>
            <w:ins w:id="1488" w:author="SHM-EM Authors" w:date="2026-09-05T09:25:00Z" w16du:dateUtc="2026-09-05T01:25:00Z">
              <w:r>
                <w:rPr>
                  <w:sz w:val="16"/>
                </w:rPr>
                <w:t>-</w:t>
              </w:r>
            </w:ins>
          </w:p>
        </w:tc>
      </w:tr>
      <w:tr w:rsidR="0073212B" w14:paraId="29082C31" w14:textId="77777777">
        <w:trPr>
          <w:jc w:val="center"/>
          <w:ins w:id="1489" w:author="SHM-EM Authors" w:date="2026-09-05T09:25:00Z" w16du:dateUtc="2026-09-05T01:25:00Z"/>
        </w:trPr>
        <w:tc>
          <w:tcPr>
            <w:tcW w:w="1560" w:type="dxa"/>
            <w:tcMar>
              <w:top w:w="80" w:type="dxa"/>
              <w:left w:w="90" w:type="dxa"/>
              <w:bottom w:w="80" w:type="dxa"/>
              <w:right w:w="90" w:type="dxa"/>
            </w:tcMar>
            <w:vAlign w:val="center"/>
          </w:tcPr>
          <w:p w14:paraId="7A8BA1A4" w14:textId="77777777" w:rsidR="0073212B" w:rsidRDefault="002B7AEB">
            <w:pPr>
              <w:spacing w:after="0" w:line="240" w:lineRule="auto"/>
              <w:jc w:val="left"/>
              <w:rPr>
                <w:ins w:id="1490" w:author="SHM-EM Authors" w:date="2026-09-05T09:25:00Z" w16du:dateUtc="2026-09-05T01:25:00Z"/>
              </w:rPr>
            </w:pPr>
            <w:ins w:id="1491" w:author="SHM-EM Authors" w:date="2026-09-05T09:25:00Z" w16du:dateUtc="2026-09-05T01:25:00Z">
              <w:r>
                <w:rPr>
                  <w:sz w:val="16"/>
                </w:rPr>
                <w:t>Engineering conversion</w:t>
              </w:r>
            </w:ins>
          </w:p>
        </w:tc>
        <w:tc>
          <w:tcPr>
            <w:tcW w:w="1560" w:type="dxa"/>
            <w:tcMar>
              <w:top w:w="80" w:type="dxa"/>
              <w:left w:w="90" w:type="dxa"/>
              <w:bottom w:w="80" w:type="dxa"/>
              <w:right w:w="90" w:type="dxa"/>
            </w:tcMar>
            <w:vAlign w:val="center"/>
          </w:tcPr>
          <w:p w14:paraId="59C511AE" w14:textId="77777777" w:rsidR="0073212B" w:rsidRDefault="002B7AEB">
            <w:pPr>
              <w:spacing w:after="0" w:line="240" w:lineRule="auto"/>
              <w:jc w:val="left"/>
              <w:rPr>
                <w:ins w:id="1492" w:author="SHM-EM Authors" w:date="2026-09-05T09:25:00Z" w16du:dateUtc="2026-09-05T01:25:00Z"/>
              </w:rPr>
            </w:pPr>
            <w:ins w:id="1493" w:author="SHM-EM Authors" w:date="2026-09-05T09:25:00Z" w16du:dateUtc="2026-09-05T01:25:00Z">
              <w:r>
                <w:rPr>
                  <w:sz w:val="16"/>
                </w:rPr>
                <w:t>Same reference batch</w:t>
              </w:r>
            </w:ins>
          </w:p>
        </w:tc>
        <w:tc>
          <w:tcPr>
            <w:tcW w:w="1560" w:type="dxa"/>
            <w:tcMar>
              <w:top w:w="80" w:type="dxa"/>
              <w:left w:w="90" w:type="dxa"/>
              <w:bottom w:w="80" w:type="dxa"/>
              <w:right w:w="90" w:type="dxa"/>
            </w:tcMar>
            <w:vAlign w:val="center"/>
          </w:tcPr>
          <w:p w14:paraId="784418D9" w14:textId="77777777" w:rsidR="0073212B" w:rsidRDefault="002B7AEB">
            <w:pPr>
              <w:spacing w:after="0" w:line="240" w:lineRule="auto"/>
              <w:jc w:val="left"/>
              <w:rPr>
                <w:ins w:id="1494" w:author="SHM-EM Authors" w:date="2026-09-05T09:25:00Z" w16du:dateUtc="2026-09-05T01:25:00Z"/>
              </w:rPr>
            </w:pPr>
            <w:ins w:id="1495"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677A3876" w14:textId="77777777" w:rsidR="0073212B" w:rsidRDefault="002B7AEB">
            <w:pPr>
              <w:spacing w:after="0" w:line="240" w:lineRule="auto"/>
              <w:jc w:val="left"/>
              <w:rPr>
                <w:ins w:id="1496" w:author="SHM-EM Authors" w:date="2026-09-05T09:25:00Z" w16du:dateUtc="2026-09-05T01:25:00Z"/>
              </w:rPr>
            </w:pPr>
            <w:ins w:id="1497" w:author="SHM-EM Authors" w:date="2026-09-05T09:25:00Z" w16du:dateUtc="2026-09-05T01:25:00Z">
              <w:r>
                <w:rPr>
                  <w:sz w:val="16"/>
                </w:rPr>
                <w:t>2,951.386</w:t>
              </w:r>
            </w:ins>
          </w:p>
        </w:tc>
        <w:tc>
          <w:tcPr>
            <w:tcW w:w="1560" w:type="dxa"/>
            <w:tcMar>
              <w:top w:w="80" w:type="dxa"/>
              <w:left w:w="90" w:type="dxa"/>
              <w:bottom w:w="80" w:type="dxa"/>
              <w:right w:w="90" w:type="dxa"/>
            </w:tcMar>
            <w:vAlign w:val="center"/>
          </w:tcPr>
          <w:p w14:paraId="56D4FBFB" w14:textId="77777777" w:rsidR="0073212B" w:rsidRDefault="002B7AEB">
            <w:pPr>
              <w:spacing w:after="0" w:line="240" w:lineRule="auto"/>
              <w:jc w:val="left"/>
              <w:rPr>
                <w:ins w:id="1498" w:author="SHM-EM Authors" w:date="2026-09-05T09:25:00Z" w16du:dateUtc="2026-09-05T01:25:00Z"/>
              </w:rPr>
            </w:pPr>
            <w:ins w:id="1499" w:author="SHM-EM Authors" w:date="2026-09-05T09:25:00Z" w16du:dateUtc="2026-09-05T01:25:00Z">
              <w:r>
                <w:rPr>
                  <w:sz w:val="16"/>
                </w:rPr>
                <w:t>3,544.938</w:t>
              </w:r>
            </w:ins>
          </w:p>
        </w:tc>
        <w:tc>
          <w:tcPr>
            <w:tcW w:w="1560" w:type="dxa"/>
            <w:tcMar>
              <w:top w:w="80" w:type="dxa"/>
              <w:left w:w="90" w:type="dxa"/>
              <w:bottom w:w="80" w:type="dxa"/>
              <w:right w:w="90" w:type="dxa"/>
            </w:tcMar>
            <w:vAlign w:val="center"/>
          </w:tcPr>
          <w:p w14:paraId="43D3A25A" w14:textId="77777777" w:rsidR="0073212B" w:rsidRDefault="002B7AEB">
            <w:pPr>
              <w:spacing w:after="0" w:line="240" w:lineRule="auto"/>
              <w:jc w:val="left"/>
              <w:rPr>
                <w:ins w:id="1500" w:author="SHM-EM Authors" w:date="2026-09-05T09:25:00Z" w16du:dateUtc="2026-09-05T01:25:00Z"/>
              </w:rPr>
            </w:pPr>
            <w:ins w:id="1501" w:author="SHM-EM Authors" w:date="2026-09-05T09:25:00Z" w16du:dateUtc="2026-09-05T01:25:00Z">
              <w:r>
                <w:rPr>
                  <w:sz w:val="16"/>
                </w:rPr>
                <w:t>-</w:t>
              </w:r>
            </w:ins>
          </w:p>
        </w:tc>
      </w:tr>
      <w:tr w:rsidR="0073212B" w14:paraId="2758AD1D" w14:textId="77777777">
        <w:trPr>
          <w:jc w:val="center"/>
          <w:ins w:id="1502" w:author="SHM-EM Authors" w:date="2026-09-05T09:25:00Z" w16du:dateUtc="2026-09-05T01:25:00Z"/>
        </w:trPr>
        <w:tc>
          <w:tcPr>
            <w:tcW w:w="1560" w:type="dxa"/>
            <w:tcMar>
              <w:top w:w="80" w:type="dxa"/>
              <w:left w:w="90" w:type="dxa"/>
              <w:bottom w:w="80" w:type="dxa"/>
              <w:right w:w="90" w:type="dxa"/>
            </w:tcMar>
            <w:vAlign w:val="center"/>
          </w:tcPr>
          <w:p w14:paraId="399410F1" w14:textId="77777777" w:rsidR="0073212B" w:rsidRDefault="002B7AEB">
            <w:pPr>
              <w:spacing w:after="0" w:line="240" w:lineRule="auto"/>
              <w:jc w:val="left"/>
              <w:rPr>
                <w:ins w:id="1503" w:author="SHM-EM Authors" w:date="2026-09-05T09:25:00Z" w16du:dateUtc="2026-09-05T01:25:00Z"/>
              </w:rPr>
            </w:pPr>
            <w:ins w:id="1504" w:author="SHM-EM Authors" w:date="2026-09-05T09:25:00Z" w16du:dateUtc="2026-09-05T01:25:00Z">
              <w:r>
                <w:rPr>
                  <w:sz w:val="16"/>
                </w:rPr>
                <w:t>Prediction persistence, exclusive estimate</w:t>
              </w:r>
            </w:ins>
          </w:p>
        </w:tc>
        <w:tc>
          <w:tcPr>
            <w:tcW w:w="1560" w:type="dxa"/>
            <w:tcMar>
              <w:top w:w="80" w:type="dxa"/>
              <w:left w:w="90" w:type="dxa"/>
              <w:bottom w:w="80" w:type="dxa"/>
              <w:right w:w="90" w:type="dxa"/>
            </w:tcMar>
            <w:vAlign w:val="center"/>
          </w:tcPr>
          <w:p w14:paraId="005ACFC9" w14:textId="77777777" w:rsidR="0073212B" w:rsidRDefault="002B7AEB">
            <w:pPr>
              <w:spacing w:after="0" w:line="240" w:lineRule="auto"/>
              <w:jc w:val="left"/>
              <w:rPr>
                <w:ins w:id="1505" w:author="SHM-EM Authors" w:date="2026-09-05T09:25:00Z" w16du:dateUtc="2026-09-05T01:25:00Z"/>
              </w:rPr>
            </w:pPr>
            <w:ins w:id="1506" w:author="SHM-EM Authors" w:date="2026-09-05T09:25:00Z" w16du:dateUtc="2026-09-05T01:25:00Z">
              <w:r>
                <w:rPr>
                  <w:sz w:val="16"/>
                </w:rPr>
                <w:t>4,960 rows</w:t>
              </w:r>
            </w:ins>
          </w:p>
        </w:tc>
        <w:tc>
          <w:tcPr>
            <w:tcW w:w="1560" w:type="dxa"/>
            <w:tcMar>
              <w:top w:w="80" w:type="dxa"/>
              <w:left w:w="90" w:type="dxa"/>
              <w:bottom w:w="80" w:type="dxa"/>
              <w:right w:w="90" w:type="dxa"/>
            </w:tcMar>
            <w:vAlign w:val="center"/>
          </w:tcPr>
          <w:p w14:paraId="36E20A84" w14:textId="77777777" w:rsidR="0073212B" w:rsidRDefault="002B7AEB">
            <w:pPr>
              <w:spacing w:after="0" w:line="240" w:lineRule="auto"/>
              <w:jc w:val="left"/>
              <w:rPr>
                <w:ins w:id="1507" w:author="SHM-EM Authors" w:date="2026-09-05T09:25:00Z" w16du:dateUtc="2026-09-05T01:25:00Z"/>
              </w:rPr>
            </w:pPr>
            <w:ins w:id="1508"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18BA4226" w14:textId="77777777" w:rsidR="0073212B" w:rsidRDefault="002B7AEB">
            <w:pPr>
              <w:spacing w:after="0" w:line="240" w:lineRule="auto"/>
              <w:jc w:val="left"/>
              <w:rPr>
                <w:ins w:id="1509" w:author="SHM-EM Authors" w:date="2026-09-05T09:25:00Z" w16du:dateUtc="2026-09-05T01:25:00Z"/>
              </w:rPr>
            </w:pPr>
            <w:ins w:id="1510" w:author="SHM-EM Authors" w:date="2026-09-05T09:25:00Z" w16du:dateUtc="2026-09-05T01:25:00Z">
              <w:r>
                <w:rPr>
                  <w:sz w:val="16"/>
                </w:rPr>
                <w:t>1,352.796</w:t>
              </w:r>
            </w:ins>
          </w:p>
        </w:tc>
        <w:tc>
          <w:tcPr>
            <w:tcW w:w="1560" w:type="dxa"/>
            <w:tcMar>
              <w:top w:w="80" w:type="dxa"/>
              <w:left w:w="90" w:type="dxa"/>
              <w:bottom w:w="80" w:type="dxa"/>
              <w:right w:w="90" w:type="dxa"/>
            </w:tcMar>
            <w:vAlign w:val="center"/>
          </w:tcPr>
          <w:p w14:paraId="3C8865A6" w14:textId="77777777" w:rsidR="0073212B" w:rsidRDefault="002B7AEB">
            <w:pPr>
              <w:spacing w:after="0" w:line="240" w:lineRule="auto"/>
              <w:jc w:val="left"/>
              <w:rPr>
                <w:ins w:id="1511" w:author="SHM-EM Authors" w:date="2026-09-05T09:25:00Z" w16du:dateUtc="2026-09-05T01:25:00Z"/>
              </w:rPr>
            </w:pPr>
            <w:ins w:id="1512" w:author="SHM-EM Authors" w:date="2026-09-05T09:25:00Z" w16du:dateUtc="2026-09-05T01:25:00Z">
              <w:r>
                <w:rPr>
                  <w:sz w:val="16"/>
                </w:rPr>
                <w:t>1,535.914</w:t>
              </w:r>
            </w:ins>
          </w:p>
        </w:tc>
        <w:tc>
          <w:tcPr>
            <w:tcW w:w="1560" w:type="dxa"/>
            <w:tcMar>
              <w:top w:w="80" w:type="dxa"/>
              <w:left w:w="90" w:type="dxa"/>
              <w:bottom w:w="80" w:type="dxa"/>
              <w:right w:w="90" w:type="dxa"/>
            </w:tcMar>
            <w:vAlign w:val="center"/>
          </w:tcPr>
          <w:p w14:paraId="57B073D6" w14:textId="77777777" w:rsidR="0073212B" w:rsidRDefault="002B7AEB">
            <w:pPr>
              <w:spacing w:after="0" w:line="240" w:lineRule="auto"/>
              <w:jc w:val="left"/>
              <w:rPr>
                <w:ins w:id="1513" w:author="SHM-EM Authors" w:date="2026-09-05T09:25:00Z" w16du:dateUtc="2026-09-05T01:25:00Z"/>
              </w:rPr>
            </w:pPr>
            <w:ins w:id="1514" w:author="SHM-EM Authors" w:date="2026-09-05T09:25:00Z" w16du:dateUtc="2026-09-05T01:25:00Z">
              <w:r>
                <w:rPr>
                  <w:sz w:val="16"/>
                </w:rPr>
                <w:t>-</w:t>
              </w:r>
            </w:ins>
          </w:p>
        </w:tc>
      </w:tr>
      <w:tr w:rsidR="0073212B" w14:paraId="335A7F3E" w14:textId="77777777">
        <w:trPr>
          <w:jc w:val="center"/>
          <w:ins w:id="1515" w:author="SHM-EM Authors" w:date="2026-09-05T09:25:00Z" w16du:dateUtc="2026-09-05T01:25:00Z"/>
        </w:trPr>
        <w:tc>
          <w:tcPr>
            <w:tcW w:w="1560" w:type="dxa"/>
            <w:tcMar>
              <w:top w:w="80" w:type="dxa"/>
              <w:left w:w="90" w:type="dxa"/>
              <w:bottom w:w="80" w:type="dxa"/>
              <w:right w:w="90" w:type="dxa"/>
            </w:tcMar>
            <w:vAlign w:val="center"/>
          </w:tcPr>
          <w:p w14:paraId="0FF5F93F" w14:textId="77777777" w:rsidR="0073212B" w:rsidRDefault="002B7AEB">
            <w:pPr>
              <w:spacing w:after="0" w:line="240" w:lineRule="auto"/>
              <w:jc w:val="left"/>
              <w:rPr>
                <w:ins w:id="1516" w:author="SHM-EM Authors" w:date="2026-09-05T09:25:00Z" w16du:dateUtc="2026-09-05T01:25:00Z"/>
              </w:rPr>
            </w:pPr>
            <w:ins w:id="1517" w:author="SHM-EM Authors" w:date="2026-09-05T09:25:00Z" w16du:dateUtc="2026-09-05T01:25:00Z">
              <w:r>
                <w:rPr>
                  <w:sz w:val="16"/>
                </w:rPr>
                <w:t>Persisted-integrity hashing</w:t>
              </w:r>
            </w:ins>
          </w:p>
        </w:tc>
        <w:tc>
          <w:tcPr>
            <w:tcW w:w="1560" w:type="dxa"/>
            <w:tcMar>
              <w:top w:w="80" w:type="dxa"/>
              <w:left w:w="90" w:type="dxa"/>
              <w:bottom w:w="80" w:type="dxa"/>
              <w:right w:w="90" w:type="dxa"/>
            </w:tcMar>
            <w:vAlign w:val="center"/>
          </w:tcPr>
          <w:p w14:paraId="6A6792D7" w14:textId="77777777" w:rsidR="0073212B" w:rsidRDefault="002B7AEB">
            <w:pPr>
              <w:spacing w:after="0" w:line="240" w:lineRule="auto"/>
              <w:jc w:val="left"/>
              <w:rPr>
                <w:ins w:id="1518" w:author="SHM-EM Authors" w:date="2026-09-05T09:25:00Z" w16du:dateUtc="2026-09-05T01:25:00Z"/>
              </w:rPr>
            </w:pPr>
            <w:ins w:id="1519" w:author="SHM-EM Authors" w:date="2026-09-05T09:25:00Z" w16du:dateUtc="2026-09-05T01:25:00Z">
              <w:r>
                <w:rPr>
                  <w:sz w:val="16"/>
                </w:rPr>
                <w:t>4,960 rows</w:t>
              </w:r>
            </w:ins>
          </w:p>
        </w:tc>
        <w:tc>
          <w:tcPr>
            <w:tcW w:w="1560" w:type="dxa"/>
            <w:tcMar>
              <w:top w:w="80" w:type="dxa"/>
              <w:left w:w="90" w:type="dxa"/>
              <w:bottom w:w="80" w:type="dxa"/>
              <w:right w:w="90" w:type="dxa"/>
            </w:tcMar>
            <w:vAlign w:val="center"/>
          </w:tcPr>
          <w:p w14:paraId="227941B6" w14:textId="77777777" w:rsidR="0073212B" w:rsidRDefault="002B7AEB">
            <w:pPr>
              <w:spacing w:after="0" w:line="240" w:lineRule="auto"/>
              <w:jc w:val="left"/>
              <w:rPr>
                <w:ins w:id="1520" w:author="SHM-EM Authors" w:date="2026-09-05T09:25:00Z" w16du:dateUtc="2026-09-05T01:25:00Z"/>
              </w:rPr>
            </w:pPr>
            <w:ins w:id="1521"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20DAA368" w14:textId="77777777" w:rsidR="0073212B" w:rsidRDefault="002B7AEB">
            <w:pPr>
              <w:spacing w:after="0" w:line="240" w:lineRule="auto"/>
              <w:jc w:val="left"/>
              <w:rPr>
                <w:ins w:id="1522" w:author="SHM-EM Authors" w:date="2026-09-05T09:25:00Z" w16du:dateUtc="2026-09-05T01:25:00Z"/>
              </w:rPr>
            </w:pPr>
            <w:ins w:id="1523" w:author="SHM-EM Authors" w:date="2026-09-05T09:25:00Z" w16du:dateUtc="2026-09-05T01:25:00Z">
              <w:r>
                <w:rPr>
                  <w:sz w:val="16"/>
                </w:rPr>
                <w:t>531.599</w:t>
              </w:r>
            </w:ins>
          </w:p>
        </w:tc>
        <w:tc>
          <w:tcPr>
            <w:tcW w:w="1560" w:type="dxa"/>
            <w:tcMar>
              <w:top w:w="80" w:type="dxa"/>
              <w:left w:w="90" w:type="dxa"/>
              <w:bottom w:w="80" w:type="dxa"/>
              <w:right w:w="90" w:type="dxa"/>
            </w:tcMar>
            <w:vAlign w:val="center"/>
          </w:tcPr>
          <w:p w14:paraId="7EBBA0C6" w14:textId="77777777" w:rsidR="0073212B" w:rsidRDefault="002B7AEB">
            <w:pPr>
              <w:spacing w:after="0" w:line="240" w:lineRule="auto"/>
              <w:jc w:val="left"/>
              <w:rPr>
                <w:ins w:id="1524" w:author="SHM-EM Authors" w:date="2026-09-05T09:25:00Z" w16du:dateUtc="2026-09-05T01:25:00Z"/>
              </w:rPr>
            </w:pPr>
            <w:ins w:id="1525" w:author="SHM-EM Authors" w:date="2026-09-05T09:25:00Z" w16du:dateUtc="2026-09-05T01:25:00Z">
              <w:r>
                <w:rPr>
                  <w:sz w:val="16"/>
                </w:rPr>
                <w:t>693.269</w:t>
              </w:r>
            </w:ins>
          </w:p>
        </w:tc>
        <w:tc>
          <w:tcPr>
            <w:tcW w:w="1560" w:type="dxa"/>
            <w:tcMar>
              <w:top w:w="80" w:type="dxa"/>
              <w:left w:w="90" w:type="dxa"/>
              <w:bottom w:w="80" w:type="dxa"/>
              <w:right w:w="90" w:type="dxa"/>
            </w:tcMar>
            <w:vAlign w:val="center"/>
          </w:tcPr>
          <w:p w14:paraId="7F13BD84" w14:textId="77777777" w:rsidR="0073212B" w:rsidRDefault="002B7AEB">
            <w:pPr>
              <w:spacing w:after="0" w:line="240" w:lineRule="auto"/>
              <w:jc w:val="left"/>
              <w:rPr>
                <w:ins w:id="1526" w:author="SHM-EM Authors" w:date="2026-09-05T09:25:00Z" w16du:dateUtc="2026-09-05T01:25:00Z"/>
              </w:rPr>
            </w:pPr>
            <w:ins w:id="1527" w:author="SHM-EM Authors" w:date="2026-09-05T09:25:00Z" w16du:dateUtc="2026-09-05T01:25:00Z">
              <w:r>
                <w:rPr>
                  <w:sz w:val="16"/>
                </w:rPr>
                <w:t>-</w:t>
              </w:r>
            </w:ins>
          </w:p>
        </w:tc>
      </w:tr>
      <w:tr w:rsidR="0073212B" w14:paraId="0FDE8B63" w14:textId="77777777">
        <w:trPr>
          <w:jc w:val="center"/>
          <w:ins w:id="1528" w:author="SHM-EM Authors" w:date="2026-09-05T09:25:00Z" w16du:dateUtc="2026-09-05T01:25:00Z"/>
        </w:trPr>
        <w:tc>
          <w:tcPr>
            <w:tcW w:w="1560" w:type="dxa"/>
            <w:tcMar>
              <w:top w:w="80" w:type="dxa"/>
              <w:left w:w="90" w:type="dxa"/>
              <w:bottom w:w="80" w:type="dxa"/>
              <w:right w:w="90" w:type="dxa"/>
            </w:tcMar>
            <w:vAlign w:val="center"/>
          </w:tcPr>
          <w:p w14:paraId="31D044F7" w14:textId="77777777" w:rsidR="0073212B" w:rsidRDefault="002B7AEB">
            <w:pPr>
              <w:spacing w:after="0" w:line="240" w:lineRule="auto"/>
              <w:jc w:val="left"/>
              <w:rPr>
                <w:ins w:id="1529" w:author="SHM-EM Authors" w:date="2026-09-05T09:25:00Z" w16du:dateUtc="2026-09-05T01:25:00Z"/>
              </w:rPr>
            </w:pPr>
            <w:ins w:id="1530" w:author="SHM-EM Authors" w:date="2026-09-05T09:25:00Z" w16du:dateUtc="2026-09-05T01:25:00Z">
              <w:r>
                <w:rPr>
                  <w:sz w:val="16"/>
                </w:rPr>
                <w:t>Execution Gate inspection</w:t>
              </w:r>
            </w:ins>
          </w:p>
        </w:tc>
        <w:tc>
          <w:tcPr>
            <w:tcW w:w="1560" w:type="dxa"/>
            <w:tcMar>
              <w:top w:w="80" w:type="dxa"/>
              <w:left w:w="90" w:type="dxa"/>
              <w:bottom w:w="80" w:type="dxa"/>
              <w:right w:w="90" w:type="dxa"/>
            </w:tcMar>
            <w:vAlign w:val="center"/>
          </w:tcPr>
          <w:p w14:paraId="1DF29099" w14:textId="77777777" w:rsidR="0073212B" w:rsidRDefault="002B7AEB">
            <w:pPr>
              <w:spacing w:after="0" w:line="240" w:lineRule="auto"/>
              <w:jc w:val="left"/>
              <w:rPr>
                <w:ins w:id="1531" w:author="SHM-EM Authors" w:date="2026-09-05T09:25:00Z" w16du:dateUtc="2026-09-05T01:25:00Z"/>
              </w:rPr>
            </w:pPr>
            <w:ins w:id="1532" w:author="SHM-EM Authors" w:date="2026-09-05T09:25:00Z" w16du:dateUtc="2026-09-05T01:25:00Z">
              <w:r>
                <w:rPr>
                  <w:sz w:val="16"/>
                </w:rPr>
                <w:t>4,960 rows</w:t>
              </w:r>
            </w:ins>
          </w:p>
        </w:tc>
        <w:tc>
          <w:tcPr>
            <w:tcW w:w="1560" w:type="dxa"/>
            <w:tcMar>
              <w:top w:w="80" w:type="dxa"/>
              <w:left w:w="90" w:type="dxa"/>
              <w:bottom w:w="80" w:type="dxa"/>
              <w:right w:w="90" w:type="dxa"/>
            </w:tcMar>
            <w:vAlign w:val="center"/>
          </w:tcPr>
          <w:p w14:paraId="7DA20164" w14:textId="77777777" w:rsidR="0073212B" w:rsidRDefault="002B7AEB">
            <w:pPr>
              <w:spacing w:after="0" w:line="240" w:lineRule="auto"/>
              <w:jc w:val="left"/>
              <w:rPr>
                <w:ins w:id="1533" w:author="SHM-EM Authors" w:date="2026-09-05T09:25:00Z" w16du:dateUtc="2026-09-05T01:25:00Z"/>
              </w:rPr>
            </w:pPr>
            <w:ins w:id="1534"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4B1C41ED" w14:textId="77777777" w:rsidR="0073212B" w:rsidRDefault="002B7AEB">
            <w:pPr>
              <w:spacing w:after="0" w:line="240" w:lineRule="auto"/>
              <w:jc w:val="left"/>
              <w:rPr>
                <w:ins w:id="1535" w:author="SHM-EM Authors" w:date="2026-09-05T09:25:00Z" w16du:dateUtc="2026-09-05T01:25:00Z"/>
              </w:rPr>
            </w:pPr>
            <w:ins w:id="1536" w:author="SHM-EM Authors" w:date="2026-09-05T09:25:00Z" w16du:dateUtc="2026-09-05T01:25:00Z">
              <w:r>
                <w:rPr>
                  <w:sz w:val="16"/>
                </w:rPr>
                <w:t>343.129</w:t>
              </w:r>
            </w:ins>
          </w:p>
        </w:tc>
        <w:tc>
          <w:tcPr>
            <w:tcW w:w="1560" w:type="dxa"/>
            <w:tcMar>
              <w:top w:w="80" w:type="dxa"/>
              <w:left w:w="90" w:type="dxa"/>
              <w:bottom w:w="80" w:type="dxa"/>
              <w:right w:w="90" w:type="dxa"/>
            </w:tcMar>
            <w:vAlign w:val="center"/>
          </w:tcPr>
          <w:p w14:paraId="161A10D2" w14:textId="77777777" w:rsidR="0073212B" w:rsidRDefault="002B7AEB">
            <w:pPr>
              <w:spacing w:after="0" w:line="240" w:lineRule="auto"/>
              <w:jc w:val="left"/>
              <w:rPr>
                <w:ins w:id="1537" w:author="SHM-EM Authors" w:date="2026-09-05T09:25:00Z" w16du:dateUtc="2026-09-05T01:25:00Z"/>
              </w:rPr>
            </w:pPr>
            <w:ins w:id="1538" w:author="SHM-EM Authors" w:date="2026-09-05T09:25:00Z" w16du:dateUtc="2026-09-05T01:25:00Z">
              <w:r>
                <w:rPr>
                  <w:sz w:val="16"/>
                </w:rPr>
                <w:t>407.100</w:t>
              </w:r>
            </w:ins>
          </w:p>
        </w:tc>
        <w:tc>
          <w:tcPr>
            <w:tcW w:w="1560" w:type="dxa"/>
            <w:tcMar>
              <w:top w:w="80" w:type="dxa"/>
              <w:left w:w="90" w:type="dxa"/>
              <w:bottom w:w="80" w:type="dxa"/>
              <w:right w:w="90" w:type="dxa"/>
            </w:tcMar>
            <w:vAlign w:val="center"/>
          </w:tcPr>
          <w:p w14:paraId="0103F51A" w14:textId="77777777" w:rsidR="0073212B" w:rsidRDefault="002B7AEB">
            <w:pPr>
              <w:spacing w:after="0" w:line="240" w:lineRule="auto"/>
              <w:jc w:val="left"/>
              <w:rPr>
                <w:ins w:id="1539" w:author="SHM-EM Authors" w:date="2026-09-05T09:25:00Z" w16du:dateUtc="2026-09-05T01:25:00Z"/>
              </w:rPr>
            </w:pPr>
            <w:ins w:id="1540" w:author="SHM-EM Authors" w:date="2026-09-05T09:25:00Z" w16du:dateUtc="2026-09-05T01:25:00Z">
              <w:r>
                <w:rPr>
                  <w:sz w:val="16"/>
                </w:rPr>
                <w:t>-</w:t>
              </w:r>
            </w:ins>
          </w:p>
        </w:tc>
      </w:tr>
      <w:tr w:rsidR="0073212B" w14:paraId="13B98A66" w14:textId="77777777">
        <w:trPr>
          <w:jc w:val="center"/>
          <w:ins w:id="1541" w:author="SHM-EM Authors" w:date="2026-09-05T09:25:00Z" w16du:dateUtc="2026-09-05T01:25:00Z"/>
        </w:trPr>
        <w:tc>
          <w:tcPr>
            <w:tcW w:w="1560" w:type="dxa"/>
            <w:tcMar>
              <w:top w:w="80" w:type="dxa"/>
              <w:left w:w="90" w:type="dxa"/>
              <w:bottom w:w="80" w:type="dxa"/>
              <w:right w:w="90" w:type="dxa"/>
            </w:tcMar>
            <w:vAlign w:val="center"/>
          </w:tcPr>
          <w:p w14:paraId="67961D7F" w14:textId="77777777" w:rsidR="0073212B" w:rsidRDefault="002B7AEB">
            <w:pPr>
              <w:spacing w:after="0" w:line="240" w:lineRule="auto"/>
              <w:jc w:val="left"/>
              <w:rPr>
                <w:ins w:id="1542" w:author="SHM-EM Authors" w:date="2026-09-05T09:25:00Z" w16du:dateUtc="2026-09-05T01:25:00Z"/>
              </w:rPr>
            </w:pPr>
            <w:ins w:id="1543" w:author="SHM-EM Authors" w:date="2026-09-05T09:25:00Z" w16du:dateUtc="2026-09-05T01:25:00Z">
              <w:r>
                <w:rPr>
                  <w:sz w:val="16"/>
                </w:rPr>
                <w:t>Project Future State</w:t>
              </w:r>
            </w:ins>
          </w:p>
        </w:tc>
        <w:tc>
          <w:tcPr>
            <w:tcW w:w="1560" w:type="dxa"/>
            <w:tcMar>
              <w:top w:w="80" w:type="dxa"/>
              <w:left w:w="90" w:type="dxa"/>
              <w:bottom w:w="80" w:type="dxa"/>
              <w:right w:w="90" w:type="dxa"/>
            </w:tcMar>
            <w:vAlign w:val="center"/>
          </w:tcPr>
          <w:p w14:paraId="04F66FE3" w14:textId="77777777" w:rsidR="0073212B" w:rsidRDefault="002B7AEB">
            <w:pPr>
              <w:spacing w:after="0" w:line="240" w:lineRule="auto"/>
              <w:jc w:val="left"/>
              <w:rPr>
                <w:ins w:id="1544" w:author="SHM-EM Authors" w:date="2026-09-05T09:25:00Z" w16du:dateUtc="2026-09-05T01:25:00Z"/>
              </w:rPr>
            </w:pPr>
            <w:ins w:id="1545" w:author="SHM-EM Authors" w:date="2026-09-05T09:25:00Z" w16du:dateUtc="2026-09-05T01:25:00Z">
              <w:r>
                <w:rPr>
                  <w:sz w:val="16"/>
                </w:rPr>
                <w:t>Public reference</w:t>
              </w:r>
            </w:ins>
          </w:p>
        </w:tc>
        <w:tc>
          <w:tcPr>
            <w:tcW w:w="1560" w:type="dxa"/>
            <w:tcMar>
              <w:top w:w="80" w:type="dxa"/>
              <w:left w:w="90" w:type="dxa"/>
              <w:bottom w:w="80" w:type="dxa"/>
              <w:right w:w="90" w:type="dxa"/>
            </w:tcMar>
            <w:vAlign w:val="center"/>
          </w:tcPr>
          <w:p w14:paraId="7D2F120E" w14:textId="77777777" w:rsidR="0073212B" w:rsidRDefault="002B7AEB">
            <w:pPr>
              <w:spacing w:after="0" w:line="240" w:lineRule="auto"/>
              <w:jc w:val="left"/>
              <w:rPr>
                <w:ins w:id="1546" w:author="SHM-EM Authors" w:date="2026-09-05T09:25:00Z" w16du:dateUtc="2026-09-05T01:25:00Z"/>
              </w:rPr>
            </w:pPr>
            <w:ins w:id="1547"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11D4A4F1" w14:textId="77777777" w:rsidR="0073212B" w:rsidRDefault="002B7AEB">
            <w:pPr>
              <w:spacing w:after="0" w:line="240" w:lineRule="auto"/>
              <w:jc w:val="left"/>
              <w:rPr>
                <w:ins w:id="1548" w:author="SHM-EM Authors" w:date="2026-09-05T09:25:00Z" w16du:dateUtc="2026-09-05T01:25:00Z"/>
              </w:rPr>
            </w:pPr>
            <w:ins w:id="1549" w:author="SHM-EM Authors" w:date="2026-09-05T09:25:00Z" w16du:dateUtc="2026-09-05T01:25:00Z">
              <w:r>
                <w:rPr>
                  <w:sz w:val="16"/>
                </w:rPr>
                <w:t>472.342</w:t>
              </w:r>
            </w:ins>
          </w:p>
        </w:tc>
        <w:tc>
          <w:tcPr>
            <w:tcW w:w="1560" w:type="dxa"/>
            <w:tcMar>
              <w:top w:w="80" w:type="dxa"/>
              <w:left w:w="90" w:type="dxa"/>
              <w:bottom w:w="80" w:type="dxa"/>
              <w:right w:w="90" w:type="dxa"/>
            </w:tcMar>
            <w:vAlign w:val="center"/>
          </w:tcPr>
          <w:p w14:paraId="25C85CC9" w14:textId="77777777" w:rsidR="0073212B" w:rsidRDefault="002B7AEB">
            <w:pPr>
              <w:spacing w:after="0" w:line="240" w:lineRule="auto"/>
              <w:jc w:val="left"/>
              <w:rPr>
                <w:ins w:id="1550" w:author="SHM-EM Authors" w:date="2026-09-05T09:25:00Z" w16du:dateUtc="2026-09-05T01:25:00Z"/>
              </w:rPr>
            </w:pPr>
            <w:ins w:id="1551" w:author="SHM-EM Authors" w:date="2026-09-05T09:25:00Z" w16du:dateUtc="2026-09-05T01:25:00Z">
              <w:r>
                <w:rPr>
                  <w:sz w:val="16"/>
                </w:rPr>
                <w:t>574.761</w:t>
              </w:r>
            </w:ins>
          </w:p>
        </w:tc>
        <w:tc>
          <w:tcPr>
            <w:tcW w:w="1560" w:type="dxa"/>
            <w:tcMar>
              <w:top w:w="80" w:type="dxa"/>
              <w:left w:w="90" w:type="dxa"/>
              <w:bottom w:w="80" w:type="dxa"/>
              <w:right w:w="90" w:type="dxa"/>
            </w:tcMar>
            <w:vAlign w:val="center"/>
          </w:tcPr>
          <w:p w14:paraId="129C5D72" w14:textId="77777777" w:rsidR="0073212B" w:rsidRDefault="002B7AEB">
            <w:pPr>
              <w:spacing w:after="0" w:line="240" w:lineRule="auto"/>
              <w:jc w:val="left"/>
              <w:rPr>
                <w:ins w:id="1552" w:author="SHM-EM Authors" w:date="2026-09-05T09:25:00Z" w16du:dateUtc="2026-09-05T01:25:00Z"/>
              </w:rPr>
            </w:pPr>
            <w:ins w:id="1553" w:author="SHM-EM Authors" w:date="2026-09-05T09:25:00Z" w16du:dateUtc="2026-09-05T01:25:00Z">
              <w:r>
                <w:rPr>
                  <w:sz w:val="16"/>
                </w:rPr>
                <w:t>-</w:t>
              </w:r>
            </w:ins>
          </w:p>
        </w:tc>
      </w:tr>
      <w:tr w:rsidR="0073212B" w14:paraId="600EF4CC" w14:textId="77777777">
        <w:trPr>
          <w:jc w:val="center"/>
          <w:ins w:id="1554" w:author="SHM-EM Authors" w:date="2026-09-05T09:25:00Z" w16du:dateUtc="2026-09-05T01:25:00Z"/>
        </w:trPr>
        <w:tc>
          <w:tcPr>
            <w:tcW w:w="1560" w:type="dxa"/>
            <w:tcMar>
              <w:top w:w="80" w:type="dxa"/>
              <w:left w:w="90" w:type="dxa"/>
              <w:bottom w:w="80" w:type="dxa"/>
              <w:right w:w="90" w:type="dxa"/>
            </w:tcMar>
            <w:vAlign w:val="center"/>
          </w:tcPr>
          <w:p w14:paraId="4FFF366F" w14:textId="77777777" w:rsidR="0073212B" w:rsidRDefault="002B7AEB">
            <w:pPr>
              <w:spacing w:after="0" w:line="240" w:lineRule="auto"/>
              <w:jc w:val="left"/>
              <w:rPr>
                <w:ins w:id="1555" w:author="SHM-EM Authors" w:date="2026-09-05T09:25:00Z" w16du:dateUtc="2026-09-05T01:25:00Z"/>
              </w:rPr>
            </w:pPr>
            <w:ins w:id="1556" w:author="SHM-EM Authors" w:date="2026-09-05T09:25:00Z" w16du:dateUtc="2026-09-05T01:25:00Z">
              <w:r>
                <w:rPr>
                  <w:sz w:val="16"/>
                </w:rPr>
                <w:t>Rule Evaluate</w:t>
              </w:r>
            </w:ins>
          </w:p>
        </w:tc>
        <w:tc>
          <w:tcPr>
            <w:tcW w:w="1560" w:type="dxa"/>
            <w:tcMar>
              <w:top w:w="80" w:type="dxa"/>
              <w:left w:w="90" w:type="dxa"/>
              <w:bottom w:w="80" w:type="dxa"/>
              <w:right w:w="90" w:type="dxa"/>
            </w:tcMar>
            <w:vAlign w:val="center"/>
          </w:tcPr>
          <w:p w14:paraId="0CD80FD4" w14:textId="77777777" w:rsidR="0073212B" w:rsidRDefault="002B7AEB">
            <w:pPr>
              <w:spacing w:after="0" w:line="240" w:lineRule="auto"/>
              <w:jc w:val="left"/>
              <w:rPr>
                <w:ins w:id="1557" w:author="SHM-EM Authors" w:date="2026-09-05T09:25:00Z" w16du:dateUtc="2026-09-05T01:25:00Z"/>
              </w:rPr>
            </w:pPr>
            <w:ins w:id="1558" w:author="SHM-EM Authors" w:date="2026-09-05T09:25:00Z" w16du:dateUtc="2026-09-05T01:25:00Z">
              <w:r>
                <w:rPr>
                  <w:sz w:val="16"/>
                </w:rPr>
                <w:t>Public reference</w:t>
              </w:r>
            </w:ins>
          </w:p>
        </w:tc>
        <w:tc>
          <w:tcPr>
            <w:tcW w:w="1560" w:type="dxa"/>
            <w:tcMar>
              <w:top w:w="80" w:type="dxa"/>
              <w:left w:w="90" w:type="dxa"/>
              <w:bottom w:w="80" w:type="dxa"/>
              <w:right w:w="90" w:type="dxa"/>
            </w:tcMar>
            <w:vAlign w:val="center"/>
          </w:tcPr>
          <w:p w14:paraId="57E3E0C7" w14:textId="77777777" w:rsidR="0073212B" w:rsidRDefault="002B7AEB">
            <w:pPr>
              <w:spacing w:after="0" w:line="240" w:lineRule="auto"/>
              <w:jc w:val="left"/>
              <w:rPr>
                <w:ins w:id="1559" w:author="SHM-EM Authors" w:date="2026-09-05T09:25:00Z" w16du:dateUtc="2026-09-05T01:25:00Z"/>
              </w:rPr>
            </w:pPr>
            <w:ins w:id="1560"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5C3304F0" w14:textId="77777777" w:rsidR="0073212B" w:rsidRDefault="002B7AEB">
            <w:pPr>
              <w:spacing w:after="0" w:line="240" w:lineRule="auto"/>
              <w:jc w:val="left"/>
              <w:rPr>
                <w:ins w:id="1561" w:author="SHM-EM Authors" w:date="2026-09-05T09:25:00Z" w16du:dateUtc="2026-09-05T01:25:00Z"/>
              </w:rPr>
            </w:pPr>
            <w:ins w:id="1562" w:author="SHM-EM Authors" w:date="2026-09-05T09:25:00Z" w16du:dateUtc="2026-09-05T01:25:00Z">
              <w:r>
                <w:rPr>
                  <w:sz w:val="16"/>
                </w:rPr>
                <w:t>269.465</w:t>
              </w:r>
            </w:ins>
          </w:p>
        </w:tc>
        <w:tc>
          <w:tcPr>
            <w:tcW w:w="1560" w:type="dxa"/>
            <w:tcMar>
              <w:top w:w="80" w:type="dxa"/>
              <w:left w:w="90" w:type="dxa"/>
              <w:bottom w:w="80" w:type="dxa"/>
              <w:right w:w="90" w:type="dxa"/>
            </w:tcMar>
            <w:vAlign w:val="center"/>
          </w:tcPr>
          <w:p w14:paraId="2C515271" w14:textId="77777777" w:rsidR="0073212B" w:rsidRDefault="002B7AEB">
            <w:pPr>
              <w:spacing w:after="0" w:line="240" w:lineRule="auto"/>
              <w:jc w:val="left"/>
              <w:rPr>
                <w:ins w:id="1563" w:author="SHM-EM Authors" w:date="2026-09-05T09:25:00Z" w16du:dateUtc="2026-09-05T01:25:00Z"/>
              </w:rPr>
            </w:pPr>
            <w:ins w:id="1564" w:author="SHM-EM Authors" w:date="2026-09-05T09:25:00Z" w16du:dateUtc="2026-09-05T01:25:00Z">
              <w:r>
                <w:rPr>
                  <w:sz w:val="16"/>
                </w:rPr>
                <w:t>313.340</w:t>
              </w:r>
            </w:ins>
          </w:p>
        </w:tc>
        <w:tc>
          <w:tcPr>
            <w:tcW w:w="1560" w:type="dxa"/>
            <w:tcMar>
              <w:top w:w="80" w:type="dxa"/>
              <w:left w:w="90" w:type="dxa"/>
              <w:bottom w:w="80" w:type="dxa"/>
              <w:right w:w="90" w:type="dxa"/>
            </w:tcMar>
            <w:vAlign w:val="center"/>
          </w:tcPr>
          <w:p w14:paraId="46D47811" w14:textId="77777777" w:rsidR="0073212B" w:rsidRDefault="002B7AEB">
            <w:pPr>
              <w:spacing w:after="0" w:line="240" w:lineRule="auto"/>
              <w:jc w:val="left"/>
              <w:rPr>
                <w:ins w:id="1565" w:author="SHM-EM Authors" w:date="2026-09-05T09:25:00Z" w16du:dateUtc="2026-09-05T01:25:00Z"/>
              </w:rPr>
            </w:pPr>
            <w:ins w:id="1566" w:author="SHM-EM Authors" w:date="2026-09-05T09:25:00Z" w16du:dateUtc="2026-09-05T01:25:00Z">
              <w:r>
                <w:rPr>
                  <w:sz w:val="16"/>
                </w:rPr>
                <w:t>-</w:t>
              </w:r>
            </w:ins>
          </w:p>
        </w:tc>
      </w:tr>
      <w:tr w:rsidR="0073212B" w14:paraId="74527A64" w14:textId="77777777">
        <w:trPr>
          <w:jc w:val="center"/>
          <w:ins w:id="1567" w:author="SHM-EM Authors" w:date="2026-09-05T09:25:00Z" w16du:dateUtc="2026-09-05T01:25:00Z"/>
        </w:trPr>
        <w:tc>
          <w:tcPr>
            <w:tcW w:w="1560" w:type="dxa"/>
            <w:tcMar>
              <w:top w:w="80" w:type="dxa"/>
              <w:left w:w="90" w:type="dxa"/>
              <w:bottom w:w="80" w:type="dxa"/>
              <w:right w:w="90" w:type="dxa"/>
            </w:tcMar>
            <w:vAlign w:val="center"/>
          </w:tcPr>
          <w:p w14:paraId="38D22108" w14:textId="77777777" w:rsidR="0073212B" w:rsidRDefault="002B7AEB">
            <w:pPr>
              <w:spacing w:after="0" w:line="240" w:lineRule="auto"/>
              <w:jc w:val="left"/>
              <w:rPr>
                <w:ins w:id="1568" w:author="SHM-EM Authors" w:date="2026-09-05T09:25:00Z" w16du:dateUtc="2026-09-05T01:25:00Z"/>
              </w:rPr>
            </w:pPr>
            <w:ins w:id="1569" w:author="SHM-EM Authors" w:date="2026-09-05T09:25:00Z" w16du:dateUtc="2026-09-05T01:25:00Z">
              <w:r>
                <w:rPr>
                  <w:sz w:val="16"/>
                </w:rPr>
                <w:t>Rule Execute</w:t>
              </w:r>
            </w:ins>
          </w:p>
        </w:tc>
        <w:tc>
          <w:tcPr>
            <w:tcW w:w="1560" w:type="dxa"/>
            <w:tcMar>
              <w:top w:w="80" w:type="dxa"/>
              <w:left w:w="90" w:type="dxa"/>
              <w:bottom w:w="80" w:type="dxa"/>
              <w:right w:w="90" w:type="dxa"/>
            </w:tcMar>
            <w:vAlign w:val="center"/>
          </w:tcPr>
          <w:p w14:paraId="704A1176" w14:textId="77777777" w:rsidR="0073212B" w:rsidRDefault="002B7AEB">
            <w:pPr>
              <w:spacing w:after="0" w:line="240" w:lineRule="auto"/>
              <w:jc w:val="left"/>
              <w:rPr>
                <w:ins w:id="1570" w:author="SHM-EM Authors" w:date="2026-09-05T09:25:00Z" w16du:dateUtc="2026-09-05T01:25:00Z"/>
              </w:rPr>
            </w:pPr>
            <w:ins w:id="1571" w:author="SHM-EM Authors" w:date="2026-09-05T09:25:00Z" w16du:dateUtc="2026-09-05T01:25:00Z">
              <w:r>
                <w:rPr>
                  <w:sz w:val="16"/>
                </w:rPr>
                <w:t>Public reference</w:t>
              </w:r>
            </w:ins>
          </w:p>
        </w:tc>
        <w:tc>
          <w:tcPr>
            <w:tcW w:w="1560" w:type="dxa"/>
            <w:tcMar>
              <w:top w:w="80" w:type="dxa"/>
              <w:left w:w="90" w:type="dxa"/>
              <w:bottom w:w="80" w:type="dxa"/>
              <w:right w:w="90" w:type="dxa"/>
            </w:tcMar>
            <w:vAlign w:val="center"/>
          </w:tcPr>
          <w:p w14:paraId="648CC8BC" w14:textId="77777777" w:rsidR="0073212B" w:rsidRDefault="002B7AEB">
            <w:pPr>
              <w:spacing w:after="0" w:line="240" w:lineRule="auto"/>
              <w:jc w:val="left"/>
              <w:rPr>
                <w:ins w:id="1572" w:author="SHM-EM Authors" w:date="2026-09-05T09:25:00Z" w16du:dateUtc="2026-09-05T01:25:00Z"/>
              </w:rPr>
            </w:pPr>
            <w:ins w:id="1573" w:author="SHM-EM Authors" w:date="2026-09-05T09:25:00Z" w16du:dateUtc="2026-09-05T01:25:00Z">
              <w:r>
                <w:rPr>
                  <w:sz w:val="16"/>
                </w:rPr>
                <w:t>10</w:t>
              </w:r>
            </w:ins>
          </w:p>
        </w:tc>
        <w:tc>
          <w:tcPr>
            <w:tcW w:w="1560" w:type="dxa"/>
            <w:tcMar>
              <w:top w:w="80" w:type="dxa"/>
              <w:left w:w="90" w:type="dxa"/>
              <w:bottom w:w="80" w:type="dxa"/>
              <w:right w:w="90" w:type="dxa"/>
            </w:tcMar>
            <w:vAlign w:val="center"/>
          </w:tcPr>
          <w:p w14:paraId="07FDD1A8" w14:textId="77777777" w:rsidR="0073212B" w:rsidRDefault="002B7AEB">
            <w:pPr>
              <w:spacing w:after="0" w:line="240" w:lineRule="auto"/>
              <w:jc w:val="left"/>
              <w:rPr>
                <w:ins w:id="1574" w:author="SHM-EM Authors" w:date="2026-09-05T09:25:00Z" w16du:dateUtc="2026-09-05T01:25:00Z"/>
              </w:rPr>
            </w:pPr>
            <w:ins w:id="1575" w:author="SHM-EM Authors" w:date="2026-09-05T09:25:00Z" w16du:dateUtc="2026-09-05T01:25:00Z">
              <w:r>
                <w:rPr>
                  <w:sz w:val="16"/>
                </w:rPr>
                <w:t>317.238</w:t>
              </w:r>
            </w:ins>
          </w:p>
        </w:tc>
        <w:tc>
          <w:tcPr>
            <w:tcW w:w="1560" w:type="dxa"/>
            <w:tcMar>
              <w:top w:w="80" w:type="dxa"/>
              <w:left w:w="90" w:type="dxa"/>
              <w:bottom w:w="80" w:type="dxa"/>
              <w:right w:w="90" w:type="dxa"/>
            </w:tcMar>
            <w:vAlign w:val="center"/>
          </w:tcPr>
          <w:p w14:paraId="2F60C916" w14:textId="77777777" w:rsidR="0073212B" w:rsidRDefault="002B7AEB">
            <w:pPr>
              <w:spacing w:after="0" w:line="240" w:lineRule="auto"/>
              <w:jc w:val="left"/>
              <w:rPr>
                <w:ins w:id="1576" w:author="SHM-EM Authors" w:date="2026-09-05T09:25:00Z" w16du:dateUtc="2026-09-05T01:25:00Z"/>
              </w:rPr>
            </w:pPr>
            <w:ins w:id="1577" w:author="SHM-EM Authors" w:date="2026-09-05T09:25:00Z" w16du:dateUtc="2026-09-05T01:25:00Z">
              <w:r>
                <w:rPr>
                  <w:sz w:val="16"/>
                </w:rPr>
                <w:t>336.361</w:t>
              </w:r>
            </w:ins>
          </w:p>
        </w:tc>
        <w:tc>
          <w:tcPr>
            <w:tcW w:w="1560" w:type="dxa"/>
            <w:tcMar>
              <w:top w:w="80" w:type="dxa"/>
              <w:left w:w="90" w:type="dxa"/>
              <w:bottom w:w="80" w:type="dxa"/>
              <w:right w:w="90" w:type="dxa"/>
            </w:tcMar>
            <w:vAlign w:val="center"/>
          </w:tcPr>
          <w:p w14:paraId="2F0F2D88" w14:textId="77777777" w:rsidR="0073212B" w:rsidRDefault="002B7AEB">
            <w:pPr>
              <w:spacing w:after="0" w:line="240" w:lineRule="auto"/>
              <w:jc w:val="left"/>
              <w:rPr>
                <w:ins w:id="1578" w:author="SHM-EM Authors" w:date="2026-09-05T09:25:00Z" w16du:dateUtc="2026-09-05T01:25:00Z"/>
              </w:rPr>
            </w:pPr>
            <w:ins w:id="1579" w:author="SHM-EM Authors" w:date="2026-09-05T09:25:00Z" w16du:dateUtc="2026-09-05T01:25:00Z">
              <w:r>
                <w:rPr>
                  <w:sz w:val="16"/>
                </w:rPr>
                <w:t>-</w:t>
              </w:r>
            </w:ins>
          </w:p>
        </w:tc>
      </w:tr>
      <w:tr w:rsidR="0073212B" w14:paraId="373C0003" w14:textId="77777777">
        <w:trPr>
          <w:jc w:val="center"/>
          <w:ins w:id="1580" w:author="SHM-EM Authors" w:date="2026-09-05T09:25:00Z" w16du:dateUtc="2026-09-05T01:25:00Z"/>
        </w:trPr>
        <w:tc>
          <w:tcPr>
            <w:tcW w:w="1560" w:type="dxa"/>
            <w:tcMar>
              <w:top w:w="80" w:type="dxa"/>
              <w:left w:w="90" w:type="dxa"/>
              <w:bottom w:w="80" w:type="dxa"/>
              <w:right w:w="90" w:type="dxa"/>
            </w:tcMar>
            <w:vAlign w:val="center"/>
          </w:tcPr>
          <w:p w14:paraId="1B2E532E" w14:textId="77777777" w:rsidR="0073212B" w:rsidRDefault="002B7AEB">
            <w:pPr>
              <w:spacing w:after="0" w:line="240" w:lineRule="auto"/>
              <w:jc w:val="left"/>
              <w:rPr>
                <w:ins w:id="1581" w:author="SHM-EM Authors" w:date="2026-09-05T09:25:00Z" w16du:dateUtc="2026-09-05T01:25:00Z"/>
              </w:rPr>
            </w:pPr>
            <w:ins w:id="1582" w:author="SHM-EM Authors" w:date="2026-09-05T09:25:00Z" w16du:dateUtc="2026-09-05T01:25:00Z">
              <w:r>
                <w:rPr>
                  <w:sz w:val="16"/>
                </w:rPr>
                <w:t>Event provenance trace</w:t>
              </w:r>
            </w:ins>
          </w:p>
        </w:tc>
        <w:tc>
          <w:tcPr>
            <w:tcW w:w="1560" w:type="dxa"/>
            <w:tcMar>
              <w:top w:w="80" w:type="dxa"/>
              <w:left w:w="90" w:type="dxa"/>
              <w:bottom w:w="80" w:type="dxa"/>
              <w:right w:w="90" w:type="dxa"/>
            </w:tcMar>
            <w:vAlign w:val="center"/>
          </w:tcPr>
          <w:p w14:paraId="5B39C122" w14:textId="77777777" w:rsidR="0073212B" w:rsidRDefault="002B7AEB">
            <w:pPr>
              <w:spacing w:after="0" w:line="240" w:lineRule="auto"/>
              <w:jc w:val="left"/>
              <w:rPr>
                <w:ins w:id="1583" w:author="SHM-EM Authors" w:date="2026-09-05T09:25:00Z" w16du:dateUtc="2026-09-05T01:25:00Z"/>
              </w:rPr>
            </w:pPr>
            <w:ins w:id="1584" w:author="SHM-EM Authors" w:date="2026-09-05T09:25:00Z" w16du:dateUtc="2026-09-05T01:25:00Z">
              <w:r>
                <w:rPr>
                  <w:sz w:val="16"/>
                </w:rPr>
                <w:t>Public reference</w:t>
              </w:r>
            </w:ins>
          </w:p>
        </w:tc>
        <w:tc>
          <w:tcPr>
            <w:tcW w:w="1560" w:type="dxa"/>
            <w:tcMar>
              <w:top w:w="80" w:type="dxa"/>
              <w:left w:w="90" w:type="dxa"/>
              <w:bottom w:w="80" w:type="dxa"/>
              <w:right w:w="90" w:type="dxa"/>
            </w:tcMar>
            <w:vAlign w:val="center"/>
          </w:tcPr>
          <w:p w14:paraId="51B322BF" w14:textId="77777777" w:rsidR="0073212B" w:rsidRDefault="002B7AEB">
            <w:pPr>
              <w:spacing w:after="0" w:line="240" w:lineRule="auto"/>
              <w:jc w:val="left"/>
              <w:rPr>
                <w:ins w:id="1585" w:author="SHM-EM Authors" w:date="2026-09-05T09:25:00Z" w16du:dateUtc="2026-09-05T01:25:00Z"/>
              </w:rPr>
            </w:pPr>
            <w:ins w:id="1586" w:author="SHM-EM Authors" w:date="2026-09-05T09:25:00Z" w16du:dateUtc="2026-09-05T01:25:00Z">
              <w:r>
                <w:rPr>
                  <w:sz w:val="16"/>
                </w:rPr>
                <w:t>30</w:t>
              </w:r>
            </w:ins>
          </w:p>
        </w:tc>
        <w:tc>
          <w:tcPr>
            <w:tcW w:w="1560" w:type="dxa"/>
            <w:tcMar>
              <w:top w:w="80" w:type="dxa"/>
              <w:left w:w="90" w:type="dxa"/>
              <w:bottom w:w="80" w:type="dxa"/>
              <w:right w:w="90" w:type="dxa"/>
            </w:tcMar>
            <w:vAlign w:val="center"/>
          </w:tcPr>
          <w:p w14:paraId="6048DAB8" w14:textId="77777777" w:rsidR="0073212B" w:rsidRDefault="002B7AEB">
            <w:pPr>
              <w:spacing w:after="0" w:line="240" w:lineRule="auto"/>
              <w:jc w:val="left"/>
              <w:rPr>
                <w:ins w:id="1587" w:author="SHM-EM Authors" w:date="2026-09-05T09:25:00Z" w16du:dateUtc="2026-09-05T01:25:00Z"/>
              </w:rPr>
            </w:pPr>
            <w:ins w:id="1588" w:author="SHM-EM Authors" w:date="2026-09-05T09:25:00Z" w16du:dateUtc="2026-09-05T01:25:00Z">
              <w:r>
                <w:rPr>
                  <w:sz w:val="16"/>
                </w:rPr>
                <w:t>2.578</w:t>
              </w:r>
            </w:ins>
          </w:p>
        </w:tc>
        <w:tc>
          <w:tcPr>
            <w:tcW w:w="1560" w:type="dxa"/>
            <w:tcMar>
              <w:top w:w="80" w:type="dxa"/>
              <w:left w:w="90" w:type="dxa"/>
              <w:bottom w:w="80" w:type="dxa"/>
              <w:right w:w="90" w:type="dxa"/>
            </w:tcMar>
            <w:vAlign w:val="center"/>
          </w:tcPr>
          <w:p w14:paraId="65FB9CCF" w14:textId="77777777" w:rsidR="0073212B" w:rsidRDefault="002B7AEB">
            <w:pPr>
              <w:spacing w:after="0" w:line="240" w:lineRule="auto"/>
              <w:jc w:val="left"/>
              <w:rPr>
                <w:ins w:id="1589" w:author="SHM-EM Authors" w:date="2026-09-05T09:25:00Z" w16du:dateUtc="2026-09-05T01:25:00Z"/>
              </w:rPr>
            </w:pPr>
            <w:ins w:id="1590" w:author="SHM-EM Authors" w:date="2026-09-05T09:25:00Z" w16du:dateUtc="2026-09-05T01:25:00Z">
              <w:r>
                <w:rPr>
                  <w:sz w:val="16"/>
                </w:rPr>
                <w:t>20.692</w:t>
              </w:r>
            </w:ins>
          </w:p>
        </w:tc>
        <w:tc>
          <w:tcPr>
            <w:tcW w:w="1560" w:type="dxa"/>
            <w:tcMar>
              <w:top w:w="80" w:type="dxa"/>
              <w:left w:w="90" w:type="dxa"/>
              <w:bottom w:w="80" w:type="dxa"/>
              <w:right w:w="90" w:type="dxa"/>
            </w:tcMar>
            <w:vAlign w:val="center"/>
          </w:tcPr>
          <w:p w14:paraId="00BB947C" w14:textId="77777777" w:rsidR="0073212B" w:rsidRDefault="002B7AEB">
            <w:pPr>
              <w:spacing w:after="0" w:line="240" w:lineRule="auto"/>
              <w:jc w:val="left"/>
              <w:rPr>
                <w:ins w:id="1591" w:author="SHM-EM Authors" w:date="2026-09-05T09:25:00Z" w16du:dateUtc="2026-09-05T01:25:00Z"/>
              </w:rPr>
            </w:pPr>
            <w:ins w:id="1592" w:author="SHM-EM Authors" w:date="2026-09-05T09:25:00Z" w16du:dateUtc="2026-09-05T01:25:00Z">
              <w:r>
                <w:rPr>
                  <w:sz w:val="16"/>
                </w:rPr>
                <w:t>-</w:t>
              </w:r>
            </w:ins>
          </w:p>
        </w:tc>
      </w:tr>
      <w:tr w:rsidR="0073212B" w14:paraId="709EBCEC" w14:textId="77777777">
        <w:trPr>
          <w:jc w:val="center"/>
          <w:ins w:id="1593" w:author="SHM-EM Authors" w:date="2026-09-05T09:25:00Z" w16du:dateUtc="2026-09-05T01:25:00Z"/>
        </w:trPr>
        <w:tc>
          <w:tcPr>
            <w:tcW w:w="1560" w:type="dxa"/>
            <w:tcMar>
              <w:top w:w="80" w:type="dxa"/>
              <w:left w:w="90" w:type="dxa"/>
              <w:bottom w:w="80" w:type="dxa"/>
              <w:right w:w="90" w:type="dxa"/>
            </w:tcMar>
            <w:vAlign w:val="center"/>
          </w:tcPr>
          <w:p w14:paraId="13D937F4" w14:textId="77777777" w:rsidR="0073212B" w:rsidRDefault="002B7AEB">
            <w:pPr>
              <w:spacing w:after="0" w:line="240" w:lineRule="auto"/>
              <w:jc w:val="left"/>
              <w:rPr>
                <w:ins w:id="1594" w:author="SHM-EM Authors" w:date="2026-09-05T09:25:00Z" w16du:dateUtc="2026-09-05T01:25:00Z"/>
              </w:rPr>
            </w:pPr>
            <w:ins w:id="1595" w:author="SHM-EM Authors" w:date="2026-09-05T09:25:00Z" w16du:dateUtc="2026-09-05T01:25:00Z">
              <w:r>
                <w:rPr>
                  <w:sz w:val="16"/>
                </w:rPr>
                <w:t>Gate stress S1</w:t>
              </w:r>
            </w:ins>
          </w:p>
        </w:tc>
        <w:tc>
          <w:tcPr>
            <w:tcW w:w="1560" w:type="dxa"/>
            <w:tcMar>
              <w:top w:w="80" w:type="dxa"/>
              <w:left w:w="90" w:type="dxa"/>
              <w:bottom w:w="80" w:type="dxa"/>
              <w:right w:w="90" w:type="dxa"/>
            </w:tcMar>
            <w:vAlign w:val="center"/>
          </w:tcPr>
          <w:p w14:paraId="0F4447D0" w14:textId="77777777" w:rsidR="0073212B" w:rsidRDefault="002B7AEB">
            <w:pPr>
              <w:spacing w:after="0" w:line="240" w:lineRule="auto"/>
              <w:jc w:val="left"/>
              <w:rPr>
                <w:ins w:id="1596" w:author="SHM-EM Authors" w:date="2026-09-05T09:25:00Z" w16du:dateUtc="2026-09-05T01:25:00Z"/>
              </w:rPr>
            </w:pPr>
            <w:ins w:id="1597" w:author="SHM-EM Authors" w:date="2026-09-05T09:25:00Z" w16du:dateUtc="2026-09-05T01:25:00Z">
              <w:r>
                <w:rPr>
                  <w:sz w:val="16"/>
                </w:rPr>
                <w:t>4,960 rows, 124 targets, 40 steps</w:t>
              </w:r>
            </w:ins>
          </w:p>
        </w:tc>
        <w:tc>
          <w:tcPr>
            <w:tcW w:w="1560" w:type="dxa"/>
            <w:tcMar>
              <w:top w:w="80" w:type="dxa"/>
              <w:left w:w="90" w:type="dxa"/>
              <w:bottom w:w="80" w:type="dxa"/>
              <w:right w:w="90" w:type="dxa"/>
            </w:tcMar>
            <w:vAlign w:val="center"/>
          </w:tcPr>
          <w:p w14:paraId="4983A491" w14:textId="77777777" w:rsidR="0073212B" w:rsidRDefault="002B7AEB">
            <w:pPr>
              <w:spacing w:after="0" w:line="240" w:lineRule="auto"/>
              <w:jc w:val="left"/>
              <w:rPr>
                <w:ins w:id="1598" w:author="SHM-EM Authors" w:date="2026-09-05T09:25:00Z" w16du:dateUtc="2026-09-05T01:25:00Z"/>
              </w:rPr>
            </w:pPr>
            <w:ins w:id="1599" w:author="SHM-EM Authors" w:date="2026-09-05T09:25:00Z" w16du:dateUtc="2026-09-05T01:25:00Z">
              <w:r>
                <w:rPr>
                  <w:sz w:val="16"/>
                </w:rPr>
                <w:t>10</w:t>
              </w:r>
            </w:ins>
          </w:p>
        </w:tc>
        <w:tc>
          <w:tcPr>
            <w:tcW w:w="1560" w:type="dxa"/>
            <w:tcMar>
              <w:top w:w="80" w:type="dxa"/>
              <w:left w:w="90" w:type="dxa"/>
              <w:bottom w:w="80" w:type="dxa"/>
              <w:right w:w="90" w:type="dxa"/>
            </w:tcMar>
            <w:vAlign w:val="center"/>
          </w:tcPr>
          <w:p w14:paraId="5A4D3CBF" w14:textId="77777777" w:rsidR="0073212B" w:rsidRDefault="002B7AEB">
            <w:pPr>
              <w:spacing w:after="0" w:line="240" w:lineRule="auto"/>
              <w:jc w:val="left"/>
              <w:rPr>
                <w:ins w:id="1600" w:author="SHM-EM Authors" w:date="2026-09-05T09:25:00Z" w16du:dateUtc="2026-09-05T01:25:00Z"/>
              </w:rPr>
            </w:pPr>
            <w:ins w:id="1601" w:author="SHM-EM Authors" w:date="2026-09-05T09:25:00Z" w16du:dateUtc="2026-09-05T01:25:00Z">
              <w:r>
                <w:rPr>
                  <w:sz w:val="16"/>
                </w:rPr>
                <w:t>2,406.939</w:t>
              </w:r>
            </w:ins>
          </w:p>
        </w:tc>
        <w:tc>
          <w:tcPr>
            <w:tcW w:w="1560" w:type="dxa"/>
            <w:tcMar>
              <w:top w:w="80" w:type="dxa"/>
              <w:left w:w="90" w:type="dxa"/>
              <w:bottom w:w="80" w:type="dxa"/>
              <w:right w:w="90" w:type="dxa"/>
            </w:tcMar>
            <w:vAlign w:val="center"/>
          </w:tcPr>
          <w:p w14:paraId="60203EB5" w14:textId="77777777" w:rsidR="0073212B" w:rsidRDefault="002B7AEB">
            <w:pPr>
              <w:spacing w:after="0" w:line="240" w:lineRule="auto"/>
              <w:jc w:val="left"/>
              <w:rPr>
                <w:ins w:id="1602" w:author="SHM-EM Authors" w:date="2026-09-05T09:25:00Z" w16du:dateUtc="2026-09-05T01:25:00Z"/>
              </w:rPr>
            </w:pPr>
            <w:ins w:id="1603" w:author="SHM-EM Authors" w:date="2026-09-05T09:25:00Z" w16du:dateUtc="2026-09-05T01:25:00Z">
              <w:r>
                <w:rPr>
                  <w:sz w:val="16"/>
                </w:rPr>
                <w:t>2,666.804</w:t>
              </w:r>
            </w:ins>
          </w:p>
        </w:tc>
        <w:tc>
          <w:tcPr>
            <w:tcW w:w="1560" w:type="dxa"/>
            <w:tcMar>
              <w:top w:w="80" w:type="dxa"/>
              <w:left w:w="90" w:type="dxa"/>
              <w:bottom w:w="80" w:type="dxa"/>
              <w:right w:w="90" w:type="dxa"/>
            </w:tcMar>
            <w:vAlign w:val="center"/>
          </w:tcPr>
          <w:p w14:paraId="50127EFE" w14:textId="77777777" w:rsidR="0073212B" w:rsidRDefault="002B7AEB">
            <w:pPr>
              <w:spacing w:after="0" w:line="240" w:lineRule="auto"/>
              <w:jc w:val="left"/>
              <w:rPr>
                <w:ins w:id="1604" w:author="SHM-EM Authors" w:date="2026-09-05T09:25:00Z" w16du:dateUtc="2026-09-05T01:25:00Z"/>
              </w:rPr>
            </w:pPr>
            <w:ins w:id="1605" w:author="SHM-EM Authors" w:date="2026-09-05T09:25:00Z" w16du:dateUtc="2026-09-05T01:25:00Z">
              <w:r>
                <w:rPr>
                  <w:sz w:val="16"/>
                </w:rPr>
                <w:t>-</w:t>
              </w:r>
            </w:ins>
          </w:p>
        </w:tc>
      </w:tr>
      <w:tr w:rsidR="0073212B" w14:paraId="2EAC578B" w14:textId="77777777">
        <w:trPr>
          <w:jc w:val="center"/>
          <w:ins w:id="1606" w:author="SHM-EM Authors" w:date="2026-09-05T09:25:00Z" w16du:dateUtc="2026-09-05T01:25:00Z"/>
        </w:trPr>
        <w:tc>
          <w:tcPr>
            <w:tcW w:w="1560" w:type="dxa"/>
            <w:tcMar>
              <w:top w:w="80" w:type="dxa"/>
              <w:left w:w="90" w:type="dxa"/>
              <w:bottom w:w="80" w:type="dxa"/>
              <w:right w:w="90" w:type="dxa"/>
            </w:tcMar>
            <w:vAlign w:val="center"/>
          </w:tcPr>
          <w:p w14:paraId="14C2A418" w14:textId="77777777" w:rsidR="0073212B" w:rsidRDefault="002B7AEB">
            <w:pPr>
              <w:spacing w:after="0" w:line="240" w:lineRule="auto"/>
              <w:jc w:val="left"/>
              <w:rPr>
                <w:ins w:id="1607" w:author="SHM-EM Authors" w:date="2026-09-05T09:25:00Z" w16du:dateUtc="2026-09-05T01:25:00Z"/>
              </w:rPr>
            </w:pPr>
            <w:ins w:id="1608" w:author="SHM-EM Authors" w:date="2026-09-05T09:25:00Z" w16du:dateUtc="2026-09-05T01:25:00Z">
              <w:r>
                <w:rPr>
                  <w:sz w:val="16"/>
                </w:rPr>
                <w:t>Gate stress S2</w:t>
              </w:r>
            </w:ins>
          </w:p>
        </w:tc>
        <w:tc>
          <w:tcPr>
            <w:tcW w:w="1560" w:type="dxa"/>
            <w:tcMar>
              <w:top w:w="80" w:type="dxa"/>
              <w:left w:w="90" w:type="dxa"/>
              <w:bottom w:w="80" w:type="dxa"/>
              <w:right w:w="90" w:type="dxa"/>
            </w:tcMar>
            <w:vAlign w:val="center"/>
          </w:tcPr>
          <w:p w14:paraId="0A1DF806" w14:textId="77777777" w:rsidR="0073212B" w:rsidRDefault="002B7AEB">
            <w:pPr>
              <w:spacing w:after="0" w:line="240" w:lineRule="auto"/>
              <w:jc w:val="left"/>
              <w:rPr>
                <w:ins w:id="1609" w:author="SHM-EM Authors" w:date="2026-09-05T09:25:00Z" w16du:dateUtc="2026-09-05T01:25:00Z"/>
              </w:rPr>
            </w:pPr>
            <w:ins w:id="1610" w:author="SHM-EM Authors" w:date="2026-09-05T09:25:00Z" w16du:dateUtc="2026-09-05T01:25:00Z">
              <w:r>
                <w:rPr>
                  <w:sz w:val="16"/>
                </w:rPr>
                <w:t>49,600 rows, 1,240 targets, 40 steps</w:t>
              </w:r>
            </w:ins>
          </w:p>
        </w:tc>
        <w:tc>
          <w:tcPr>
            <w:tcW w:w="1560" w:type="dxa"/>
            <w:tcMar>
              <w:top w:w="80" w:type="dxa"/>
              <w:left w:w="90" w:type="dxa"/>
              <w:bottom w:w="80" w:type="dxa"/>
              <w:right w:w="90" w:type="dxa"/>
            </w:tcMar>
            <w:vAlign w:val="center"/>
          </w:tcPr>
          <w:p w14:paraId="3AC0C6B6" w14:textId="77777777" w:rsidR="0073212B" w:rsidRDefault="002B7AEB">
            <w:pPr>
              <w:spacing w:after="0" w:line="240" w:lineRule="auto"/>
              <w:jc w:val="left"/>
              <w:rPr>
                <w:ins w:id="1611" w:author="SHM-EM Authors" w:date="2026-09-05T09:25:00Z" w16du:dateUtc="2026-09-05T01:25:00Z"/>
              </w:rPr>
            </w:pPr>
            <w:ins w:id="1612" w:author="SHM-EM Authors" w:date="2026-09-05T09:25:00Z" w16du:dateUtc="2026-09-05T01:25:00Z">
              <w:r>
                <w:rPr>
                  <w:sz w:val="16"/>
                </w:rPr>
                <w:t>10</w:t>
              </w:r>
            </w:ins>
          </w:p>
        </w:tc>
        <w:tc>
          <w:tcPr>
            <w:tcW w:w="1560" w:type="dxa"/>
            <w:tcMar>
              <w:top w:w="80" w:type="dxa"/>
              <w:left w:w="90" w:type="dxa"/>
              <w:bottom w:w="80" w:type="dxa"/>
              <w:right w:w="90" w:type="dxa"/>
            </w:tcMar>
            <w:vAlign w:val="center"/>
          </w:tcPr>
          <w:p w14:paraId="1094075E" w14:textId="77777777" w:rsidR="0073212B" w:rsidRDefault="002B7AEB">
            <w:pPr>
              <w:spacing w:after="0" w:line="240" w:lineRule="auto"/>
              <w:jc w:val="left"/>
              <w:rPr>
                <w:ins w:id="1613" w:author="SHM-EM Authors" w:date="2026-09-05T09:25:00Z" w16du:dateUtc="2026-09-05T01:25:00Z"/>
              </w:rPr>
            </w:pPr>
            <w:ins w:id="1614" w:author="SHM-EM Authors" w:date="2026-09-05T09:25:00Z" w16du:dateUtc="2026-09-05T01:25:00Z">
              <w:r>
                <w:rPr>
                  <w:sz w:val="16"/>
                </w:rPr>
                <w:t>3,603.382</w:t>
              </w:r>
            </w:ins>
          </w:p>
        </w:tc>
        <w:tc>
          <w:tcPr>
            <w:tcW w:w="1560" w:type="dxa"/>
            <w:tcMar>
              <w:top w:w="80" w:type="dxa"/>
              <w:left w:w="90" w:type="dxa"/>
              <w:bottom w:w="80" w:type="dxa"/>
              <w:right w:w="90" w:type="dxa"/>
            </w:tcMar>
            <w:vAlign w:val="center"/>
          </w:tcPr>
          <w:p w14:paraId="19EB4D0F" w14:textId="77777777" w:rsidR="0073212B" w:rsidRDefault="002B7AEB">
            <w:pPr>
              <w:spacing w:after="0" w:line="240" w:lineRule="auto"/>
              <w:jc w:val="left"/>
              <w:rPr>
                <w:ins w:id="1615" w:author="SHM-EM Authors" w:date="2026-09-05T09:25:00Z" w16du:dateUtc="2026-09-05T01:25:00Z"/>
              </w:rPr>
            </w:pPr>
            <w:ins w:id="1616" w:author="SHM-EM Authors" w:date="2026-09-05T09:25:00Z" w16du:dateUtc="2026-09-05T01:25:00Z">
              <w:r>
                <w:rPr>
                  <w:sz w:val="16"/>
                </w:rPr>
                <w:t>3,843.174</w:t>
              </w:r>
            </w:ins>
          </w:p>
        </w:tc>
        <w:tc>
          <w:tcPr>
            <w:tcW w:w="1560" w:type="dxa"/>
            <w:tcMar>
              <w:top w:w="80" w:type="dxa"/>
              <w:left w:w="90" w:type="dxa"/>
              <w:bottom w:w="80" w:type="dxa"/>
              <w:right w:w="90" w:type="dxa"/>
            </w:tcMar>
            <w:vAlign w:val="center"/>
          </w:tcPr>
          <w:p w14:paraId="72F7FCDB" w14:textId="77777777" w:rsidR="0073212B" w:rsidRDefault="002B7AEB">
            <w:pPr>
              <w:spacing w:after="0" w:line="240" w:lineRule="auto"/>
              <w:jc w:val="left"/>
              <w:rPr>
                <w:ins w:id="1617" w:author="SHM-EM Authors" w:date="2026-09-05T09:25:00Z" w16du:dateUtc="2026-09-05T01:25:00Z"/>
              </w:rPr>
            </w:pPr>
            <w:ins w:id="1618" w:author="SHM-EM Authors" w:date="2026-09-05T09:25:00Z" w16du:dateUtc="2026-09-05T01:25:00Z">
              <w:r>
                <w:rPr>
                  <w:sz w:val="16"/>
                </w:rPr>
                <w:t>-</w:t>
              </w:r>
            </w:ins>
          </w:p>
        </w:tc>
      </w:tr>
      <w:tr w:rsidR="0073212B" w14:paraId="256DFAF0" w14:textId="77777777">
        <w:trPr>
          <w:jc w:val="center"/>
          <w:ins w:id="1619" w:author="SHM-EM Authors" w:date="2026-09-05T09:25:00Z" w16du:dateUtc="2026-09-05T01:25:00Z"/>
        </w:trPr>
        <w:tc>
          <w:tcPr>
            <w:tcW w:w="1560" w:type="dxa"/>
            <w:tcMar>
              <w:top w:w="80" w:type="dxa"/>
              <w:left w:w="90" w:type="dxa"/>
              <w:bottom w:w="80" w:type="dxa"/>
              <w:right w:w="90" w:type="dxa"/>
            </w:tcMar>
            <w:vAlign w:val="center"/>
          </w:tcPr>
          <w:p w14:paraId="24A73E3F" w14:textId="77777777" w:rsidR="0073212B" w:rsidRDefault="002B7AEB">
            <w:pPr>
              <w:spacing w:after="0" w:line="240" w:lineRule="auto"/>
              <w:jc w:val="left"/>
              <w:rPr>
                <w:ins w:id="1620" w:author="SHM-EM Authors" w:date="2026-09-05T09:25:00Z" w16du:dateUtc="2026-09-05T01:25:00Z"/>
              </w:rPr>
            </w:pPr>
            <w:ins w:id="1621" w:author="SHM-EM Authors" w:date="2026-09-05T09:25:00Z" w16du:dateUtc="2026-09-05T01:25:00Z">
              <w:r>
                <w:rPr>
                  <w:sz w:val="16"/>
                </w:rPr>
                <w:t>MySQL persistence S1</w:t>
              </w:r>
            </w:ins>
          </w:p>
        </w:tc>
        <w:tc>
          <w:tcPr>
            <w:tcW w:w="1560" w:type="dxa"/>
            <w:tcMar>
              <w:top w:w="80" w:type="dxa"/>
              <w:left w:w="90" w:type="dxa"/>
              <w:bottom w:w="80" w:type="dxa"/>
              <w:right w:w="90" w:type="dxa"/>
            </w:tcMar>
            <w:vAlign w:val="center"/>
          </w:tcPr>
          <w:p w14:paraId="3F0BCD0E" w14:textId="77777777" w:rsidR="0073212B" w:rsidRDefault="002B7AEB">
            <w:pPr>
              <w:spacing w:after="0" w:line="240" w:lineRule="auto"/>
              <w:jc w:val="left"/>
              <w:rPr>
                <w:ins w:id="1622" w:author="SHM-EM Authors" w:date="2026-09-05T09:25:00Z" w16du:dateUtc="2026-09-05T01:25:00Z"/>
              </w:rPr>
            </w:pPr>
            <w:ins w:id="1623" w:author="SHM-EM Authors" w:date="2026-09-05T09:25:00Z" w16du:dateUtc="2026-09-05T01:25:00Z">
              <w:r>
                <w:rPr>
                  <w:sz w:val="16"/>
                </w:rPr>
                <w:t>4,960 rows</w:t>
              </w:r>
            </w:ins>
          </w:p>
        </w:tc>
        <w:tc>
          <w:tcPr>
            <w:tcW w:w="1560" w:type="dxa"/>
            <w:tcMar>
              <w:top w:w="80" w:type="dxa"/>
              <w:left w:w="90" w:type="dxa"/>
              <w:bottom w:w="80" w:type="dxa"/>
              <w:right w:w="90" w:type="dxa"/>
            </w:tcMar>
            <w:vAlign w:val="center"/>
          </w:tcPr>
          <w:p w14:paraId="42C66794" w14:textId="77777777" w:rsidR="0073212B" w:rsidRDefault="002B7AEB">
            <w:pPr>
              <w:spacing w:after="0" w:line="240" w:lineRule="auto"/>
              <w:jc w:val="left"/>
              <w:rPr>
                <w:ins w:id="1624" w:author="SHM-EM Authors" w:date="2026-09-05T09:25:00Z" w16du:dateUtc="2026-09-05T01:25:00Z"/>
              </w:rPr>
            </w:pPr>
            <w:ins w:id="1625" w:author="SHM-EM Authors" w:date="2026-09-05T09:25:00Z" w16du:dateUtc="2026-09-05T01:25:00Z">
              <w:r>
                <w:rPr>
                  <w:sz w:val="16"/>
                </w:rPr>
                <w:t>1</w:t>
              </w:r>
            </w:ins>
          </w:p>
        </w:tc>
        <w:tc>
          <w:tcPr>
            <w:tcW w:w="1560" w:type="dxa"/>
            <w:tcMar>
              <w:top w:w="80" w:type="dxa"/>
              <w:left w:w="90" w:type="dxa"/>
              <w:bottom w:w="80" w:type="dxa"/>
              <w:right w:w="90" w:type="dxa"/>
            </w:tcMar>
            <w:vAlign w:val="center"/>
          </w:tcPr>
          <w:p w14:paraId="50807C45" w14:textId="77777777" w:rsidR="0073212B" w:rsidRDefault="002B7AEB">
            <w:pPr>
              <w:spacing w:after="0" w:line="240" w:lineRule="auto"/>
              <w:jc w:val="left"/>
              <w:rPr>
                <w:ins w:id="1626" w:author="SHM-EM Authors" w:date="2026-09-05T09:25:00Z" w16du:dateUtc="2026-09-05T01:25:00Z"/>
              </w:rPr>
            </w:pPr>
            <w:ins w:id="1627"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6C2C454C" w14:textId="77777777" w:rsidR="0073212B" w:rsidRDefault="002B7AEB">
            <w:pPr>
              <w:spacing w:after="0" w:line="240" w:lineRule="auto"/>
              <w:jc w:val="left"/>
              <w:rPr>
                <w:ins w:id="1628" w:author="SHM-EM Authors" w:date="2026-09-05T09:25:00Z" w16du:dateUtc="2026-09-05T01:25:00Z"/>
              </w:rPr>
            </w:pPr>
            <w:ins w:id="1629"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796B5377" w14:textId="77777777" w:rsidR="0073212B" w:rsidRDefault="002B7AEB">
            <w:pPr>
              <w:spacing w:after="0" w:line="240" w:lineRule="auto"/>
              <w:jc w:val="left"/>
              <w:rPr>
                <w:ins w:id="1630" w:author="SHM-EM Authors" w:date="2026-09-05T09:25:00Z" w16du:dateUtc="2026-09-05T01:25:00Z"/>
              </w:rPr>
            </w:pPr>
            <w:ins w:id="1631" w:author="SHM-EM Authors" w:date="2026-09-05T09:25:00Z" w16du:dateUtc="2026-09-05T01:25:00Z">
              <w:r>
                <w:rPr>
                  <w:sz w:val="16"/>
                </w:rPr>
                <w:t>16,131.595</w:t>
              </w:r>
            </w:ins>
          </w:p>
        </w:tc>
      </w:tr>
      <w:tr w:rsidR="0073212B" w14:paraId="79376133" w14:textId="77777777">
        <w:trPr>
          <w:jc w:val="center"/>
          <w:ins w:id="1632" w:author="SHM-EM Authors" w:date="2026-09-05T09:25:00Z" w16du:dateUtc="2026-09-05T01:25:00Z"/>
        </w:trPr>
        <w:tc>
          <w:tcPr>
            <w:tcW w:w="1560" w:type="dxa"/>
            <w:tcMar>
              <w:top w:w="80" w:type="dxa"/>
              <w:left w:w="90" w:type="dxa"/>
              <w:bottom w:w="80" w:type="dxa"/>
              <w:right w:w="90" w:type="dxa"/>
            </w:tcMar>
            <w:vAlign w:val="center"/>
          </w:tcPr>
          <w:p w14:paraId="074082A9" w14:textId="77777777" w:rsidR="0073212B" w:rsidRDefault="002B7AEB">
            <w:pPr>
              <w:spacing w:after="0" w:line="240" w:lineRule="auto"/>
              <w:jc w:val="left"/>
              <w:rPr>
                <w:ins w:id="1633" w:author="SHM-EM Authors" w:date="2026-09-05T09:25:00Z" w16du:dateUtc="2026-09-05T01:25:00Z"/>
              </w:rPr>
            </w:pPr>
            <w:ins w:id="1634" w:author="SHM-EM Authors" w:date="2026-09-05T09:25:00Z" w16du:dateUtc="2026-09-05T01:25:00Z">
              <w:r>
                <w:rPr>
                  <w:sz w:val="16"/>
                </w:rPr>
                <w:t>MySQL persistence S2</w:t>
              </w:r>
            </w:ins>
          </w:p>
        </w:tc>
        <w:tc>
          <w:tcPr>
            <w:tcW w:w="1560" w:type="dxa"/>
            <w:tcMar>
              <w:top w:w="80" w:type="dxa"/>
              <w:left w:w="90" w:type="dxa"/>
              <w:bottom w:w="80" w:type="dxa"/>
              <w:right w:w="90" w:type="dxa"/>
            </w:tcMar>
            <w:vAlign w:val="center"/>
          </w:tcPr>
          <w:p w14:paraId="50E14D15" w14:textId="77777777" w:rsidR="0073212B" w:rsidRDefault="002B7AEB">
            <w:pPr>
              <w:spacing w:after="0" w:line="240" w:lineRule="auto"/>
              <w:jc w:val="left"/>
              <w:rPr>
                <w:ins w:id="1635" w:author="SHM-EM Authors" w:date="2026-09-05T09:25:00Z" w16du:dateUtc="2026-09-05T01:25:00Z"/>
              </w:rPr>
            </w:pPr>
            <w:ins w:id="1636" w:author="SHM-EM Authors" w:date="2026-09-05T09:25:00Z" w16du:dateUtc="2026-09-05T01:25:00Z">
              <w:r>
                <w:rPr>
                  <w:sz w:val="16"/>
                </w:rPr>
                <w:t>49,600 rows</w:t>
              </w:r>
            </w:ins>
          </w:p>
        </w:tc>
        <w:tc>
          <w:tcPr>
            <w:tcW w:w="1560" w:type="dxa"/>
            <w:tcMar>
              <w:top w:w="80" w:type="dxa"/>
              <w:left w:w="90" w:type="dxa"/>
              <w:bottom w:w="80" w:type="dxa"/>
              <w:right w:w="90" w:type="dxa"/>
            </w:tcMar>
            <w:vAlign w:val="center"/>
          </w:tcPr>
          <w:p w14:paraId="6E57079A" w14:textId="77777777" w:rsidR="0073212B" w:rsidRDefault="002B7AEB">
            <w:pPr>
              <w:spacing w:after="0" w:line="240" w:lineRule="auto"/>
              <w:jc w:val="left"/>
              <w:rPr>
                <w:ins w:id="1637" w:author="SHM-EM Authors" w:date="2026-09-05T09:25:00Z" w16du:dateUtc="2026-09-05T01:25:00Z"/>
              </w:rPr>
            </w:pPr>
            <w:ins w:id="1638" w:author="SHM-EM Authors" w:date="2026-09-05T09:25:00Z" w16du:dateUtc="2026-09-05T01:25:00Z">
              <w:r>
                <w:rPr>
                  <w:sz w:val="16"/>
                </w:rPr>
                <w:t>1</w:t>
              </w:r>
            </w:ins>
          </w:p>
        </w:tc>
        <w:tc>
          <w:tcPr>
            <w:tcW w:w="1560" w:type="dxa"/>
            <w:tcMar>
              <w:top w:w="80" w:type="dxa"/>
              <w:left w:w="90" w:type="dxa"/>
              <w:bottom w:w="80" w:type="dxa"/>
              <w:right w:w="90" w:type="dxa"/>
            </w:tcMar>
            <w:vAlign w:val="center"/>
          </w:tcPr>
          <w:p w14:paraId="1BCB8B25" w14:textId="77777777" w:rsidR="0073212B" w:rsidRDefault="002B7AEB">
            <w:pPr>
              <w:spacing w:after="0" w:line="240" w:lineRule="auto"/>
              <w:jc w:val="left"/>
              <w:rPr>
                <w:ins w:id="1639" w:author="SHM-EM Authors" w:date="2026-09-05T09:25:00Z" w16du:dateUtc="2026-09-05T01:25:00Z"/>
              </w:rPr>
            </w:pPr>
            <w:ins w:id="1640"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6AA5C901" w14:textId="77777777" w:rsidR="0073212B" w:rsidRDefault="002B7AEB">
            <w:pPr>
              <w:spacing w:after="0" w:line="240" w:lineRule="auto"/>
              <w:jc w:val="left"/>
              <w:rPr>
                <w:ins w:id="1641" w:author="SHM-EM Authors" w:date="2026-09-05T09:25:00Z" w16du:dateUtc="2026-09-05T01:25:00Z"/>
              </w:rPr>
            </w:pPr>
            <w:ins w:id="1642"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751D1EE6" w14:textId="77777777" w:rsidR="0073212B" w:rsidRDefault="002B7AEB">
            <w:pPr>
              <w:spacing w:after="0" w:line="240" w:lineRule="auto"/>
              <w:jc w:val="left"/>
              <w:rPr>
                <w:ins w:id="1643" w:author="SHM-EM Authors" w:date="2026-09-05T09:25:00Z" w16du:dateUtc="2026-09-05T01:25:00Z"/>
              </w:rPr>
            </w:pPr>
            <w:ins w:id="1644" w:author="SHM-EM Authors" w:date="2026-09-05T09:25:00Z" w16du:dateUtc="2026-09-05T01:25:00Z">
              <w:r>
                <w:rPr>
                  <w:sz w:val="16"/>
                </w:rPr>
                <w:t>186,431.707</w:t>
              </w:r>
            </w:ins>
          </w:p>
        </w:tc>
      </w:tr>
      <w:tr w:rsidR="0073212B" w14:paraId="14B5D1D9" w14:textId="77777777">
        <w:trPr>
          <w:jc w:val="center"/>
          <w:ins w:id="1645" w:author="SHM-EM Authors" w:date="2026-09-05T09:25:00Z" w16du:dateUtc="2026-09-05T01:25:00Z"/>
        </w:trPr>
        <w:tc>
          <w:tcPr>
            <w:tcW w:w="1560" w:type="dxa"/>
            <w:tcMar>
              <w:top w:w="80" w:type="dxa"/>
              <w:left w:w="90" w:type="dxa"/>
              <w:bottom w:w="80" w:type="dxa"/>
              <w:right w:w="90" w:type="dxa"/>
            </w:tcMar>
            <w:vAlign w:val="center"/>
          </w:tcPr>
          <w:p w14:paraId="5C98E746" w14:textId="77777777" w:rsidR="0073212B" w:rsidRDefault="002B7AEB">
            <w:pPr>
              <w:spacing w:after="0" w:line="240" w:lineRule="auto"/>
              <w:jc w:val="left"/>
              <w:rPr>
                <w:ins w:id="1646" w:author="SHM-EM Authors" w:date="2026-09-05T09:25:00Z" w16du:dateUtc="2026-09-05T01:25:00Z"/>
              </w:rPr>
            </w:pPr>
            <w:ins w:id="1647" w:author="SHM-EM Authors" w:date="2026-09-05T09:25:00Z" w16du:dateUtc="2026-09-05T01:25:00Z">
              <w:r>
                <w:rPr>
                  <w:sz w:val="16"/>
                </w:rPr>
                <w:t>Independent integrity verification S1</w:t>
              </w:r>
            </w:ins>
          </w:p>
        </w:tc>
        <w:tc>
          <w:tcPr>
            <w:tcW w:w="1560" w:type="dxa"/>
            <w:tcMar>
              <w:top w:w="80" w:type="dxa"/>
              <w:left w:w="90" w:type="dxa"/>
              <w:bottom w:w="80" w:type="dxa"/>
              <w:right w:w="90" w:type="dxa"/>
            </w:tcMar>
            <w:vAlign w:val="center"/>
          </w:tcPr>
          <w:p w14:paraId="70ED4B1C" w14:textId="77777777" w:rsidR="0073212B" w:rsidRDefault="002B7AEB">
            <w:pPr>
              <w:spacing w:after="0" w:line="240" w:lineRule="auto"/>
              <w:jc w:val="left"/>
              <w:rPr>
                <w:ins w:id="1648" w:author="SHM-EM Authors" w:date="2026-09-05T09:25:00Z" w16du:dateUtc="2026-09-05T01:25:00Z"/>
              </w:rPr>
            </w:pPr>
            <w:ins w:id="1649" w:author="SHM-EM Authors" w:date="2026-09-05T09:25:00Z" w16du:dateUtc="2026-09-05T01:25:00Z">
              <w:r>
                <w:rPr>
                  <w:sz w:val="16"/>
                </w:rPr>
                <w:t>4,960 rows</w:t>
              </w:r>
            </w:ins>
          </w:p>
        </w:tc>
        <w:tc>
          <w:tcPr>
            <w:tcW w:w="1560" w:type="dxa"/>
            <w:tcMar>
              <w:top w:w="80" w:type="dxa"/>
              <w:left w:w="90" w:type="dxa"/>
              <w:bottom w:w="80" w:type="dxa"/>
              <w:right w:w="90" w:type="dxa"/>
            </w:tcMar>
            <w:vAlign w:val="center"/>
          </w:tcPr>
          <w:p w14:paraId="5A67537A" w14:textId="77777777" w:rsidR="0073212B" w:rsidRDefault="002B7AEB">
            <w:pPr>
              <w:spacing w:after="0" w:line="240" w:lineRule="auto"/>
              <w:jc w:val="left"/>
              <w:rPr>
                <w:ins w:id="1650" w:author="SHM-EM Authors" w:date="2026-09-05T09:25:00Z" w16du:dateUtc="2026-09-05T01:25:00Z"/>
              </w:rPr>
            </w:pPr>
            <w:ins w:id="1651" w:author="SHM-EM Authors" w:date="2026-09-05T09:25:00Z" w16du:dateUtc="2026-09-05T01:25:00Z">
              <w:r>
                <w:rPr>
                  <w:sz w:val="16"/>
                </w:rPr>
                <w:t>1</w:t>
              </w:r>
            </w:ins>
          </w:p>
        </w:tc>
        <w:tc>
          <w:tcPr>
            <w:tcW w:w="1560" w:type="dxa"/>
            <w:tcMar>
              <w:top w:w="80" w:type="dxa"/>
              <w:left w:w="90" w:type="dxa"/>
              <w:bottom w:w="80" w:type="dxa"/>
              <w:right w:w="90" w:type="dxa"/>
            </w:tcMar>
            <w:vAlign w:val="center"/>
          </w:tcPr>
          <w:p w14:paraId="48FA5526" w14:textId="77777777" w:rsidR="0073212B" w:rsidRDefault="002B7AEB">
            <w:pPr>
              <w:spacing w:after="0" w:line="240" w:lineRule="auto"/>
              <w:jc w:val="left"/>
              <w:rPr>
                <w:ins w:id="1652" w:author="SHM-EM Authors" w:date="2026-09-05T09:25:00Z" w16du:dateUtc="2026-09-05T01:25:00Z"/>
              </w:rPr>
            </w:pPr>
            <w:ins w:id="1653"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46A166E0" w14:textId="77777777" w:rsidR="0073212B" w:rsidRDefault="002B7AEB">
            <w:pPr>
              <w:spacing w:after="0" w:line="240" w:lineRule="auto"/>
              <w:jc w:val="left"/>
              <w:rPr>
                <w:ins w:id="1654" w:author="SHM-EM Authors" w:date="2026-09-05T09:25:00Z" w16du:dateUtc="2026-09-05T01:25:00Z"/>
              </w:rPr>
            </w:pPr>
            <w:ins w:id="1655"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38F47192" w14:textId="77777777" w:rsidR="0073212B" w:rsidRDefault="002B7AEB">
            <w:pPr>
              <w:spacing w:after="0" w:line="240" w:lineRule="auto"/>
              <w:jc w:val="left"/>
              <w:rPr>
                <w:ins w:id="1656" w:author="SHM-EM Authors" w:date="2026-09-05T09:25:00Z" w16du:dateUtc="2026-09-05T01:25:00Z"/>
              </w:rPr>
            </w:pPr>
            <w:ins w:id="1657" w:author="SHM-EM Authors" w:date="2026-09-05T09:25:00Z" w16du:dateUtc="2026-09-05T01:25:00Z">
              <w:r>
                <w:rPr>
                  <w:sz w:val="16"/>
                </w:rPr>
                <w:t>316.746</w:t>
              </w:r>
            </w:ins>
          </w:p>
        </w:tc>
      </w:tr>
      <w:tr w:rsidR="0073212B" w14:paraId="1E2CD8A3" w14:textId="77777777">
        <w:trPr>
          <w:jc w:val="center"/>
          <w:ins w:id="1658" w:author="SHM-EM Authors" w:date="2026-09-05T09:25:00Z" w16du:dateUtc="2026-09-05T01:25:00Z"/>
        </w:trPr>
        <w:tc>
          <w:tcPr>
            <w:tcW w:w="1560" w:type="dxa"/>
            <w:tcMar>
              <w:top w:w="80" w:type="dxa"/>
              <w:left w:w="90" w:type="dxa"/>
              <w:bottom w:w="80" w:type="dxa"/>
              <w:right w:w="90" w:type="dxa"/>
            </w:tcMar>
            <w:vAlign w:val="center"/>
          </w:tcPr>
          <w:p w14:paraId="1E402336" w14:textId="77777777" w:rsidR="0073212B" w:rsidRDefault="002B7AEB">
            <w:pPr>
              <w:spacing w:after="0" w:line="240" w:lineRule="auto"/>
              <w:jc w:val="left"/>
              <w:rPr>
                <w:ins w:id="1659" w:author="SHM-EM Authors" w:date="2026-09-05T09:25:00Z" w16du:dateUtc="2026-09-05T01:25:00Z"/>
              </w:rPr>
            </w:pPr>
            <w:ins w:id="1660" w:author="SHM-EM Authors" w:date="2026-09-05T09:25:00Z" w16du:dateUtc="2026-09-05T01:25:00Z">
              <w:r>
                <w:rPr>
                  <w:sz w:val="16"/>
                </w:rPr>
                <w:t>Independent integrity verification S2</w:t>
              </w:r>
            </w:ins>
          </w:p>
        </w:tc>
        <w:tc>
          <w:tcPr>
            <w:tcW w:w="1560" w:type="dxa"/>
            <w:tcMar>
              <w:top w:w="80" w:type="dxa"/>
              <w:left w:w="90" w:type="dxa"/>
              <w:bottom w:w="80" w:type="dxa"/>
              <w:right w:w="90" w:type="dxa"/>
            </w:tcMar>
            <w:vAlign w:val="center"/>
          </w:tcPr>
          <w:p w14:paraId="1D939CFF" w14:textId="77777777" w:rsidR="0073212B" w:rsidRDefault="002B7AEB">
            <w:pPr>
              <w:spacing w:after="0" w:line="240" w:lineRule="auto"/>
              <w:jc w:val="left"/>
              <w:rPr>
                <w:ins w:id="1661" w:author="SHM-EM Authors" w:date="2026-09-05T09:25:00Z" w16du:dateUtc="2026-09-05T01:25:00Z"/>
              </w:rPr>
            </w:pPr>
            <w:ins w:id="1662" w:author="SHM-EM Authors" w:date="2026-09-05T09:25:00Z" w16du:dateUtc="2026-09-05T01:25:00Z">
              <w:r>
                <w:rPr>
                  <w:sz w:val="16"/>
                </w:rPr>
                <w:t>49,600 rows</w:t>
              </w:r>
            </w:ins>
          </w:p>
        </w:tc>
        <w:tc>
          <w:tcPr>
            <w:tcW w:w="1560" w:type="dxa"/>
            <w:tcMar>
              <w:top w:w="80" w:type="dxa"/>
              <w:left w:w="90" w:type="dxa"/>
              <w:bottom w:w="80" w:type="dxa"/>
              <w:right w:w="90" w:type="dxa"/>
            </w:tcMar>
            <w:vAlign w:val="center"/>
          </w:tcPr>
          <w:p w14:paraId="42FA95F6" w14:textId="77777777" w:rsidR="0073212B" w:rsidRDefault="002B7AEB">
            <w:pPr>
              <w:spacing w:after="0" w:line="240" w:lineRule="auto"/>
              <w:jc w:val="left"/>
              <w:rPr>
                <w:ins w:id="1663" w:author="SHM-EM Authors" w:date="2026-09-05T09:25:00Z" w16du:dateUtc="2026-09-05T01:25:00Z"/>
              </w:rPr>
            </w:pPr>
            <w:ins w:id="1664" w:author="SHM-EM Authors" w:date="2026-09-05T09:25:00Z" w16du:dateUtc="2026-09-05T01:25:00Z">
              <w:r>
                <w:rPr>
                  <w:sz w:val="16"/>
                </w:rPr>
                <w:t>1</w:t>
              </w:r>
            </w:ins>
          </w:p>
        </w:tc>
        <w:tc>
          <w:tcPr>
            <w:tcW w:w="1560" w:type="dxa"/>
            <w:tcMar>
              <w:top w:w="80" w:type="dxa"/>
              <w:left w:w="90" w:type="dxa"/>
              <w:bottom w:w="80" w:type="dxa"/>
              <w:right w:w="90" w:type="dxa"/>
            </w:tcMar>
            <w:vAlign w:val="center"/>
          </w:tcPr>
          <w:p w14:paraId="2257E878" w14:textId="77777777" w:rsidR="0073212B" w:rsidRDefault="002B7AEB">
            <w:pPr>
              <w:spacing w:after="0" w:line="240" w:lineRule="auto"/>
              <w:jc w:val="left"/>
              <w:rPr>
                <w:ins w:id="1665" w:author="SHM-EM Authors" w:date="2026-09-05T09:25:00Z" w16du:dateUtc="2026-09-05T01:25:00Z"/>
              </w:rPr>
            </w:pPr>
            <w:ins w:id="1666"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217DFEDD" w14:textId="77777777" w:rsidR="0073212B" w:rsidRDefault="002B7AEB">
            <w:pPr>
              <w:spacing w:after="0" w:line="240" w:lineRule="auto"/>
              <w:jc w:val="left"/>
              <w:rPr>
                <w:ins w:id="1667" w:author="SHM-EM Authors" w:date="2026-09-05T09:25:00Z" w16du:dateUtc="2026-09-05T01:25:00Z"/>
              </w:rPr>
            </w:pPr>
            <w:ins w:id="1668" w:author="SHM-EM Authors" w:date="2026-09-05T09:25:00Z" w16du:dateUtc="2026-09-05T01:25:00Z">
              <w:r>
                <w:rPr>
                  <w:sz w:val="16"/>
                </w:rPr>
                <w:t>-</w:t>
              </w:r>
            </w:ins>
          </w:p>
        </w:tc>
        <w:tc>
          <w:tcPr>
            <w:tcW w:w="1560" w:type="dxa"/>
            <w:tcMar>
              <w:top w:w="80" w:type="dxa"/>
              <w:left w:w="90" w:type="dxa"/>
              <w:bottom w:w="80" w:type="dxa"/>
              <w:right w:w="90" w:type="dxa"/>
            </w:tcMar>
            <w:vAlign w:val="center"/>
          </w:tcPr>
          <w:p w14:paraId="79A731C2" w14:textId="77777777" w:rsidR="0073212B" w:rsidRDefault="002B7AEB">
            <w:pPr>
              <w:spacing w:after="0" w:line="240" w:lineRule="auto"/>
              <w:jc w:val="left"/>
              <w:rPr>
                <w:ins w:id="1669" w:author="SHM-EM Authors" w:date="2026-09-05T09:25:00Z" w16du:dateUtc="2026-09-05T01:25:00Z"/>
              </w:rPr>
            </w:pPr>
            <w:ins w:id="1670" w:author="SHM-EM Authors" w:date="2026-09-05T09:25:00Z" w16du:dateUtc="2026-09-05T01:25:00Z">
              <w:r>
                <w:rPr>
                  <w:sz w:val="16"/>
                </w:rPr>
                <w:t>4,100.818</w:t>
              </w:r>
            </w:ins>
          </w:p>
        </w:tc>
      </w:tr>
    </w:tbl>
    <w:p w14:paraId="397FB41D" w14:textId="77777777" w:rsidR="0073212B" w:rsidRDefault="0073212B">
      <w:pPr>
        <w:spacing w:after="0"/>
        <w:rPr>
          <w:ins w:id="1671" w:author="SHM-EM Authors" w:date="2026-09-05T09:25:00Z" w16du:dateUtc="2026-09-05T01:25:00Z"/>
        </w:rPr>
      </w:pPr>
    </w:p>
    <w:p w14:paraId="732DA0A3" w14:textId="77777777" w:rsidR="0073212B" w:rsidRDefault="002B7AEB">
      <w:pPr>
        <w:rPr>
          <w:ins w:id="1672" w:author="SHM-EM Authors" w:date="2026-09-05T09:25:00Z" w16du:dateUtc="2026-09-05T01:25:00Z"/>
        </w:rPr>
      </w:pPr>
      <w:ins w:id="1673" w:author="SHM-EM Authors" w:date="2026-09-05T09:25:00Z" w16du:dateUtc="2026-09-05T01:25:00Z">
        <w:r>
          <w:t>S1 and S2 characterize two bounded endpoints; they do not demonstrate linear scalability or an O(N) relation. The Gate currently inspects at most 50,000 prediction-display rows. This is an application-level bounded-query safeguard, not a measured MySQL capacity limit. MySQL is the only implemented backend, and no conclusion is drawn about a TimescaleDB, InfluxDB, or other time-series-native adapter.</w:t>
        </w:r>
      </w:ins>
    </w:p>
    <w:p w14:paraId="387880D4" w14:textId="77777777" w:rsidR="0073212B" w:rsidRDefault="002B7AEB">
      <w:pPr>
        <w:pStyle w:val="2"/>
        <w:rPr>
          <w:ins w:id="1674" w:author="SHM-EM Authors" w:date="2026-09-05T09:25:00Z" w16du:dateUtc="2026-09-05T01:25:00Z"/>
        </w:rPr>
      </w:pPr>
      <w:ins w:id="1675" w:author="SHM-EM Authors" w:date="2026-09-05T09:25:00Z" w16du:dateUtc="2026-09-05T01:25:00Z">
        <w:r>
          <w:rPr>
            <w:b w:val="0"/>
          </w:rPr>
          <w:t>3.5 Provenance and reproducibility</w:t>
        </w:r>
      </w:ins>
    </w:p>
    <w:p w14:paraId="01F32959" w14:textId="77777777" w:rsidR="0073212B" w:rsidRDefault="002B7AEB">
      <w:pPr>
        <w:rPr>
          <w:ins w:id="1676" w:author="SHM-EM Authors" w:date="2026-09-05T09:25:00Z" w16du:dateUtc="2026-09-05T01:25:00Z"/>
        </w:rPr>
      </w:pPr>
      <w:ins w:id="1677" w:author="SHM-EM Authors" w:date="2026-09-05T09:25:00Z" w16du:dateUtc="2026-09-05T01:25:00Z">
        <w:r>
          <w:t xml:space="preserve">One formal reproduction event was traced from its public identifier to the rule, prediction, model, input, Gate, forecast, and response records. Table 7 presents the human-readable chain; the complete 40-step series and persisted-integrity fields are retained in </w:t>
        </w:r>
        <w:r>
          <w:rPr>
            <w:rFonts w:ascii="Courier New" w:hAnsi="Courier New"/>
            <w:sz w:val="18"/>
          </w:rPr>
          <w:t>artifacts/revision/manuscript/provenance-trace-final.json</w:t>
        </w:r>
        <w:r>
          <w:t>.</w:t>
        </w:r>
      </w:ins>
    </w:p>
    <w:p w14:paraId="6885F71F" w14:textId="77777777" w:rsidR="0073212B" w:rsidRDefault="002B7AEB">
      <w:pPr>
        <w:pStyle w:val="FigureCaption"/>
        <w:keepNext/>
        <w:rPr>
          <w:ins w:id="1678" w:author="SHM-EM Authors" w:date="2026-09-05T09:25:00Z" w16du:dateUtc="2026-09-05T01:25:00Z"/>
        </w:rPr>
      </w:pPr>
      <w:ins w:id="1679" w:author="SHM-EM Authors" w:date="2026-09-05T09:25:00Z" w16du:dateUtc="2026-09-05T01:25:00Z">
        <w:r>
          <w:t>Table 7. Concrete forecast-event provenance trace.</w:t>
        </w:r>
      </w:ins>
    </w:p>
    <w:tbl>
      <w:tblPr>
        <w:tblStyle w:val="af"/>
        <w:tblW w:w="0" w:type="auto"/>
        <w:jc w:val="center"/>
        <w:tblLook w:val="04A0" w:firstRow="1" w:lastRow="0" w:firstColumn="1" w:lastColumn="0" w:noHBand="0" w:noVBand="1"/>
      </w:tblPr>
      <w:tblGrid>
        <w:gridCol w:w="3948"/>
        <w:gridCol w:w="5402"/>
      </w:tblGrid>
      <w:tr w:rsidR="0073212B" w14:paraId="7D82DC85" w14:textId="77777777">
        <w:trPr>
          <w:tblHeader/>
          <w:jc w:val="center"/>
          <w:ins w:id="1680" w:author="SHM-EM Authors" w:date="2026-09-05T09:25:00Z" w16du:dateUtc="2026-09-05T01:25:00Z"/>
        </w:trPr>
        <w:tc>
          <w:tcPr>
            <w:tcW w:w="4680" w:type="dxa"/>
            <w:shd w:val="clear" w:color="auto" w:fill="EAF2FB"/>
            <w:tcMar>
              <w:top w:w="80" w:type="dxa"/>
              <w:left w:w="90" w:type="dxa"/>
              <w:bottom w:w="80" w:type="dxa"/>
              <w:right w:w="90" w:type="dxa"/>
            </w:tcMar>
            <w:vAlign w:val="center"/>
          </w:tcPr>
          <w:p w14:paraId="76665E84" w14:textId="77777777" w:rsidR="0073212B" w:rsidRDefault="002B7AEB">
            <w:pPr>
              <w:spacing w:after="0" w:line="240" w:lineRule="auto"/>
              <w:jc w:val="center"/>
              <w:rPr>
                <w:ins w:id="1681" w:author="SHM-EM Authors" w:date="2026-09-05T09:25:00Z" w16du:dateUtc="2026-09-05T01:25:00Z"/>
              </w:rPr>
            </w:pPr>
            <w:ins w:id="1682" w:author="SHM-EM Authors" w:date="2026-09-05T09:25:00Z" w16du:dateUtc="2026-09-05T01:25:00Z">
              <w:r>
                <w:rPr>
                  <w:b/>
                  <w:sz w:val="17"/>
                </w:rPr>
                <w:t>Trace element</w:t>
              </w:r>
            </w:ins>
          </w:p>
        </w:tc>
        <w:tc>
          <w:tcPr>
            <w:tcW w:w="4680" w:type="dxa"/>
            <w:shd w:val="clear" w:color="auto" w:fill="EAF2FB"/>
            <w:tcMar>
              <w:top w:w="80" w:type="dxa"/>
              <w:left w:w="90" w:type="dxa"/>
              <w:bottom w:w="80" w:type="dxa"/>
              <w:right w:w="90" w:type="dxa"/>
            </w:tcMar>
            <w:vAlign w:val="center"/>
          </w:tcPr>
          <w:p w14:paraId="5044E144" w14:textId="77777777" w:rsidR="0073212B" w:rsidRDefault="002B7AEB">
            <w:pPr>
              <w:spacing w:after="0" w:line="240" w:lineRule="auto"/>
              <w:jc w:val="center"/>
              <w:rPr>
                <w:ins w:id="1683" w:author="SHM-EM Authors" w:date="2026-09-05T09:25:00Z" w16du:dateUtc="2026-09-05T01:25:00Z"/>
              </w:rPr>
            </w:pPr>
            <w:ins w:id="1684" w:author="SHM-EM Authors" w:date="2026-09-05T09:25:00Z" w16du:dateUtc="2026-09-05T01:25:00Z">
              <w:r>
                <w:rPr>
                  <w:b/>
                  <w:sz w:val="17"/>
                </w:rPr>
                <w:t>Captured value</w:t>
              </w:r>
            </w:ins>
          </w:p>
        </w:tc>
      </w:tr>
      <w:tr w:rsidR="0073212B" w14:paraId="0CAE31D6" w14:textId="77777777">
        <w:trPr>
          <w:jc w:val="center"/>
          <w:ins w:id="1685" w:author="SHM-EM Authors" w:date="2026-09-05T09:25:00Z" w16du:dateUtc="2026-09-05T01:25:00Z"/>
        </w:trPr>
        <w:tc>
          <w:tcPr>
            <w:tcW w:w="4680" w:type="dxa"/>
            <w:tcMar>
              <w:top w:w="80" w:type="dxa"/>
              <w:left w:w="90" w:type="dxa"/>
              <w:bottom w:w="80" w:type="dxa"/>
              <w:right w:w="90" w:type="dxa"/>
            </w:tcMar>
            <w:vAlign w:val="center"/>
          </w:tcPr>
          <w:p w14:paraId="2052CCF5" w14:textId="77777777" w:rsidR="0073212B" w:rsidRDefault="002B7AEB">
            <w:pPr>
              <w:spacing w:after="0" w:line="240" w:lineRule="auto"/>
              <w:jc w:val="left"/>
              <w:rPr>
                <w:ins w:id="1686" w:author="SHM-EM Authors" w:date="2026-09-05T09:25:00Z" w16du:dateUtc="2026-09-05T01:25:00Z"/>
              </w:rPr>
            </w:pPr>
            <w:ins w:id="1687" w:author="SHM-EM Authors" w:date="2026-09-05T09:25:00Z" w16du:dateUtc="2026-09-05T01:25:00Z">
              <w:r>
                <w:rPr>
                  <w:sz w:val="17"/>
                </w:rPr>
                <w:t>Formal event</w:t>
              </w:r>
            </w:ins>
          </w:p>
        </w:tc>
        <w:tc>
          <w:tcPr>
            <w:tcW w:w="4680" w:type="dxa"/>
            <w:tcMar>
              <w:top w:w="80" w:type="dxa"/>
              <w:left w:w="90" w:type="dxa"/>
              <w:bottom w:w="80" w:type="dxa"/>
              <w:right w:w="90" w:type="dxa"/>
            </w:tcMar>
            <w:vAlign w:val="center"/>
          </w:tcPr>
          <w:p w14:paraId="238DA98C" w14:textId="77777777" w:rsidR="0073212B" w:rsidRDefault="002B7AEB">
            <w:pPr>
              <w:spacing w:after="0" w:line="240" w:lineRule="auto"/>
              <w:jc w:val="left"/>
              <w:rPr>
                <w:ins w:id="1688" w:author="SHM-EM Authors" w:date="2026-09-05T09:25:00Z" w16du:dateUtc="2026-09-05T01:25:00Z"/>
              </w:rPr>
            </w:pPr>
            <w:ins w:id="1689" w:author="SHM-EM Authors" w:date="2026-09-05T09:25:00Z" w16du:dateUtc="2026-09-05T01:25:00Z">
              <w:r>
                <w:rPr>
                  <w:sz w:val="17"/>
                </w:rPr>
                <w:t>FEVT-4-f61b7667dcc01721aa2a</w:t>
              </w:r>
            </w:ins>
          </w:p>
        </w:tc>
      </w:tr>
      <w:tr w:rsidR="0073212B" w14:paraId="4AE44ECE" w14:textId="77777777">
        <w:trPr>
          <w:jc w:val="center"/>
          <w:ins w:id="1690" w:author="SHM-EM Authors" w:date="2026-09-05T09:25:00Z" w16du:dateUtc="2026-09-05T01:25:00Z"/>
        </w:trPr>
        <w:tc>
          <w:tcPr>
            <w:tcW w:w="4680" w:type="dxa"/>
            <w:tcMar>
              <w:top w:w="80" w:type="dxa"/>
              <w:left w:w="90" w:type="dxa"/>
              <w:bottom w:w="80" w:type="dxa"/>
              <w:right w:w="90" w:type="dxa"/>
            </w:tcMar>
            <w:vAlign w:val="center"/>
          </w:tcPr>
          <w:p w14:paraId="11BA8748" w14:textId="77777777" w:rsidR="0073212B" w:rsidRDefault="002B7AEB">
            <w:pPr>
              <w:spacing w:after="0" w:line="240" w:lineRule="auto"/>
              <w:jc w:val="left"/>
              <w:rPr>
                <w:ins w:id="1691" w:author="SHM-EM Authors" w:date="2026-09-05T09:25:00Z" w16du:dateUtc="2026-09-05T01:25:00Z"/>
              </w:rPr>
            </w:pPr>
            <w:ins w:id="1692" w:author="SHM-EM Authors" w:date="2026-09-05T09:25:00Z" w16du:dateUtc="2026-09-05T01:25:00Z">
              <w:r>
                <w:rPr>
                  <w:sz w:val="17"/>
                </w:rPr>
                <w:t>Rule</w:t>
              </w:r>
            </w:ins>
          </w:p>
        </w:tc>
        <w:tc>
          <w:tcPr>
            <w:tcW w:w="4680" w:type="dxa"/>
            <w:tcMar>
              <w:top w:w="80" w:type="dxa"/>
              <w:left w:w="90" w:type="dxa"/>
              <w:bottom w:w="80" w:type="dxa"/>
              <w:right w:w="90" w:type="dxa"/>
            </w:tcMar>
            <w:vAlign w:val="center"/>
          </w:tcPr>
          <w:p w14:paraId="3BE492E6" w14:textId="77777777" w:rsidR="0073212B" w:rsidRDefault="002B7AEB">
            <w:pPr>
              <w:spacing w:after="0" w:line="240" w:lineRule="auto"/>
              <w:jc w:val="left"/>
              <w:rPr>
                <w:ins w:id="1693" w:author="SHM-EM Authors" w:date="2026-09-05T09:25:00Z" w16du:dateUtc="2026-09-05T01:25:00Z"/>
              </w:rPr>
            </w:pPr>
            <w:ins w:id="1694" w:author="SHM-EM Authors" w:date="2026-09-05T09:25:00Z" w16du:dateUtc="2026-09-05T01:25:00Z">
              <w:r>
                <w:rPr>
                  <w:sz w:val="17"/>
                </w:rPr>
                <w:t>PRED_GROUND_SETTLEMENT_WARNING</w:t>
              </w:r>
              <w:r>
                <w:rPr>
                  <w:sz w:val="17"/>
                </w:rPr>
                <w:t xml:space="preserve">, version </w:t>
              </w:r>
              <w:r>
                <w:rPr>
                  <w:sz w:val="17"/>
                </w:rPr>
                <w:t>v2</w:t>
              </w:r>
            </w:ins>
          </w:p>
        </w:tc>
      </w:tr>
      <w:tr w:rsidR="0073212B" w14:paraId="1A344A83" w14:textId="77777777">
        <w:trPr>
          <w:jc w:val="center"/>
          <w:ins w:id="1695" w:author="SHM-EM Authors" w:date="2026-09-05T09:25:00Z" w16du:dateUtc="2026-09-05T01:25:00Z"/>
        </w:trPr>
        <w:tc>
          <w:tcPr>
            <w:tcW w:w="4680" w:type="dxa"/>
            <w:tcMar>
              <w:top w:w="80" w:type="dxa"/>
              <w:left w:w="90" w:type="dxa"/>
              <w:bottom w:w="80" w:type="dxa"/>
              <w:right w:w="90" w:type="dxa"/>
            </w:tcMar>
            <w:vAlign w:val="center"/>
          </w:tcPr>
          <w:p w14:paraId="33B01917" w14:textId="77777777" w:rsidR="0073212B" w:rsidRDefault="002B7AEB">
            <w:pPr>
              <w:spacing w:after="0" w:line="240" w:lineRule="auto"/>
              <w:jc w:val="left"/>
              <w:rPr>
                <w:ins w:id="1696" w:author="SHM-EM Authors" w:date="2026-09-05T09:25:00Z" w16du:dateUtc="2026-09-05T01:25:00Z"/>
              </w:rPr>
            </w:pPr>
            <w:ins w:id="1697" w:author="SHM-EM Authors" w:date="2026-09-05T09:25:00Z" w16du:dateUtc="2026-09-05T01:25:00Z">
              <w:r>
                <w:rPr>
                  <w:sz w:val="17"/>
                </w:rPr>
                <w:t>Prediction batch</w:t>
              </w:r>
            </w:ins>
          </w:p>
        </w:tc>
        <w:tc>
          <w:tcPr>
            <w:tcW w:w="4680" w:type="dxa"/>
            <w:tcMar>
              <w:top w:w="80" w:type="dxa"/>
              <w:left w:w="90" w:type="dxa"/>
              <w:bottom w:w="80" w:type="dxa"/>
              <w:right w:w="90" w:type="dxa"/>
            </w:tcMar>
            <w:vAlign w:val="center"/>
          </w:tcPr>
          <w:p w14:paraId="05BF628C" w14:textId="77777777" w:rsidR="0073212B" w:rsidRDefault="002B7AEB">
            <w:pPr>
              <w:spacing w:after="0" w:line="240" w:lineRule="auto"/>
              <w:jc w:val="left"/>
              <w:rPr>
                <w:ins w:id="1698" w:author="SHM-EM Authors" w:date="2026-09-05T09:25:00Z" w16du:dateUtc="2026-09-05T01:25:00Z"/>
              </w:rPr>
            </w:pPr>
            <w:ins w:id="1699" w:author="SHM-EM Authors" w:date="2026-09-05T09:25:00Z" w16du:dateUtc="2026-09-05T01:25:00Z">
              <w:r>
                <w:rPr>
                  <w:sz w:val="17"/>
                </w:rPr>
                <w:t>ROLLING_120M_20250101004202_RUN_20260830232819008787</w:t>
              </w:r>
              <w:r>
                <w:rPr>
                  <w:sz w:val="17"/>
                </w:rPr>
                <w:t>, batch ID 40</w:t>
              </w:r>
            </w:ins>
          </w:p>
        </w:tc>
      </w:tr>
      <w:tr w:rsidR="0073212B" w14:paraId="383CEB29" w14:textId="77777777">
        <w:trPr>
          <w:jc w:val="center"/>
          <w:ins w:id="1700" w:author="SHM-EM Authors" w:date="2026-09-05T09:25:00Z" w16du:dateUtc="2026-09-05T01:25:00Z"/>
        </w:trPr>
        <w:tc>
          <w:tcPr>
            <w:tcW w:w="4680" w:type="dxa"/>
            <w:tcMar>
              <w:top w:w="80" w:type="dxa"/>
              <w:left w:w="90" w:type="dxa"/>
              <w:bottom w:w="80" w:type="dxa"/>
              <w:right w:w="90" w:type="dxa"/>
            </w:tcMar>
            <w:vAlign w:val="center"/>
          </w:tcPr>
          <w:p w14:paraId="631B3929" w14:textId="77777777" w:rsidR="0073212B" w:rsidRDefault="002B7AEB">
            <w:pPr>
              <w:spacing w:after="0" w:line="240" w:lineRule="auto"/>
              <w:jc w:val="left"/>
              <w:rPr>
                <w:ins w:id="1701" w:author="SHM-EM Authors" w:date="2026-09-05T09:25:00Z" w16du:dateUtc="2026-09-05T01:25:00Z"/>
              </w:rPr>
            </w:pPr>
            <w:ins w:id="1702" w:author="SHM-EM Authors" w:date="2026-09-05T09:25:00Z" w16du:dateUtc="2026-09-05T01:25:00Z">
              <w:r>
                <w:rPr>
                  <w:sz w:val="17"/>
                </w:rPr>
                <w:t>Base time</w:t>
              </w:r>
            </w:ins>
          </w:p>
        </w:tc>
        <w:tc>
          <w:tcPr>
            <w:tcW w:w="4680" w:type="dxa"/>
            <w:tcMar>
              <w:top w:w="80" w:type="dxa"/>
              <w:left w:w="90" w:type="dxa"/>
              <w:bottom w:w="80" w:type="dxa"/>
              <w:right w:w="90" w:type="dxa"/>
            </w:tcMar>
            <w:vAlign w:val="center"/>
          </w:tcPr>
          <w:p w14:paraId="266CD53A" w14:textId="77777777" w:rsidR="0073212B" w:rsidRDefault="002B7AEB">
            <w:pPr>
              <w:spacing w:after="0" w:line="240" w:lineRule="auto"/>
              <w:jc w:val="left"/>
              <w:rPr>
                <w:ins w:id="1703" w:author="SHM-EM Authors" w:date="2026-09-05T09:25:00Z" w16du:dateUtc="2026-09-05T01:25:00Z"/>
              </w:rPr>
            </w:pPr>
            <w:ins w:id="1704" w:author="SHM-EM Authors" w:date="2026-09-05T09:25:00Z" w16du:dateUtc="2026-09-05T01:25:00Z">
              <w:r>
                <w:rPr>
                  <w:sz w:val="17"/>
                </w:rPr>
                <w:t>2025-01-01 00:42:02</w:t>
              </w:r>
            </w:ins>
          </w:p>
        </w:tc>
      </w:tr>
      <w:tr w:rsidR="0073212B" w14:paraId="43BBBD20" w14:textId="77777777">
        <w:trPr>
          <w:jc w:val="center"/>
          <w:ins w:id="1705" w:author="SHM-EM Authors" w:date="2026-09-05T09:25:00Z" w16du:dateUtc="2026-09-05T01:25:00Z"/>
        </w:trPr>
        <w:tc>
          <w:tcPr>
            <w:tcW w:w="4680" w:type="dxa"/>
            <w:tcMar>
              <w:top w:w="80" w:type="dxa"/>
              <w:left w:w="90" w:type="dxa"/>
              <w:bottom w:w="80" w:type="dxa"/>
              <w:right w:w="90" w:type="dxa"/>
            </w:tcMar>
            <w:vAlign w:val="center"/>
          </w:tcPr>
          <w:p w14:paraId="14165C9D" w14:textId="77777777" w:rsidR="0073212B" w:rsidRDefault="002B7AEB">
            <w:pPr>
              <w:spacing w:after="0" w:line="240" w:lineRule="auto"/>
              <w:jc w:val="left"/>
              <w:rPr>
                <w:ins w:id="1706" w:author="SHM-EM Authors" w:date="2026-09-05T09:25:00Z" w16du:dateUtc="2026-09-05T01:25:00Z"/>
              </w:rPr>
            </w:pPr>
            <w:ins w:id="1707" w:author="SHM-EM Authors" w:date="2026-09-05T09:25:00Z" w16du:dateUtc="2026-09-05T01:25:00Z">
              <w:r>
                <w:rPr>
                  <w:sz w:val="17"/>
                </w:rPr>
                <w:t>Model run</w:t>
              </w:r>
            </w:ins>
          </w:p>
        </w:tc>
        <w:tc>
          <w:tcPr>
            <w:tcW w:w="4680" w:type="dxa"/>
            <w:tcMar>
              <w:top w:w="80" w:type="dxa"/>
              <w:left w:w="90" w:type="dxa"/>
              <w:bottom w:w="80" w:type="dxa"/>
              <w:right w:w="90" w:type="dxa"/>
            </w:tcMar>
            <w:vAlign w:val="center"/>
          </w:tcPr>
          <w:p w14:paraId="38EBA8E9" w14:textId="77777777" w:rsidR="0073212B" w:rsidRDefault="002B7AEB">
            <w:pPr>
              <w:spacing w:after="0" w:line="240" w:lineRule="auto"/>
              <w:jc w:val="left"/>
              <w:rPr>
                <w:ins w:id="1708" w:author="SHM-EM Authors" w:date="2026-09-05T09:25:00Z" w16du:dateUtc="2026-09-05T01:25:00Z"/>
              </w:rPr>
            </w:pPr>
            <w:ins w:id="1709" w:author="SHM-EM Authors" w:date="2026-09-05T09:25:00Z" w16du:dateUtc="2026-09-05T01:25:00Z">
              <w:r>
                <w:rPr>
                  <w:sz w:val="17"/>
                </w:rPr>
                <w:t xml:space="preserve">Run 236; </w:t>
              </w:r>
              <w:r>
                <w:rPr>
                  <w:sz w:val="17"/>
                </w:rPr>
                <w:t>settlement</w:t>
              </w:r>
              <w:r>
                <w:rPr>
                  <w:sz w:val="17"/>
                </w:rPr>
                <w:t xml:space="preserve"> version </w:t>
              </w:r>
              <w:r>
                <w:rPr>
                  <w:sz w:val="17"/>
                </w:rPr>
                <w:t>pit_pre_v1</w:t>
              </w:r>
            </w:ins>
          </w:p>
        </w:tc>
      </w:tr>
      <w:tr w:rsidR="0073212B" w14:paraId="16B0E075" w14:textId="77777777">
        <w:trPr>
          <w:jc w:val="center"/>
          <w:ins w:id="1710" w:author="SHM-EM Authors" w:date="2026-09-05T09:25:00Z" w16du:dateUtc="2026-09-05T01:25:00Z"/>
        </w:trPr>
        <w:tc>
          <w:tcPr>
            <w:tcW w:w="4680" w:type="dxa"/>
            <w:tcMar>
              <w:top w:w="80" w:type="dxa"/>
              <w:left w:w="90" w:type="dxa"/>
              <w:bottom w:w="80" w:type="dxa"/>
              <w:right w:w="90" w:type="dxa"/>
            </w:tcMar>
            <w:vAlign w:val="center"/>
          </w:tcPr>
          <w:p w14:paraId="14533D3C" w14:textId="77777777" w:rsidR="0073212B" w:rsidRDefault="002B7AEB">
            <w:pPr>
              <w:spacing w:after="0" w:line="240" w:lineRule="auto"/>
              <w:jc w:val="left"/>
              <w:rPr>
                <w:ins w:id="1711" w:author="SHM-EM Authors" w:date="2026-09-05T09:25:00Z" w16du:dateUtc="2026-09-05T01:25:00Z"/>
              </w:rPr>
            </w:pPr>
            <w:ins w:id="1712" w:author="SHM-EM Authors" w:date="2026-09-05T09:25:00Z" w16du:dateUtc="2026-09-05T01:25:00Z">
              <w:r>
                <w:rPr>
                  <w:sz w:val="17"/>
                </w:rPr>
                <w:t>Model artifact SHA-256</w:t>
              </w:r>
            </w:ins>
          </w:p>
        </w:tc>
        <w:tc>
          <w:tcPr>
            <w:tcW w:w="4680" w:type="dxa"/>
            <w:tcMar>
              <w:top w:w="80" w:type="dxa"/>
              <w:left w:w="90" w:type="dxa"/>
              <w:bottom w:w="80" w:type="dxa"/>
              <w:right w:w="90" w:type="dxa"/>
            </w:tcMar>
            <w:vAlign w:val="center"/>
          </w:tcPr>
          <w:p w14:paraId="5860DAA5" w14:textId="77777777" w:rsidR="0073212B" w:rsidRDefault="002B7AEB">
            <w:pPr>
              <w:spacing w:after="0" w:line="240" w:lineRule="auto"/>
              <w:jc w:val="left"/>
              <w:rPr>
                <w:ins w:id="1713" w:author="SHM-EM Authors" w:date="2026-09-05T09:25:00Z" w16du:dateUtc="2026-09-05T01:25:00Z"/>
              </w:rPr>
            </w:pPr>
            <w:ins w:id="1714" w:author="SHM-EM Authors" w:date="2026-09-05T09:25:00Z" w16du:dateUtc="2026-09-05T01:25:00Z">
              <w:r>
                <w:rPr>
                  <w:sz w:val="17"/>
                </w:rPr>
                <w:t>3c18be8ae8fcdb1f8c740e8d0bf1c3e8775a5c0d1d11994d4360be1213c7ad40</w:t>
              </w:r>
            </w:ins>
          </w:p>
        </w:tc>
      </w:tr>
      <w:tr w:rsidR="0073212B" w14:paraId="5C1CE0B1" w14:textId="77777777">
        <w:trPr>
          <w:jc w:val="center"/>
          <w:ins w:id="1715" w:author="SHM-EM Authors" w:date="2026-09-05T09:25:00Z" w16du:dateUtc="2026-09-05T01:25:00Z"/>
        </w:trPr>
        <w:tc>
          <w:tcPr>
            <w:tcW w:w="4680" w:type="dxa"/>
            <w:tcMar>
              <w:top w:w="80" w:type="dxa"/>
              <w:left w:w="90" w:type="dxa"/>
              <w:bottom w:w="80" w:type="dxa"/>
              <w:right w:w="90" w:type="dxa"/>
            </w:tcMar>
            <w:vAlign w:val="center"/>
          </w:tcPr>
          <w:p w14:paraId="1A9FAD4A" w14:textId="77777777" w:rsidR="0073212B" w:rsidRDefault="002B7AEB">
            <w:pPr>
              <w:spacing w:after="0" w:line="240" w:lineRule="auto"/>
              <w:jc w:val="left"/>
              <w:rPr>
                <w:ins w:id="1716" w:author="SHM-EM Authors" w:date="2026-09-05T09:25:00Z" w16du:dateUtc="2026-09-05T01:25:00Z"/>
              </w:rPr>
            </w:pPr>
            <w:ins w:id="1717" w:author="SHM-EM Authors" w:date="2026-09-05T09:25:00Z" w16du:dateUtc="2026-09-05T01:25:00Z">
              <w:r>
                <w:rPr>
                  <w:sz w:val="17"/>
                </w:rPr>
                <w:t>Input window</w:t>
              </w:r>
            </w:ins>
          </w:p>
        </w:tc>
        <w:tc>
          <w:tcPr>
            <w:tcW w:w="4680" w:type="dxa"/>
            <w:tcMar>
              <w:top w:w="80" w:type="dxa"/>
              <w:left w:w="90" w:type="dxa"/>
              <w:bottom w:w="80" w:type="dxa"/>
              <w:right w:w="90" w:type="dxa"/>
            </w:tcMar>
            <w:vAlign w:val="center"/>
          </w:tcPr>
          <w:p w14:paraId="7AC7BFFA" w14:textId="77777777" w:rsidR="0073212B" w:rsidRDefault="002B7AEB">
            <w:pPr>
              <w:spacing w:after="0" w:line="240" w:lineRule="auto"/>
              <w:jc w:val="left"/>
              <w:rPr>
                <w:ins w:id="1718" w:author="SHM-EM Authors" w:date="2026-09-05T09:25:00Z" w16du:dateUtc="2026-09-05T01:25:00Z"/>
              </w:rPr>
            </w:pPr>
            <w:ins w:id="1719" w:author="SHM-EM Authors" w:date="2026-09-05T09:25:00Z" w16du:dateUtc="2026-09-05T01:25:00Z">
              <w:r>
                <w:rPr>
                  <w:sz w:val="17"/>
                </w:rPr>
                <w:t>2024-12-31 23:57:02 to 2025-01-01 00:42:02</w:t>
              </w:r>
            </w:ins>
          </w:p>
        </w:tc>
      </w:tr>
      <w:tr w:rsidR="0073212B" w14:paraId="4D8C0FC3" w14:textId="77777777">
        <w:trPr>
          <w:jc w:val="center"/>
          <w:ins w:id="1720" w:author="SHM-EM Authors" w:date="2026-09-05T09:25:00Z" w16du:dateUtc="2026-09-05T01:25:00Z"/>
        </w:trPr>
        <w:tc>
          <w:tcPr>
            <w:tcW w:w="4680" w:type="dxa"/>
            <w:tcMar>
              <w:top w:w="80" w:type="dxa"/>
              <w:left w:w="90" w:type="dxa"/>
              <w:bottom w:w="80" w:type="dxa"/>
              <w:right w:w="90" w:type="dxa"/>
            </w:tcMar>
            <w:vAlign w:val="center"/>
          </w:tcPr>
          <w:p w14:paraId="5AE4BE57" w14:textId="77777777" w:rsidR="0073212B" w:rsidRDefault="002B7AEB">
            <w:pPr>
              <w:spacing w:after="0" w:line="240" w:lineRule="auto"/>
              <w:jc w:val="left"/>
              <w:rPr>
                <w:ins w:id="1721" w:author="SHM-EM Authors" w:date="2026-09-05T09:25:00Z" w16du:dateUtc="2026-09-05T01:25:00Z"/>
              </w:rPr>
            </w:pPr>
            <w:ins w:id="1722" w:author="SHM-EM Authors" w:date="2026-09-05T09:25:00Z" w16du:dateUtc="2026-09-05T01:25:00Z">
              <w:r>
                <w:rPr>
                  <w:sz w:val="17"/>
                </w:rPr>
                <w:t>Input-schema SHA-256</w:t>
              </w:r>
            </w:ins>
          </w:p>
        </w:tc>
        <w:tc>
          <w:tcPr>
            <w:tcW w:w="4680" w:type="dxa"/>
            <w:tcMar>
              <w:top w:w="80" w:type="dxa"/>
              <w:left w:w="90" w:type="dxa"/>
              <w:bottom w:w="80" w:type="dxa"/>
              <w:right w:w="90" w:type="dxa"/>
            </w:tcMar>
            <w:vAlign w:val="center"/>
          </w:tcPr>
          <w:p w14:paraId="1466F9DB" w14:textId="77777777" w:rsidR="0073212B" w:rsidRDefault="002B7AEB">
            <w:pPr>
              <w:spacing w:after="0" w:line="240" w:lineRule="auto"/>
              <w:jc w:val="left"/>
              <w:rPr>
                <w:ins w:id="1723" w:author="SHM-EM Authors" w:date="2026-09-05T09:25:00Z" w16du:dateUtc="2026-09-05T01:25:00Z"/>
              </w:rPr>
            </w:pPr>
            <w:ins w:id="1724" w:author="SHM-EM Authors" w:date="2026-09-05T09:25:00Z" w16du:dateUtc="2026-09-05T01:25:00Z">
              <w:r>
                <w:rPr>
                  <w:sz w:val="17"/>
                </w:rPr>
                <w:t>5c2f6f0f2351b15675fc223b36043729b1e7f8ab0bd08caa891593672daa65f1</w:t>
              </w:r>
            </w:ins>
          </w:p>
        </w:tc>
      </w:tr>
      <w:tr w:rsidR="0073212B" w14:paraId="731E0093" w14:textId="77777777">
        <w:trPr>
          <w:jc w:val="center"/>
          <w:ins w:id="1725" w:author="SHM-EM Authors" w:date="2026-09-05T09:25:00Z" w16du:dateUtc="2026-09-05T01:25:00Z"/>
        </w:trPr>
        <w:tc>
          <w:tcPr>
            <w:tcW w:w="4680" w:type="dxa"/>
            <w:tcMar>
              <w:top w:w="80" w:type="dxa"/>
              <w:left w:w="90" w:type="dxa"/>
              <w:bottom w:w="80" w:type="dxa"/>
              <w:right w:w="90" w:type="dxa"/>
            </w:tcMar>
            <w:vAlign w:val="center"/>
          </w:tcPr>
          <w:p w14:paraId="11459771" w14:textId="77777777" w:rsidR="0073212B" w:rsidRDefault="002B7AEB">
            <w:pPr>
              <w:spacing w:after="0" w:line="240" w:lineRule="auto"/>
              <w:jc w:val="left"/>
              <w:rPr>
                <w:ins w:id="1726" w:author="SHM-EM Authors" w:date="2026-09-05T09:25:00Z" w16du:dateUtc="2026-09-05T01:25:00Z"/>
              </w:rPr>
            </w:pPr>
            <w:ins w:id="1727" w:author="SHM-EM Authors" w:date="2026-09-05T09:25:00Z" w16du:dateUtc="2026-09-05T01:25:00Z">
              <w:r>
                <w:rPr>
                  <w:sz w:val="17"/>
                </w:rPr>
                <w:t>First activated exceedance</w:t>
              </w:r>
            </w:ins>
          </w:p>
        </w:tc>
        <w:tc>
          <w:tcPr>
            <w:tcW w:w="4680" w:type="dxa"/>
            <w:tcMar>
              <w:top w:w="80" w:type="dxa"/>
              <w:left w:w="90" w:type="dxa"/>
              <w:bottom w:w="80" w:type="dxa"/>
              <w:right w:w="90" w:type="dxa"/>
            </w:tcMar>
            <w:vAlign w:val="center"/>
          </w:tcPr>
          <w:p w14:paraId="35CF773C" w14:textId="77777777" w:rsidR="0073212B" w:rsidRDefault="002B7AEB">
            <w:pPr>
              <w:spacing w:after="0" w:line="240" w:lineRule="auto"/>
              <w:jc w:val="left"/>
              <w:rPr>
                <w:ins w:id="1728" w:author="SHM-EM Authors" w:date="2026-09-05T09:25:00Z" w16du:dateUtc="2026-09-05T01:25:00Z"/>
              </w:rPr>
            </w:pPr>
            <w:ins w:id="1729" w:author="SHM-EM Authors" w:date="2026-09-05T09:25:00Z" w16du:dateUtc="2026-09-05T01:25:00Z">
              <w:r>
                <w:rPr>
                  <w:sz w:val="17"/>
                </w:rPr>
                <w:t>2025-01-01 00:45:02; lead time 3 min; peak 9.43204345 mm; two consecutive steps</w:t>
              </w:r>
            </w:ins>
          </w:p>
        </w:tc>
      </w:tr>
      <w:tr w:rsidR="0073212B" w14:paraId="79D74FC9" w14:textId="77777777">
        <w:trPr>
          <w:jc w:val="center"/>
          <w:ins w:id="1730" w:author="SHM-EM Authors" w:date="2026-09-05T09:25:00Z" w16du:dateUtc="2026-09-05T01:25:00Z"/>
        </w:trPr>
        <w:tc>
          <w:tcPr>
            <w:tcW w:w="4680" w:type="dxa"/>
            <w:tcMar>
              <w:top w:w="80" w:type="dxa"/>
              <w:left w:w="90" w:type="dxa"/>
              <w:bottom w:w="80" w:type="dxa"/>
              <w:right w:w="90" w:type="dxa"/>
            </w:tcMar>
            <w:vAlign w:val="center"/>
          </w:tcPr>
          <w:p w14:paraId="6109080D" w14:textId="77777777" w:rsidR="0073212B" w:rsidRDefault="002B7AEB">
            <w:pPr>
              <w:spacing w:after="0" w:line="240" w:lineRule="auto"/>
              <w:jc w:val="left"/>
              <w:rPr>
                <w:ins w:id="1731" w:author="SHM-EM Authors" w:date="2026-09-05T09:25:00Z" w16du:dateUtc="2026-09-05T01:25:00Z"/>
              </w:rPr>
            </w:pPr>
            <w:ins w:id="1732" w:author="SHM-EM Authors" w:date="2026-09-05T09:25:00Z" w16du:dateUtc="2026-09-05T01:25:00Z">
              <w:r>
                <w:rPr>
                  <w:sz w:val="17"/>
                </w:rPr>
                <w:t>Gate</w:t>
              </w:r>
            </w:ins>
          </w:p>
        </w:tc>
        <w:tc>
          <w:tcPr>
            <w:tcW w:w="4680" w:type="dxa"/>
            <w:tcMar>
              <w:top w:w="80" w:type="dxa"/>
              <w:left w:w="90" w:type="dxa"/>
              <w:bottom w:w="80" w:type="dxa"/>
              <w:right w:w="90" w:type="dxa"/>
            </w:tcMar>
            <w:vAlign w:val="center"/>
          </w:tcPr>
          <w:p w14:paraId="3286D648" w14:textId="77777777" w:rsidR="0073212B" w:rsidRDefault="002B7AEB">
            <w:pPr>
              <w:spacing w:after="0" w:line="240" w:lineRule="auto"/>
              <w:jc w:val="left"/>
              <w:rPr>
                <w:ins w:id="1733" w:author="SHM-EM Authors" w:date="2026-09-05T09:25:00Z" w16du:dateUtc="2026-09-05T01:25:00Z"/>
              </w:rPr>
            </w:pPr>
            <w:ins w:id="1734" w:author="SHM-EM Authors" w:date="2026-09-05T09:25:00Z" w16du:dateUtc="2026-09-05T01:25:00Z">
              <w:r>
                <w:rPr>
                  <w:sz w:val="17"/>
                </w:rPr>
                <w:t>Gate 1; eligible; persisted-result integrity independently revalidated</w:t>
              </w:r>
            </w:ins>
          </w:p>
        </w:tc>
      </w:tr>
      <w:tr w:rsidR="0073212B" w14:paraId="13B11C2F" w14:textId="77777777">
        <w:trPr>
          <w:jc w:val="center"/>
          <w:ins w:id="1735" w:author="SHM-EM Authors" w:date="2026-09-05T09:25:00Z" w16du:dateUtc="2026-09-05T01:25:00Z"/>
        </w:trPr>
        <w:tc>
          <w:tcPr>
            <w:tcW w:w="4680" w:type="dxa"/>
            <w:tcMar>
              <w:top w:w="80" w:type="dxa"/>
              <w:left w:w="90" w:type="dxa"/>
              <w:bottom w:w="80" w:type="dxa"/>
              <w:right w:w="90" w:type="dxa"/>
            </w:tcMar>
            <w:vAlign w:val="center"/>
          </w:tcPr>
          <w:p w14:paraId="541CC4BC" w14:textId="77777777" w:rsidR="0073212B" w:rsidRDefault="002B7AEB">
            <w:pPr>
              <w:spacing w:after="0" w:line="240" w:lineRule="auto"/>
              <w:jc w:val="left"/>
              <w:rPr>
                <w:ins w:id="1736" w:author="SHM-EM Authors" w:date="2026-09-05T09:25:00Z" w16du:dateUtc="2026-09-05T01:25:00Z"/>
              </w:rPr>
            </w:pPr>
            <w:ins w:id="1737" w:author="SHM-EM Authors" w:date="2026-09-05T09:25:00Z" w16du:dateUtc="2026-09-05T01:25:00Z">
              <w:r>
                <w:rPr>
                  <w:sz w:val="17"/>
                </w:rPr>
                <w:t>Formal side effects</w:t>
              </w:r>
            </w:ins>
          </w:p>
        </w:tc>
        <w:tc>
          <w:tcPr>
            <w:tcW w:w="4680" w:type="dxa"/>
            <w:tcMar>
              <w:top w:w="80" w:type="dxa"/>
              <w:left w:w="90" w:type="dxa"/>
              <w:bottom w:w="80" w:type="dxa"/>
              <w:right w:w="90" w:type="dxa"/>
            </w:tcMar>
            <w:vAlign w:val="center"/>
          </w:tcPr>
          <w:p w14:paraId="6EB43DBB" w14:textId="77777777" w:rsidR="0073212B" w:rsidRDefault="002B7AEB">
            <w:pPr>
              <w:spacing w:after="0" w:line="240" w:lineRule="auto"/>
              <w:jc w:val="left"/>
              <w:rPr>
                <w:ins w:id="1738" w:author="SHM-EM Authors" w:date="2026-09-05T09:25:00Z" w16du:dateUtc="2026-09-05T01:25:00Z"/>
              </w:rPr>
            </w:pPr>
            <w:ins w:id="1739" w:author="SHM-EM Authors" w:date="2026-09-05T09:25:00Z" w16du:dateUtc="2026-09-05T01:25:00Z">
              <w:r>
                <w:rPr>
                  <w:sz w:val="17"/>
                </w:rPr>
                <w:t>One event, one response workflow, four response steps, one report, and one prediction link</w:t>
              </w:r>
            </w:ins>
          </w:p>
        </w:tc>
      </w:tr>
    </w:tbl>
    <w:p w14:paraId="0C92E442" w14:textId="77777777" w:rsidR="0073212B" w:rsidRDefault="0073212B">
      <w:pPr>
        <w:spacing w:after="0"/>
        <w:rPr>
          <w:ins w:id="1740" w:author="SHM-EM Authors" w:date="2026-09-05T09:25:00Z" w16du:dateUtc="2026-09-05T01:25:00Z"/>
        </w:rPr>
      </w:pPr>
    </w:p>
    <w:p w14:paraId="7A4B7FC1" w14:textId="77777777" w:rsidR="0073212B" w:rsidRDefault="002B7AEB">
      <w:pPr>
        <w:rPr>
          <w:ins w:id="1741" w:author="SHM-EM Authors" w:date="2026-09-05T09:25:00Z" w16du:dateUtc="2026-09-05T01:25:00Z"/>
        </w:rPr>
      </w:pPr>
      <w:ins w:id="1742" w:author="SHM-EM Authors" w:date="2026-09-05T09:25:00Z" w16du:dateUtc="2026-09-05T01:25:00Z">
        <w:r>
          <w:t>The event-trace API exposes the event, rule-linked batch/run/model/input-window metadata, artifact and input-schema hashes, forecast snapshot, and Gate identity. The public export obtains persisted run/batch hashes from the isolated database because the API does not expose every persisted integrity field directly. After export, the reproduction script restores all append-only formal tables to their recorded baseline.</w:t>
        </w:r>
      </w:ins>
    </w:p>
    <w:p w14:paraId="3D710FC4" w14:textId="77777777" w:rsidR="0073212B" w:rsidRDefault="002B7AEB">
      <w:pPr>
        <w:rPr>
          <w:ins w:id="1743" w:author="SHM-EM Authors" w:date="2026-09-05T09:25:00Z" w16du:dateUtc="2026-09-05T01:25:00Z"/>
        </w:rPr>
      </w:pPr>
      <w:ins w:id="1744" w:author="SHM-EM Authors" w:date="2026-09-05T09:25:00Z" w16du:dateUtc="2026-09-05T01:25:00Z">
        <w:r>
          <w:t>Windows 10/11 with PowerShell 7 remains the exact-output reference. The exercised Docker/Linux path completed component checks and the logical six-model -&gt; 4,960 results -&gt; Gate -&gt; Project Future State -&gt; Evaluate -&gt; Execute -&gt; provenance workflow. Input and model-contract hashes matched, and all 4,960 rows matched structurally by target and step. However, the normalized prediction-output hash differed (</w:t>
        </w:r>
        <w:r>
          <w:rPr>
            <w:rFonts w:ascii="Courier New" w:hAnsi="Courier New"/>
            <w:sz w:val="18"/>
          </w:rPr>
          <w:t>exactPredictionReproduction=false</w:t>
        </w:r>
        <w:r>
          <w:t>), the maximum persisted absolute difference was 0.00285349, and no tolerance was applied (</w:t>
        </w:r>
        <w:r>
          <w:rPr>
            <w:rFonts w:ascii="Courier New" w:hAnsi="Courier New"/>
            <w:sz w:val="18"/>
          </w:rPr>
          <w:t>toleranceApplied=false</w:t>
        </w:r>
        <w:r>
          <w:t>). The full row-wise comparison artifact is retained. Native Ubuntu-host execution was not separately captured.</w:t>
        </w:r>
      </w:ins>
    </w:p>
    <w:p w14:paraId="3576A766" w14:textId="77777777" w:rsidR="0073212B" w:rsidRDefault="002B7AEB">
      <w:pPr>
        <w:pStyle w:val="1"/>
        <w:pPrChange w:id="1745" w:author="SHM-EM Authors" w:date="2026-09-05T09:25:00Z" w16du:dateUtc="2026-09-05T01:25:00Z">
          <w:pPr>
            <w:keepNext/>
            <w:spacing w:before="200" w:line="240" w:lineRule="auto"/>
          </w:pPr>
        </w:pPrChange>
      </w:pPr>
      <w:r>
        <w:rPr>
          <w:b w:val="0"/>
          <w:rPrChange w:id="1746" w:author="SHM-EM Authors" w:date="2026-09-05T09:25:00Z" w16du:dateUtc="2026-09-05T01:25:00Z">
            <w:rPr>
              <w:b/>
              <w:sz w:val="24"/>
            </w:rPr>
          </w:rPrChange>
        </w:rPr>
        <w:t>4. Impact</w:t>
      </w:r>
    </w:p>
    <w:p w14:paraId="165C2DBA" w14:textId="77777777" w:rsidR="001F2CBA" w:rsidRDefault="002B7AEB">
      <w:pPr>
        <w:keepNext/>
        <w:spacing w:before="140" w:line="240" w:lineRule="auto"/>
        <w:rPr>
          <w:del w:id="1747" w:author="SHM-EM Authors" w:date="2026-09-05T09:25:00Z" w16du:dateUtc="2026-09-05T01:25:00Z"/>
          <w:rFonts w:eastAsia="Noto Serif CJK SC"/>
          <w:sz w:val="20"/>
        </w:rPr>
      </w:pPr>
      <w:r>
        <w:rPr>
          <w:rPrChange w:id="1748" w:author="SHM-EM Authors" w:date="2026-09-05T09:25:00Z" w16du:dateUtc="2026-09-05T01:25:00Z">
            <w:rPr>
              <w:b/>
              <w:sz w:val="22"/>
            </w:rPr>
          </w:rPrChange>
        </w:rPr>
        <w:t xml:space="preserve">4.1 </w:t>
      </w:r>
      <w:del w:id="1749" w:author="SHM-EM Authors" w:date="2026-09-05T09:25:00Z" w16du:dateUtc="2026-09-05T01:25:00Z">
        <w:r>
          <w:rPr>
            <w:rFonts w:hint="eastAsia"/>
            <w:b/>
            <w:sz w:val="22"/>
          </w:rPr>
          <w:delText>Research use without workflow changes</w:delText>
        </w:r>
      </w:del>
    </w:p>
    <w:p w14:paraId="2400BBB0" w14:textId="77777777" w:rsidR="0073212B" w:rsidRDefault="002B7AEB">
      <w:pPr>
        <w:pStyle w:val="2"/>
        <w:rPr>
          <w:rPrChange w:id="1750" w:author="SHM-EM Authors" w:date="2026-09-05T09:25:00Z" w16du:dateUtc="2026-09-05T01:25:00Z">
            <w:rPr>
              <w:lang w:val="en-US"/>
            </w:rPr>
          </w:rPrChange>
        </w:rPr>
        <w:pPrChange w:id="1751" w:author="SHM-EM Authors" w:date="2026-09-05T09:25:00Z" w16du:dateUtc="2026-09-05T01:25:00Z">
          <w:pPr>
            <w:ind w:firstLine="420"/>
            <w:jc w:val="both"/>
          </w:pPr>
        </w:pPrChange>
      </w:pPr>
      <w:del w:id="1752" w:author="SHM-EM Authors" w:date="2026-09-05T09:25:00Z" w16du:dateUtc="2026-09-05T01:25:00Z">
        <w:r>
          <w:rPr>
            <w:rFonts w:eastAsia="Noto Serif CJK SC" w:hint="eastAsia"/>
            <w:b w:val="0"/>
            <w:sz w:val="20"/>
          </w:rPr>
          <w:delText>Researchers can compare model versions, thresholds,</w:delText>
        </w:r>
      </w:del>
      <w:ins w:id="1753" w:author="SHM-EM Authors" w:date="2026-09-05T09:25:00Z" w16du:dateUtc="2026-09-05T01:25:00Z">
        <w:r>
          <w:rPr>
            <w:b w:val="0"/>
          </w:rPr>
          <w:t>Reproducible</w:t>
        </w:r>
      </w:ins>
      <w:r>
        <w:rPr>
          <w:b w:val="0"/>
          <w:rPrChange w:id="1754" w:author="SHM-EM Authors" w:date="2026-09-05T09:25:00Z" w16du:dateUtc="2026-09-05T01:25:00Z">
            <w:rPr/>
          </w:rPrChange>
        </w:rPr>
        <w:t xml:space="preserve"> and </w:t>
      </w:r>
      <w:del w:id="1755" w:author="SHM-EM Authors" w:date="2026-09-05T09:25:00Z" w16du:dateUtc="2026-09-05T01:25:00Z">
        <w:r>
          <w:rPr>
            <w:rFonts w:eastAsia="Noto Serif CJK SC" w:hint="eastAsia"/>
            <w:b w:val="0"/>
            <w:sz w:val="20"/>
          </w:rPr>
          <w:delText>rule settings without rewriting the acquisition,</w:delText>
        </w:r>
      </w:del>
      <w:ins w:id="1756" w:author="SHM-EM Authors" w:date="2026-09-05T09:25:00Z" w16du:dateUtc="2026-09-05T01:25:00Z">
        <w:r>
          <w:rPr>
            <w:b w:val="0"/>
          </w:rPr>
          <w:t>auditable</w:t>
        </w:r>
      </w:ins>
      <w:r>
        <w:rPr>
          <w:b w:val="0"/>
          <w:rPrChange w:id="1757" w:author="SHM-EM Authors" w:date="2026-09-05T09:25:00Z" w16du:dateUtc="2026-09-05T01:25:00Z">
            <w:rPr/>
          </w:rPrChange>
        </w:rPr>
        <w:t xml:space="preserve"> forecast</w:t>
      </w:r>
      <w:del w:id="1758" w:author="SHM-EM Authors" w:date="2026-09-05T09:25:00Z" w16du:dateUtc="2026-09-05T01:25:00Z">
        <w:r>
          <w:rPr>
            <w:rFonts w:eastAsia="Noto Serif CJK SC" w:hint="eastAsia"/>
            <w:b w:val="0"/>
            <w:sz w:val="20"/>
          </w:rPr>
          <w:delText>, or event-handling workflow. The same persisted observation window can be replayed with a selected model bundle or rule version, while Evaluate leaves formal event records unchanged. Normalized outputs and hashes identify whether a model, rule, or software version changes the result.</w:delText>
        </w:r>
      </w:del>
      <w:ins w:id="1759" w:author="SHM-EM Authors" w:date="2026-09-05T09:25:00Z" w16du:dateUtc="2026-09-05T01:25:00Z">
        <w:r>
          <w:rPr>
            <w:b w:val="0"/>
          </w:rPr>
          <w:t xml:space="preserve"> integration</w:t>
        </w:r>
      </w:ins>
    </w:p>
    <w:p w14:paraId="30837403" w14:textId="77777777" w:rsidR="001F2CBA" w:rsidRDefault="002B7AEB">
      <w:pPr>
        <w:keepNext/>
        <w:spacing w:before="140" w:line="240" w:lineRule="auto"/>
        <w:rPr>
          <w:del w:id="1760" w:author="SHM-EM Authors" w:date="2026-09-05T09:25:00Z" w16du:dateUtc="2026-09-05T01:25:00Z"/>
        </w:rPr>
      </w:pPr>
      <w:del w:id="1761" w:author="SHM-EM Authors" w:date="2026-09-05T09:25:00Z" w16du:dateUtc="2026-09-05T01:25:00Z">
        <w:r>
          <w:rPr>
            <w:rFonts w:eastAsia="Noto Serif CJK SC"/>
            <w:b/>
            <w:sz w:val="22"/>
          </w:rPr>
          <w:delText xml:space="preserve">4.2 </w:delText>
        </w:r>
        <w:r>
          <w:rPr>
            <w:rFonts w:eastAsia="Noto Serif CJK SC" w:hint="eastAsia"/>
            <w:b/>
            <w:sz w:val="22"/>
          </w:rPr>
          <w:delText>Reuse through minimal registration</w:delText>
        </w:r>
      </w:del>
    </w:p>
    <w:p w14:paraId="3E065A27" w14:textId="77777777" w:rsidR="001F2CBA" w:rsidRDefault="002B7AEB">
      <w:pPr>
        <w:ind w:firstLine="420"/>
        <w:rPr>
          <w:del w:id="1762" w:author="SHM-EM Authors" w:date="2026-09-05T09:25:00Z" w16du:dateUtc="2026-09-05T01:25:00Z"/>
        </w:rPr>
      </w:pPr>
      <w:del w:id="1763" w:author="SHM-EM Authors" w:date="2026-09-05T09:25:00Z" w16du:dateUtc="2026-09-05T01:25:00Z">
        <w:r>
          <w:rPr>
            <w:rFonts w:eastAsia="Noto Serif CJK SC" w:hint="eastAsia"/>
            <w:sz w:val="20"/>
          </w:rPr>
          <w:delText>Reuse does not require changes to the core back end, front end, event workflow, or existing source tables. For a new project, users only register the engineering objects and define a small set of mappings from source fields to standardized metrics, together with sampling metadata. A new model is added by registering its fixed bundle, ordered inputs, targets, and temporal settings. The existing query, alignment, execution-gate, project-future-state, rule, provenance, and response services remain unchanged. I</w:delText>
        </w:r>
        <w:r>
          <w:rPr>
            <w:rFonts w:eastAsia="Noto Serif CJK SC" w:hint="eastAsia"/>
            <w:sz w:val="20"/>
          </w:rPr>
          <w:delText>n the reference case, six models with 114- or 164-feature inputs passed through this common workflow and produced 4,960 synchronized forecast records. Public data, locked dependencies, model cards, scripts, and hashes support independent inspection [22-24,26-30].</w:delText>
        </w:r>
      </w:del>
    </w:p>
    <w:p w14:paraId="14BD5373" w14:textId="77777777" w:rsidR="001F2CBA" w:rsidRDefault="002B7AEB">
      <w:pPr>
        <w:keepNext/>
        <w:spacing w:before="140" w:line="240" w:lineRule="auto"/>
        <w:rPr>
          <w:del w:id="1764" w:author="SHM-EM Authors" w:date="2026-09-05T09:25:00Z" w16du:dateUtc="2026-09-05T01:25:00Z"/>
        </w:rPr>
      </w:pPr>
      <w:del w:id="1765" w:author="SHM-EM Authors" w:date="2026-09-05T09:25:00Z" w16du:dateUtc="2026-09-05T01:25:00Z">
        <w:r>
          <w:rPr>
            <w:rFonts w:eastAsia="Noto Serif CJK SC"/>
            <w:b/>
            <w:sz w:val="22"/>
          </w:rPr>
          <w:delText xml:space="preserve">4.3 </w:delText>
        </w:r>
        <w:r>
          <w:rPr>
            <w:rFonts w:eastAsia="Noto Serif CJK SC" w:hint="eastAsia"/>
            <w:b/>
            <w:sz w:val="22"/>
          </w:rPr>
          <w:delText>Routine inspection without code-level intervention</w:delText>
        </w:r>
      </w:del>
    </w:p>
    <w:p w14:paraId="3E372EFB" w14:textId="77777777" w:rsidR="001F2CBA" w:rsidRDefault="002B7AEB">
      <w:pPr>
        <w:ind w:firstLine="420"/>
        <w:rPr>
          <w:del w:id="1766" w:author="SHM-EM Authors" w:date="2026-09-05T09:25:00Z" w16du:dateUtc="2026-09-05T01:25:00Z"/>
          <w:rFonts w:eastAsia="宋体"/>
          <w:lang w:val="en-US" w:eastAsia="zh-CN"/>
        </w:rPr>
      </w:pPr>
      <w:del w:id="1767" w:author="SHM-EM Authors" w:date="2026-09-05T09:25:00Z" w16du:dateUtc="2026-09-05T01:25:00Z">
        <w:r>
          <w:rPr>
            <w:rFonts w:eastAsia="Noto Serif CJK SC" w:hint="eastAsia"/>
            <w:sz w:val="20"/>
          </w:rPr>
          <w:delText>After this one-time registration, routine users work through the web interface rather than model scripts or database tables. From a project or monitoring object, they can inspect observed and forecast series, review threshold exceedance and lead time, and distinguish a candidate event from a formally executed event. The interface also shows eligibility or blocking reasons, model versions, input windows, and hashes needed to trace a result.</w:delText>
        </w:r>
      </w:del>
    </w:p>
    <w:p w14:paraId="6612229B" w14:textId="77777777" w:rsidR="001F2CBA" w:rsidRDefault="002B7AEB">
      <w:pPr>
        <w:keepNext/>
        <w:spacing w:before="140" w:line="240" w:lineRule="auto"/>
        <w:rPr>
          <w:del w:id="1768" w:author="SHM-EM Authors" w:date="2026-09-05T09:25:00Z" w16du:dateUtc="2026-09-05T01:25:00Z"/>
        </w:rPr>
      </w:pPr>
      <w:del w:id="1769" w:author="SHM-EM Authors" w:date="2026-09-05T09:25:00Z" w16du:dateUtc="2026-09-05T01:25:00Z">
        <w:r>
          <w:rPr>
            <w:rFonts w:eastAsia="Noto Serif CJK SC"/>
            <w:b/>
            <w:sz w:val="22"/>
          </w:rPr>
          <w:delText xml:space="preserve">4.4 </w:delText>
        </w:r>
        <w:r>
          <w:rPr>
            <w:rFonts w:eastAsia="Noto Serif CJK SC" w:hint="eastAsia"/>
            <w:b/>
            <w:sz w:val="22"/>
          </w:rPr>
          <w:delText>Current scope and limitations</w:delText>
        </w:r>
      </w:del>
    </w:p>
    <w:p w14:paraId="4B2D1B4A" w14:textId="77777777" w:rsidR="0073212B" w:rsidRDefault="002B7AEB">
      <w:pPr>
        <w:rPr>
          <w:ins w:id="1770" w:author="SHM-EM Authors" w:date="2026-09-05T09:25:00Z" w16du:dateUtc="2026-09-05T01:25:00Z"/>
        </w:rPr>
      </w:pPr>
      <w:del w:id="1771" w:author="SHM-EM Authors" w:date="2026-09-05T09:25:00Z" w16du:dateUtc="2026-09-05T01:25:00Z">
        <w:r>
          <w:rPr>
            <w:rFonts w:eastAsia="Noto Serif CJK SC" w:hint="eastAsia"/>
            <w:sz w:val="20"/>
          </w:rPr>
          <w:delText>The current release has been examined in one excavation case; its interface boundaries do not constitute validation for other structures. The reference models provide point forecasts, and the public sample is a minimum inference window. Human review, explicit model metadata</w:delText>
        </w:r>
      </w:del>
      <w:ins w:id="1772" w:author="SHM-EM Authors" w:date="2026-09-05T09:25:00Z" w16du:dateUtc="2026-09-05T01:25:00Z">
        <w:r>
          <w:t>SHM-EM makes a model run inspectable as a software artifact rather than an implicit script invocation. The versioned contract identifies ordered features, engineering objects, units, conversion versions, temporal settings, artifacts, preprocessors, scripts, runtime dependencies, and hashes. The public reference combines these records with a deterministic input window and expected machine-readable outputs. The software evidence includes 55 backend tests, 13 PIT_PRE tests, the 15-case validation matrix, seven</w:t>
        </w:r>
        <w:r>
          <w:t xml:space="preserve"> second-configuration checks, two front-end checks, and one public end-to-end reproduction. These overlapping families are reported separately rather than summed.</w:t>
        </w:r>
      </w:ins>
    </w:p>
    <w:p w14:paraId="1C7CC33F" w14:textId="77777777" w:rsidR="0073212B" w:rsidRDefault="002B7AEB">
      <w:pPr>
        <w:rPr>
          <w:ins w:id="1773" w:author="SHM-EM Authors" w:date="2026-09-05T09:25:00Z" w16du:dateUtc="2026-09-05T01:25:00Z"/>
        </w:rPr>
      </w:pPr>
      <w:ins w:id="1774" w:author="SHM-EM Authors" w:date="2026-09-05T09:25:00Z" w16du:dateUtc="2026-09-05T01:25:00Z">
        <w:r>
          <w:t>This evidence establishes contract checking, workflow reproduction, and traceability for the released configurations. It does not establish forecasting superiority, calibrated uncertainty, production throughput, or reliability improvement relative to an unspecified conventional system.</w:t>
        </w:r>
      </w:ins>
    </w:p>
    <w:p w14:paraId="795B07CC" w14:textId="77777777" w:rsidR="0073212B" w:rsidRDefault="002B7AEB">
      <w:pPr>
        <w:pStyle w:val="2"/>
        <w:rPr>
          <w:ins w:id="1775" w:author="SHM-EM Authors" w:date="2026-09-05T09:25:00Z" w16du:dateUtc="2026-09-05T01:25:00Z"/>
        </w:rPr>
      </w:pPr>
      <w:ins w:id="1776" w:author="SHM-EM Authors" w:date="2026-09-05T09:25:00Z" w16du:dateUtc="2026-09-05T01:25:00Z">
        <w:r>
          <w:rPr>
            <w:b w:val="0"/>
          </w:rPr>
          <w:t>4.2 Cross-configuration reuse</w:t>
        </w:r>
      </w:ins>
    </w:p>
    <w:p w14:paraId="34471AFD" w14:textId="77777777" w:rsidR="0073212B" w:rsidRDefault="002B7AEB">
      <w:pPr>
        <w:rPr>
          <w:ins w:id="1777" w:author="SHM-EM Authors" w:date="2026-09-05T09:25:00Z" w16du:dateUtc="2026-09-05T01:25:00Z"/>
        </w:rPr>
      </w:pPr>
      <w:ins w:id="1778" w:author="SHM-EM Authors" w:date="2026-09-05T09:25:00Z" w16du:dateUtc="2026-09-05T01:25:00Z">
        <w:r>
          <w:t>In the synthetic second-configuration experiment, one bridge fixture was registered with three stations, 12 instruments, 26 metric bindings, four observation mappings, 164 feature mappings, two compatible workflow-fixture model bundles, and one rule. The fixed revised release completed seven end-to-end functional checks and produced 1,120 forecast rows without modifying the fixed backend business source, front-end workflow source, PIT_PRE core, or existing observation-table schemas.</w:t>
        </w:r>
      </w:ins>
    </w:p>
    <w:p w14:paraId="26E33BBF" w14:textId="77777777" w:rsidR="0073212B" w:rsidRDefault="002B7AEB">
      <w:pPr>
        <w:rPr>
          <w:ins w:id="1779" w:author="SHM-EM Authors" w:date="2026-09-05T09:25:00Z" w16du:dateUtc="2026-09-05T01:25:00Z"/>
        </w:rPr>
      </w:pPr>
      <w:ins w:id="1780" w:author="SHM-EM Authors" w:date="2026-09-05T09:25:00Z" w16du:dateUtc="2026-09-05T01:25:00Z">
        <w:r>
          <w:t>This is direct evidence of configuration reuse for one heterogeneous software fixture. It does not validate bridge-domain forecast accuracy, cross-domain model transfer, arbitrary source-table support, universal no-code onboarding, or compatibility with model bundles that do not satisfy the declared adapter and contract requirements.</w:t>
        </w:r>
      </w:ins>
    </w:p>
    <w:p w14:paraId="7677CE13" w14:textId="77777777" w:rsidR="0073212B" w:rsidRDefault="002B7AEB">
      <w:pPr>
        <w:pStyle w:val="2"/>
        <w:rPr>
          <w:ins w:id="1781" w:author="SHM-EM Authors" w:date="2026-09-05T09:25:00Z" w16du:dateUtc="2026-09-05T01:25:00Z"/>
        </w:rPr>
      </w:pPr>
      <w:ins w:id="1782" w:author="SHM-EM Authors" w:date="2026-09-05T09:25:00Z" w16du:dateUtc="2026-09-05T01:25:00Z">
        <w:r>
          <w:rPr>
            <w:b w:val="0"/>
          </w:rPr>
          <w:t>4.3 Controlled event transition and traceability</w:t>
        </w:r>
      </w:ins>
    </w:p>
    <w:p w14:paraId="6D2997E0" w14:textId="77777777" w:rsidR="0073212B" w:rsidRDefault="002B7AEB">
      <w:pPr>
        <w:rPr>
          <w:ins w:id="1783" w:author="SHM-EM Authors" w:date="2026-09-05T09:25:00Z" w16du:dateUtc="2026-09-05T01:25:00Z"/>
        </w:rPr>
      </w:pPr>
      <w:ins w:id="1784" w:author="SHM-EM Authors" w:date="2026-09-05T09:25:00Z" w16du:dateUtc="2026-09-05T01:25:00Z">
        <w:r>
          <w:t>The controlled transition separates exploratory candidate inspection from formal engineering records. Evaluate uses the same engineering-valued series and rule semantics as Execute and retains an evaluation/audit run, but creates no formal event, Gate, response, notification, report, evidence, or prediction-link record. Execute reloads persisted forecasts, revalidates artifact/contract/timeline/quality/freshness and persisted-result integrity, checks engineering units, and creates event, response</w:t>
        </w:r>
      </w:ins>
      <w:r>
        <w:t xml:space="preserve">, and provenance </w:t>
      </w:r>
      <w:del w:id="1785" w:author="SHM-EM Authors" w:date="2026-09-05T09:25:00Z" w16du:dateUtc="2026-09-05T01:25:00Z">
        <w:r>
          <w:rPr>
            <w:rFonts w:eastAsia="Noto Serif CJK SC" w:hint="eastAsia"/>
            <w:sz w:val="20"/>
          </w:rPr>
          <w:delText>reduce the risk of treating forecasts as safety conclusions. Project future states summarize single-metric thresholds and consecutive steps; compound conditions remain with the formal rule engine. MySQL suits the low-frequency case, whereas high-frequency waveforms may require other storage adapters. Reproduction is validated only on Windows 10/11 with PowerShell 7.</w:delText>
        </w:r>
      </w:del>
      <w:ins w:id="1786" w:author="SHM-EM Authors" w:date="2026-09-05T09:25:00Z" w16du:dateUtc="2026-09-05T01:25:00Z">
        <w:r>
          <w:t>records only after all checks pass.</w:t>
        </w:r>
      </w:ins>
      <w:r>
        <w:t xml:space="preserve"> The </w:t>
      </w:r>
      <w:del w:id="1787" w:author="SHM-EM Authors" w:date="2026-09-05T09:25:00Z" w16du:dateUtc="2026-09-05T01:25:00Z">
        <w:r>
          <w:rPr>
            <w:rFonts w:eastAsia="Noto Serif CJK SC" w:hint="eastAsia"/>
            <w:sz w:val="20"/>
          </w:rPr>
          <w:delText xml:space="preserve">public baseline assumes a trusted network </w:delText>
        </w:r>
      </w:del>
      <w:ins w:id="1788" w:author="SHM-EM Authors" w:date="2026-09-05T09:25:00Z" w16du:dateUtc="2026-09-05T01:25:00Z">
        <w:r>
          <w:t xml:space="preserve">failure matrix shows zero formal side effects for every case expected to be blocked, and the concrete provenance trace demonstrates how one successful event resolves to its rule, batch, model artifact, input window, forecast snapshot, Gate, </w:t>
        </w:r>
      </w:ins>
      <w:r>
        <w:t xml:space="preserve">and </w:t>
      </w:r>
      <w:del w:id="1789" w:author="SHM-EM Authors" w:date="2026-09-05T09:25:00Z" w16du:dateUtc="2026-09-05T01:25:00Z">
        <w:r>
          <w:rPr>
            <w:rFonts w:eastAsia="Noto Serif CJK SC" w:hint="eastAsia"/>
            <w:sz w:val="20"/>
          </w:rPr>
          <w:delText>no</w:delText>
        </w:r>
      </w:del>
      <w:ins w:id="1790" w:author="SHM-EM Authors" w:date="2026-09-05T09:25:00Z" w16du:dateUtc="2026-09-05T01:25:00Z">
        <w:r>
          <w:t>response workflow.</w:t>
        </w:r>
      </w:ins>
    </w:p>
    <w:p w14:paraId="6FB458A5" w14:textId="77777777" w:rsidR="0073212B" w:rsidRDefault="002B7AEB">
      <w:pPr>
        <w:rPr>
          <w:ins w:id="1791" w:author="SHM-EM Authors" w:date="2026-09-05T09:25:00Z" w16du:dateUtc="2026-09-05T01:25:00Z"/>
        </w:rPr>
      </w:pPr>
      <w:ins w:id="1792" w:author="SHM-EM Authors" w:date="2026-09-05T09:25:00Z" w16du:dateUtc="2026-09-05T01:25:00Z">
        <w:r>
          <w:t>This mechanism supports audit and reproducible inspection. SHA-256 detects accidental corruption, stale hash metadata, and uncoordinated mutation; it is not tamper-proof against an actor able to change both records and hashes.</w:t>
        </w:r>
      </w:ins>
    </w:p>
    <w:p w14:paraId="74B99DE9" w14:textId="77777777" w:rsidR="0073212B" w:rsidRDefault="002B7AEB">
      <w:pPr>
        <w:pStyle w:val="2"/>
        <w:rPr>
          <w:ins w:id="1793" w:author="SHM-EM Authors" w:date="2026-09-05T09:25:00Z" w16du:dateUtc="2026-09-05T01:25:00Z"/>
        </w:rPr>
      </w:pPr>
      <w:ins w:id="1794" w:author="SHM-EM Authors" w:date="2026-09-05T09:25:00Z" w16du:dateUtc="2026-09-05T01:25:00Z">
        <w:r>
          <w:rPr>
            <w:b w:val="0"/>
          </w:rPr>
          <w:t>4.4 Current deployment and scientific scope</w:t>
        </w:r>
      </w:ins>
    </w:p>
    <w:p w14:paraId="0FEBEA1C" w14:textId="77777777" w:rsidR="0073212B" w:rsidRDefault="002B7AEB">
      <w:pPr>
        <w:rPr>
          <w:ins w:id="1795" w:author="SHM-EM Authors" w:date="2026-09-05T09:25:00Z" w16du:dateUtc="2026-09-05T01:25:00Z"/>
        </w:rPr>
      </w:pPr>
      <w:ins w:id="1796" w:author="SHM-EM Authors" w:date="2026-09-05T09:25:00Z" w16du:dateUtc="2026-09-05T01:25:00Z">
        <w:r>
          <w:t>The current release has the following boundaries:</w:t>
        </w:r>
      </w:ins>
    </w:p>
    <w:p w14:paraId="6880EE64" w14:textId="77777777" w:rsidR="0073212B" w:rsidRDefault="002B7AEB">
      <w:pPr>
        <w:pStyle w:val="14"/>
        <w:rPr>
          <w:ins w:id="1797" w:author="SHM-EM Authors" w:date="2026-09-05T09:25:00Z" w16du:dateUtc="2026-09-05T01:25:00Z"/>
        </w:rPr>
      </w:pPr>
      <w:ins w:id="1798" w:author="SHM-EM Authors" w:date="2026-09-05T09:25:00Z" w16du:dateUtc="2026-09-05T01:25:00Z">
        <w:r>
          <w:t>• The six public model bundles emit point forecasts. Gate eligibility is data/artifact/timeline/quality/freshness eligibility, not predictive uncertainty, calibrated confidence, or probabilistic risk.</w:t>
        </w:r>
      </w:ins>
    </w:p>
    <w:p w14:paraId="35465157" w14:textId="77777777" w:rsidR="0073212B" w:rsidRDefault="002B7AEB">
      <w:pPr>
        <w:pStyle w:val="14"/>
        <w:rPr>
          <w:ins w:id="1799" w:author="SHM-EM Authors" w:date="2026-09-05T09:25:00Z" w16du:dateUtc="2026-09-05T01:25:00Z"/>
        </w:rPr>
      </w:pPr>
      <w:ins w:id="1800" w:author="SHM-EM Authors" w:date="2026-09-05T09:25:00Z" w16du:dateUtc="2026-09-05T01:25:00Z">
        <w:r>
          <w:t>• The 50,000-row Gate inspection cap is an</w:t>
        </w:r>
      </w:ins>
      <w:r>
        <w:t xml:space="preserve"> application</w:t>
      </w:r>
      <w:ins w:id="1801" w:author="SHM-EM Authors" w:date="2026-09-05T09:25:00Z" w16du:dateUtc="2026-09-05T01:25:00Z">
        <w:r>
          <w:t xml:space="preserve"> safeguard, not a MySQL capacity limit. MySQL 8 is the only implemented and validated persistence backend; no alternative time-series database adapter has been tested.</w:t>
        </w:r>
      </w:ins>
    </w:p>
    <w:p w14:paraId="65AB365E" w14:textId="77777777" w:rsidR="0073212B" w:rsidRDefault="002B7AEB">
      <w:pPr>
        <w:pStyle w:val="14"/>
        <w:rPr>
          <w:ins w:id="1802" w:author="SHM-EM Authors" w:date="2026-09-05T09:25:00Z" w16du:dateUtc="2026-09-05T01:25:00Z"/>
        </w:rPr>
      </w:pPr>
      <w:ins w:id="1803" w:author="SHM-EM Authors" w:date="2026-09-05T09:25:00Z" w16du:dateUtc="2026-09-05T01:25:00Z">
        <w:r>
          <w:t>• The observation registry is an internal abstraction. SHM-EM has no OGC SensorThings endpoint, adapter, or conformance result.</w:t>
        </w:r>
      </w:ins>
    </w:p>
    <w:p w14:paraId="7451A417" w14:textId="77777777" w:rsidR="0073212B" w:rsidRDefault="002B7AEB">
      <w:pPr>
        <w:pStyle w:val="14"/>
        <w:rPr>
          <w:ins w:id="1804" w:author="SHM-EM Authors" w:date="2026-09-05T09:25:00Z" w16du:dateUtc="2026-09-05T01:25:00Z"/>
        </w:rPr>
      </w:pPr>
      <w:ins w:id="1805" w:author="SHM-EM Authors" w:date="2026-09-05T09:25:00Z" w16du:dateUtc="2026-09-05T01:25:00Z">
        <w:r>
          <w:t>• The software is a research reference implementation without application</w:t>
        </w:r>
      </w:ins>
      <w:r>
        <w:t>-level authentication</w:t>
      </w:r>
      <w:del w:id="1806" w:author="SHM-EM Authors" w:date="2026-09-05T09:25:00Z" w16du:dateUtc="2026-09-05T01:25:00Z">
        <w:r>
          <w:rPr>
            <w:rFonts w:eastAsia="Noto Serif CJK SC" w:hint="eastAsia"/>
            <w:sz w:val="20"/>
          </w:rPr>
          <w:delText>; Internet</w:delText>
        </w:r>
      </w:del>
      <w:ins w:id="1807" w:author="SHM-EM Authors" w:date="2026-09-05T09:25:00Z" w16du:dateUtc="2026-09-05T01:25:00Z">
        <w:r>
          <w:t>. Production</w:t>
        </w:r>
      </w:ins>
      <w:r>
        <w:t xml:space="preserve"> deployment requires </w:t>
      </w:r>
      <w:ins w:id="1808" w:author="SHM-EM Authors" w:date="2026-09-05T09:25:00Z" w16du:dateUtc="2026-09-05T01:25:00Z">
        <w:r>
          <w:t>TLS, an identity provider, role-based authorization with separate Execute privilege, least-privilege database access, protected audit/provenance storage, secret management, network segmentation, rate limits, and tested backup/restore procedures.</w:t>
        </w:r>
      </w:ins>
    </w:p>
    <w:p w14:paraId="7B10EE6D" w14:textId="77777777" w:rsidR="0073212B" w:rsidRDefault="002B7AEB">
      <w:pPr>
        <w:pStyle w:val="14"/>
        <w:rPr>
          <w:ins w:id="1809" w:author="SHM-EM Authors" w:date="2026-09-05T09:25:00Z" w16du:dateUtc="2026-09-05T01:25:00Z"/>
        </w:rPr>
      </w:pPr>
      <w:ins w:id="1810" w:author="SHM-EM Authors" w:date="2026-09-05T09:25:00Z" w16du:dateUtc="2026-09-05T01:25:00Z">
        <w:r>
          <w:t>• Persisted hashes are integrity checks, not cryptographic protection against a privileged attacker. Stronger deployment requires privilege separation and an externally protected append-only store, keyed HMAC, or digital signature.</w:t>
        </w:r>
      </w:ins>
    </w:p>
    <w:p w14:paraId="5397D757" w14:textId="77777777" w:rsidR="0073212B" w:rsidRDefault="002B7AEB">
      <w:pPr>
        <w:pStyle w:val="14"/>
        <w:rPr>
          <w:ins w:id="1811" w:author="SHM-EM Authors" w:date="2026-09-05T09:25:00Z" w16du:dateUtc="2026-09-05T01:25:00Z"/>
        </w:rPr>
      </w:pPr>
      <w:ins w:id="1812" w:author="SHM-EM Authors" w:date="2026-09-05T09:25:00Z" w16du:dateUtc="2026-09-05T01:25:00Z">
        <w:r>
          <w:t>• Docker/Linux demonstrated functional and logical portability but not bitwise numerical identity. The normalized output hash differed from Windows, no tolerance was applied, and a native Ubuntu-host result was not separately captured.</w:t>
        </w:r>
      </w:ins>
    </w:p>
    <w:p w14:paraId="032CF54F" w14:textId="77777777" w:rsidR="0073212B" w:rsidRDefault="002B7AEB">
      <w:pPr>
        <w:pStyle w:val="14"/>
        <w:rPr>
          <w:ins w:id="1813" w:author="SHM-EM Authors" w:date="2026-09-05T09:25:00Z" w16du:dateUtc="2026-09-05T01:25:00Z"/>
        </w:rPr>
      </w:pPr>
      <w:ins w:id="1814" w:author="SHM-EM Authors" w:date="2026-09-05T09:25:00Z" w16du:dateUtc="2026-09-05T01:25:00Z">
        <w:r>
          <w:t xml:space="preserve">• The synthetic bridge configuration is a software-workflow fixture, not </w:t>
        </w:r>
      </w:ins>
      <w:r>
        <w:t xml:space="preserve">external </w:t>
      </w:r>
      <w:del w:id="1815" w:author="SHM-EM Authors" w:date="2026-09-05T09:25:00Z" w16du:dateUtc="2026-09-05T01:25:00Z">
        <w:r>
          <w:rPr>
            <w:rFonts w:eastAsia="Noto Serif CJK SC" w:hint="eastAsia"/>
            <w:sz w:val="20"/>
          </w:rPr>
          <w:delText>security controls.</w:delText>
        </w:r>
      </w:del>
      <w:ins w:id="1816" w:author="SHM-EM Authors" w:date="2026-09-05T09:25:00Z" w16du:dateUtc="2026-09-05T01:25:00Z">
        <w:r>
          <w:t>field validation or cross-domain predictive validation.</w:t>
        </w:r>
      </w:ins>
    </w:p>
    <w:p w14:paraId="6ECB7CDC" w14:textId="77777777" w:rsidR="0073212B" w:rsidRDefault="002B7AEB">
      <w:pPr>
        <w:pStyle w:val="14"/>
        <w:rPr>
          <w:ins w:id="1817" w:author="SHM-EM Authors" w:date="2026-09-05T09:25:00Z" w16du:dateUtc="2026-09-05T01:25:00Z"/>
        </w:rPr>
      </w:pPr>
      <w:ins w:id="1818" w:author="SHM-EM Authors" w:date="2026-09-05T09:25:00Z" w16du:dateUtc="2026-09-05T01:25:00Z">
        <w:r>
          <w:t>• The current adapter scope covers registered and approved observation sources. Arbitrary forecasting frameworks and physical tables may require explicit adapter and contract work.</w:t>
        </w:r>
      </w:ins>
    </w:p>
    <w:p w14:paraId="0F8207BA" w14:textId="77777777" w:rsidR="0073212B" w:rsidRDefault="002B7AEB">
      <w:pPr>
        <w:pStyle w:val="14"/>
        <w:pPrChange w:id="1819" w:author="SHM-EM Authors" w:date="2026-09-05T09:25:00Z" w16du:dateUtc="2026-09-05T01:25:00Z">
          <w:pPr>
            <w:ind w:firstLine="420"/>
            <w:jc w:val="both"/>
          </w:pPr>
        </w:pPrChange>
      </w:pPr>
      <w:ins w:id="1820" w:author="SHM-EM Authors" w:date="2026-09-05T09:25:00Z" w16du:dateUtc="2026-09-05T01:25:00Z">
        <w:r>
          <w:t>•</w:t>
        </w:r>
      </w:ins>
      <w:r>
        <w:t xml:space="preserve"> Forecasts must not be the sole basis for automated safety decisions</w:t>
      </w:r>
      <w:ins w:id="1821" w:author="SHM-EM Authors" w:date="2026-09-05T09:25:00Z" w16du:dateUtc="2026-09-05T01:25:00Z">
        <w:r>
          <w:t>; engineering review remains necessary</w:t>
        </w:r>
      </w:ins>
      <w:r>
        <w:t>.</w:t>
      </w:r>
    </w:p>
    <w:p w14:paraId="0A6F2219" w14:textId="77777777" w:rsidR="0073212B" w:rsidRDefault="002B7AEB">
      <w:pPr>
        <w:pStyle w:val="1"/>
        <w:pPrChange w:id="1822" w:author="SHM-EM Authors" w:date="2026-09-05T09:25:00Z" w16du:dateUtc="2026-09-05T01:25:00Z">
          <w:pPr>
            <w:keepNext/>
            <w:spacing w:before="200" w:line="240" w:lineRule="auto"/>
          </w:pPr>
        </w:pPrChange>
      </w:pPr>
      <w:r>
        <w:rPr>
          <w:b w:val="0"/>
          <w:rPrChange w:id="1823" w:author="SHM-EM Authors" w:date="2026-09-05T09:25:00Z" w16du:dateUtc="2026-09-05T01:25:00Z">
            <w:rPr>
              <w:b/>
              <w:sz w:val="24"/>
            </w:rPr>
          </w:rPrChange>
        </w:rPr>
        <w:t>5. Conclusions</w:t>
      </w:r>
    </w:p>
    <w:p w14:paraId="647BBD0C" w14:textId="77777777" w:rsidR="0073212B" w:rsidRDefault="002B7AEB">
      <w:pPr>
        <w:rPr>
          <w:ins w:id="1824" w:author="SHM-EM Authors" w:date="2026-09-05T09:25:00Z" w16du:dateUtc="2026-09-05T01:25:00Z"/>
        </w:rPr>
      </w:pPr>
      <w:r>
        <w:t xml:space="preserve">SHM-EM integrates heterogeneous </w:t>
      </w:r>
      <w:ins w:id="1825" w:author="SHM-EM Authors" w:date="2026-09-05T09:25:00Z" w16du:dateUtc="2026-09-05T01:25:00Z">
        <w:r>
          <w:t xml:space="preserve">engineering </w:t>
        </w:r>
      </w:ins>
      <w:r>
        <w:t xml:space="preserve">observations, fixed-version </w:t>
      </w:r>
      <w:ins w:id="1826" w:author="SHM-EM Authors" w:date="2026-09-05T09:25:00Z" w16du:dateUtc="2026-09-05T01:25:00Z">
        <w:r>
          <w:t xml:space="preserve">point-forecast </w:t>
        </w:r>
      </w:ins>
      <w:r>
        <w:t xml:space="preserve">models, </w:t>
      </w:r>
      <w:ins w:id="1827" w:author="SHM-EM Authors" w:date="2026-09-05T09:25:00Z" w16du:dateUtc="2026-09-05T01:25:00Z">
        <w:r>
          <w:t xml:space="preserve">a </w:t>
        </w:r>
      </w:ins>
      <w:r>
        <w:t xml:space="preserve">synchronized </w:t>
      </w:r>
      <w:del w:id="1828" w:author="SHM-EM Authors" w:date="2026-09-05T09:25:00Z" w16du:dateUtc="2026-09-05T01:25:00Z">
        <w:r>
          <w:rPr>
            <w:rFonts w:eastAsia="Noto Serif CJK SC" w:hint="eastAsia"/>
            <w:sz w:val="20"/>
          </w:rPr>
          <w:delText>project future states, rule decisions, and response records.</w:delText>
        </w:r>
      </w:del>
      <w:ins w:id="1829" w:author="SHM-EM Authors" w:date="2026-09-05T09:25:00Z" w16du:dateUtc="2026-09-05T01:25:00Z">
        <w:r>
          <w:t>Project Future State, versioned rules, formal events, responses, and provenance.</w:t>
        </w:r>
      </w:ins>
      <w:r>
        <w:t xml:space="preserve"> Its </w:t>
      </w:r>
      <w:ins w:id="1830" w:author="SHM-EM Authors" w:date="2026-09-05T09:25:00Z" w16du:dateUtc="2026-09-05T01:25:00Z">
        <w:r>
          <w:t xml:space="preserve">three contributions are a versioned engineering-semantic </w:t>
        </w:r>
      </w:ins>
      <w:r>
        <w:t>data-model contract</w:t>
      </w:r>
      <w:del w:id="1831" w:author="SHM-EM Authors" w:date="2026-09-05T09:25:00Z" w16du:dateUtc="2026-09-05T01:25:00Z">
        <w:r>
          <w:rPr>
            <w:rFonts w:eastAsia="Noto Serif CJK SC" w:hint="eastAsia"/>
            <w:sz w:val="20"/>
          </w:rPr>
          <w:delText xml:space="preserve"> makes input mappings inspectable, while independent evaluation</w:delText>
        </w:r>
      </w:del>
      <w:ins w:id="1832" w:author="SHM-EM Authors" w:date="2026-09-05T09:25:00Z" w16du:dateUtc="2026-09-05T01:25:00Z">
        <w:r>
          <w:t>, a deterministic synchronized Project Future State,</w:t>
        </w:r>
      </w:ins>
      <w:r>
        <w:t xml:space="preserve"> and </w:t>
      </w:r>
      <w:del w:id="1833" w:author="SHM-EM Authors" w:date="2026-09-05T09:25:00Z" w16du:dateUtc="2026-09-05T01:25:00Z">
        <w:r>
          <w:rPr>
            <w:rFonts w:eastAsia="Noto Serif CJK SC" w:hint="eastAsia"/>
            <w:sz w:val="20"/>
          </w:rPr>
          <w:delText xml:space="preserve">execution paths separate candidate analysis from formal </w:delText>
        </w:r>
      </w:del>
      <w:ins w:id="1834" w:author="SHM-EM Authors" w:date="2026-09-05T09:25:00Z" w16du:dateUtc="2026-09-05T01:25:00Z">
        <w:r>
          <w:t>a controlled forecast-to-</w:t>
        </w:r>
      </w:ins>
      <w:r>
        <w:t xml:space="preserve">event </w:t>
      </w:r>
      <w:del w:id="1835" w:author="SHM-EM Authors" w:date="2026-09-05T09:25:00Z" w16du:dateUtc="2026-09-05T01:25:00Z">
        <w:r>
          <w:rPr>
            <w:rFonts w:eastAsia="Noto Serif CJK SC" w:hint="eastAsia"/>
            <w:sz w:val="20"/>
          </w:rPr>
          <w:delText>creation</w:delText>
        </w:r>
      </w:del>
      <w:ins w:id="1836" w:author="SHM-EM Authors" w:date="2026-09-05T09:25:00Z" w16du:dateUtc="2026-09-05T01:25:00Z">
        <w:r>
          <w:t>transition</w:t>
        </w:r>
      </w:ins>
      <w:r>
        <w:t xml:space="preserve">. The </w:t>
      </w:r>
      <w:ins w:id="1837" w:author="SHM-EM Authors" w:date="2026-09-05T09:25:00Z" w16du:dateUtc="2026-09-05T01:25:00Z">
        <w:r>
          <w:t xml:space="preserve">revised evidence formalizes these mechanisms with a real contract example and model configuration, a code-derived aggregation algorithm and sequence, one </w:t>
        </w:r>
      </w:ins>
      <w:r>
        <w:t xml:space="preserve">public excavation </w:t>
      </w:r>
      <w:del w:id="1838" w:author="SHM-EM Authors" w:date="2026-09-05T09:25:00Z" w16du:dateUtc="2026-09-05T01:25:00Z">
        <w:r>
          <w:rPr>
            <w:rFonts w:eastAsia="Noto Serif CJK SC" w:hint="eastAsia"/>
            <w:sz w:val="20"/>
          </w:rPr>
          <w:delText xml:space="preserve">case reproduced multi-target forecasting, project-future-state construction, controlled execution, and provenance from nine </w:delText>
        </w:r>
      </w:del>
      <w:ins w:id="1839" w:author="SHM-EM Authors" w:date="2026-09-05T09:25:00Z" w16du:dateUtc="2026-09-05T01:25:00Z">
        <w:r>
          <w:t>reproduction, one synthetic software-reuse fixture, a 15-case validation matrix, repeated runtime measurements, a concrete event trace, and a bounded Docker/Linux portability result.</w:t>
        </w:r>
      </w:ins>
    </w:p>
    <w:p w14:paraId="7A105663" w14:textId="77777777" w:rsidR="0073212B" w:rsidRDefault="002B7AEB">
      <w:pPr>
        <w:pPrChange w:id="1840" w:author="SHM-EM Authors" w:date="2026-09-05T09:25:00Z" w16du:dateUtc="2026-09-05T01:25:00Z">
          <w:pPr>
            <w:ind w:firstLine="420"/>
            <w:jc w:val="both"/>
          </w:pPr>
        </w:pPrChange>
      </w:pPr>
      <w:ins w:id="1841" w:author="SHM-EM Authors" w:date="2026-09-05T09:25:00Z" w16du:dateUtc="2026-09-05T01:25:00Z">
        <w:r>
          <w:t>The evidence supports reproducible and auditable workflow integration for the tested configurations. It does not establish predictive generalization, calibrated uncertainty, universal no-code reuse, production security, storage-backend neutrality, or exact cross-platform numerical reproduction. Future work may evaluate uncertainty-aware forecasts, paginated or chunked Gate validation, explicit alternative-storage and SensorThings adapters, stronger deployment security, compound rules, native Linux execution</w:t>
        </w:r>
        <w:r>
          <w:t xml:space="preserve">, and independent </w:t>
        </w:r>
      </w:ins>
      <w:r>
        <w:t xml:space="preserve">field </w:t>
      </w:r>
      <w:del w:id="1842" w:author="SHM-EM Authors" w:date="2026-09-05T09:25:00Z" w16du:dateUtc="2026-09-05T01:25:00Z">
        <w:r>
          <w:rPr>
            <w:rFonts w:eastAsia="Noto Serif CJK SC" w:hint="eastAsia"/>
            <w:sz w:val="20"/>
          </w:rPr>
          <w:delText>points. Current evidence is limited to one domain and point forecasts; future work will extend storage adapters, compound rules, and validation in additional engineering settings</w:delText>
        </w:r>
      </w:del>
      <w:ins w:id="1843" w:author="SHM-EM Authors" w:date="2026-09-05T09:25:00Z" w16du:dateUtc="2026-09-05T01:25:00Z">
        <w:r>
          <w:t>configurations without weakening the current fail-closed contract and provenance boundaries</w:t>
        </w:r>
      </w:ins>
      <w:r>
        <w:t>.</w:t>
      </w:r>
    </w:p>
    <w:p w14:paraId="5FCF1CC8" w14:textId="77777777" w:rsidR="0073212B" w:rsidRDefault="002B7AEB">
      <w:pPr>
        <w:pStyle w:val="1"/>
        <w:rPr>
          <w:rPrChange w:id="1844" w:author="SHM-EM Authors" w:date="2026-09-05T09:25:00Z" w16du:dateUtc="2026-09-05T01:25:00Z">
            <w:rPr>
              <w:b/>
              <w:sz w:val="24"/>
            </w:rPr>
          </w:rPrChange>
        </w:rPr>
        <w:pPrChange w:id="1845" w:author="SHM-EM Authors" w:date="2026-09-05T09:25:00Z" w16du:dateUtc="2026-09-05T01:25:00Z">
          <w:pPr>
            <w:keepNext/>
            <w:numPr>
              <w:numId w:val="3"/>
            </w:numPr>
            <w:spacing w:before="200" w:line="240" w:lineRule="auto"/>
          </w:pPr>
        </w:pPrChange>
      </w:pPr>
      <w:ins w:id="1846" w:author="SHM-EM Authors" w:date="2026-09-05T09:25:00Z" w16du:dateUtc="2026-09-05T01:25:00Z">
        <w:r>
          <w:rPr>
            <w:b w:val="0"/>
          </w:rPr>
          <w:t xml:space="preserve">6. </w:t>
        </w:r>
      </w:ins>
      <w:r>
        <w:rPr>
          <w:b w:val="0"/>
          <w:rPrChange w:id="1847" w:author="SHM-EM Authors" w:date="2026-09-05T09:25:00Z" w16du:dateUtc="2026-09-05T01:25:00Z">
            <w:rPr>
              <w:b/>
              <w:sz w:val="24"/>
            </w:rPr>
          </w:rPrChange>
        </w:rPr>
        <w:t>Data and software availability</w:t>
      </w:r>
    </w:p>
    <w:p w14:paraId="27901892" w14:textId="77777777" w:rsidR="0073212B" w:rsidRDefault="002B7AEB">
      <w:pPr>
        <w:rPr>
          <w:ins w:id="1848" w:author="SHM-EM Authors" w:date="2026-09-05T09:25:00Z" w16du:dateUtc="2026-09-05T01:25:00Z"/>
        </w:rPr>
      </w:pPr>
      <w:r>
        <w:t>SHM-EM v1.0.</w:t>
      </w:r>
      <w:del w:id="1849" w:author="SHM-EM Authors" w:date="2026-09-05T09:25:00Z" w16du:dateUtc="2026-09-05T01:25:00Z">
        <w:r>
          <w:rPr>
            <w:rFonts w:eastAsia="Noto Serif CJK SC" w:hint="eastAsia"/>
            <w:sz w:val="20"/>
          </w:rPr>
          <w:delText>0</w:delText>
        </w:r>
      </w:del>
      <w:ins w:id="1850" w:author="SHM-EM Authors" w:date="2026-09-05T09:25:00Z" w16du:dateUtc="2026-09-05T01:25:00Z">
        <w:r>
          <w:t>1</w:t>
        </w:r>
      </w:ins>
      <w:r>
        <w:t xml:space="preserve"> is available </w:t>
      </w:r>
      <w:del w:id="1851" w:author="SHM-EM Authors" w:date="2026-09-05T09:25:00Z" w16du:dateUtc="2026-09-05T01:25:00Z">
        <w:r>
          <w:rPr>
            <w:rFonts w:eastAsia="Noto Serif CJK SC" w:hint="eastAsia"/>
            <w:sz w:val="20"/>
          </w:rPr>
          <w:delText xml:space="preserve">from the public GitHub repository (https://github.com/lja666/SHM-EM) and the versioned </w:delText>
        </w:r>
      </w:del>
      <w:ins w:id="1852" w:author="SHM-EM Authors" w:date="2026-09-05T09:25:00Z" w16du:dateUtc="2026-09-05T01:25:00Z">
        <w:r>
          <w:t xml:space="preserve">as an immutable </w:t>
        </w:r>
      </w:ins>
      <w:r>
        <w:t xml:space="preserve">release </w:t>
      </w:r>
      <w:del w:id="1853" w:author="SHM-EM Authors" w:date="2026-09-05T09:25:00Z" w16du:dateUtc="2026-09-05T01:25:00Z">
        <w:r>
          <w:rPr>
            <w:rFonts w:eastAsia="Noto Serif CJK SC" w:hint="eastAsia"/>
            <w:sz w:val="20"/>
          </w:rPr>
          <w:delText>(https://github.com/lja666/SHM-EM/releases/tag/v1.0</w:delText>
        </w:r>
      </w:del>
      <w:ins w:id="1854" w:author="SHM-EM Authors" w:date="2026-09-05T09:25:00Z" w16du:dateUtc="2026-09-05T01:25:00Z">
        <w:r>
          <w:t xml:space="preserve">at </w:t>
        </w:r>
        <w:r>
          <w:fldChar w:fldCharType="begin"/>
        </w:r>
        <w:r>
          <w:instrText>HYPERLINK "https://github.com/lja666/SHM-EM/releases/tag/v1.0.1" \h</w:instrText>
        </w:r>
        <w:r>
          <w:fldChar w:fldCharType="separate"/>
        </w:r>
        <w:r>
          <w:rPr>
            <w:color w:val="1769E8"/>
            <w:u w:val="single"/>
          </w:rPr>
          <w:t>https://github.com/lja666/SHM-EM/releases/tag/v1.0.1</w:t>
        </w:r>
        <w:r>
          <w:fldChar w:fldCharType="end"/>
        </w:r>
        <w:r>
          <w:t xml:space="preserve">, fixed release commit </w:t>
        </w:r>
        <w:r>
          <w:rPr>
            <w:rFonts w:ascii="Courier New" w:hAnsi="Courier New"/>
            <w:sz w:val="18"/>
          </w:rPr>
          <w:t>d7cba1419145e6c75fe69ad63172af5f5abe5028</w:t>
        </w:r>
        <w:r>
          <w:t xml:space="preserve">. The release archive </w:t>
        </w:r>
        <w:r>
          <w:rPr>
            <w:rFonts w:ascii="Courier New" w:hAnsi="Courier New"/>
            <w:sz w:val="18"/>
          </w:rPr>
          <w:t>SHM-EM-v1</w:t>
        </w:r>
      </w:ins>
      <w:r>
        <w:rPr>
          <w:rFonts w:ascii="Courier New" w:hAnsi="Courier New"/>
          <w:sz w:val="18"/>
          <w:rPrChange w:id="1855" w:author="SHM-EM Authors" w:date="2026-09-05T09:25:00Z" w16du:dateUtc="2026-09-05T01:25:00Z">
            <w:rPr/>
          </w:rPrChange>
        </w:rPr>
        <w:t>.0</w:t>
      </w:r>
      <w:del w:id="1856" w:author="SHM-EM Authors" w:date="2026-09-05T09:25:00Z" w16du:dateUtc="2026-09-05T01:25:00Z">
        <w:r>
          <w:rPr>
            <w:rFonts w:hint="eastAsia"/>
          </w:rPr>
          <w:delText>).</w:delText>
        </w:r>
      </w:del>
      <w:ins w:id="1857" w:author="SHM-EM Authors" w:date="2026-09-05T09:25:00Z" w16du:dateUtc="2026-09-05T01:25:00Z">
        <w:r>
          <w:rPr>
            <w:rFonts w:ascii="Courier New" w:hAnsi="Courier New"/>
            <w:sz w:val="18"/>
          </w:rPr>
          <w:t>.1.zip</w:t>
        </w:r>
        <w:r>
          <w:t xml:space="preserve"> has SHA-256 </w:t>
        </w:r>
        <w:r>
          <w:rPr>
            <w:rFonts w:ascii="Courier New" w:hAnsi="Courier New"/>
            <w:sz w:val="18"/>
          </w:rPr>
          <w:t>ea0973b7c82e06c3c8910ec36fcf2c3d47765a87d11552337a86c69de41a7cef</w:t>
        </w:r>
        <w:r>
          <w:t>; the matching checksum sidecar is published with the archive.</w:t>
        </w:r>
      </w:ins>
      <w:r>
        <w:t xml:space="preserve"> The source code and six fixed-version model bundles are licensed under </w:t>
      </w:r>
      <w:del w:id="1858" w:author="SHM-EM Authors" w:date="2026-09-05T09:25:00Z" w16du:dateUtc="2026-09-05T01:25:00Z">
        <w:r>
          <w:rPr>
            <w:rFonts w:hint="eastAsia"/>
          </w:rPr>
          <w:delText xml:space="preserve">MIT; </w:delText>
        </w:r>
      </w:del>
      <w:r>
        <w:t xml:space="preserve">the </w:t>
      </w:r>
      <w:ins w:id="1859" w:author="SHM-EM Authors" w:date="2026-09-05T09:25:00Z" w16du:dateUtc="2026-09-05T01:25:00Z">
        <w:r>
          <w:t xml:space="preserve">MIT License. The public </w:t>
        </w:r>
      </w:ins>
      <w:r>
        <w:t xml:space="preserve">de-identified </w:t>
      </w:r>
      <w:del w:id="1860" w:author="SHM-EM Authors" w:date="2026-09-05T09:25:00Z" w16du:dateUtc="2026-09-05T01:25:00Z">
        <w:r>
          <w:rPr>
            <w:rFonts w:hint="eastAsia"/>
          </w:rPr>
          <w:delText xml:space="preserve">public </w:delText>
        </w:r>
      </w:del>
      <w:r>
        <w:t xml:space="preserve">sample and conceptual site plan are licensed under CC BY 4.0. The public sample supports </w:t>
      </w:r>
      <w:del w:id="1861" w:author="SHM-EM Authors" w:date="2026-09-05T09:25:00Z" w16du:dateUtc="2026-09-05T01:25:00Z">
        <w:r>
          <w:rPr>
            <w:rFonts w:hint="eastAsia"/>
          </w:rPr>
          <w:delText xml:space="preserve">reproduction of </w:delText>
        </w:r>
      </w:del>
      <w:r>
        <w:t xml:space="preserve">engineering conversion, six-model inference, </w:t>
      </w:r>
      <w:del w:id="1862" w:author="SHM-EM Authors" w:date="2026-09-05T09:25:00Z" w16du:dateUtc="2026-09-05T01:25:00Z">
        <w:r>
          <w:rPr>
            <w:rFonts w:hint="eastAsia"/>
          </w:rPr>
          <w:delText>forecast</w:delText>
        </w:r>
      </w:del>
      <w:ins w:id="1863" w:author="SHM-EM Authors" w:date="2026-09-05T09:25:00Z" w16du:dateUtc="2026-09-05T01:25:00Z">
        <w:r>
          <w:t>prediction</w:t>
        </w:r>
      </w:ins>
      <w:r>
        <w:t xml:space="preserve"> gating, </w:t>
      </w:r>
      <w:ins w:id="1864" w:author="SHM-EM Authors" w:date="2026-09-05T09:25:00Z" w16du:dateUtc="2026-09-05T01:25:00Z">
        <w:r>
          <w:t xml:space="preserve">Project Future State construction, </w:t>
        </w:r>
      </w:ins>
      <w:r>
        <w:t xml:space="preserve">rule evaluation, </w:t>
      </w:r>
      <w:ins w:id="1865" w:author="SHM-EM Authors" w:date="2026-09-05T09:25:00Z" w16du:dateUtc="2026-09-05T01:25:00Z">
        <w:r>
          <w:t xml:space="preserve">controlled </w:t>
        </w:r>
      </w:ins>
      <w:r>
        <w:t xml:space="preserve">formal </w:t>
      </w:r>
      <w:del w:id="1866" w:author="SHM-EM Authors" w:date="2026-09-05T09:25:00Z" w16du:dateUtc="2026-09-05T01:25:00Z">
        <w:r>
          <w:rPr>
            <w:rFonts w:hint="eastAsia"/>
          </w:rPr>
          <w:delText>events, responses</w:delText>
        </w:r>
      </w:del>
      <w:ins w:id="1867" w:author="SHM-EM Authors" w:date="2026-09-05T09:25:00Z" w16du:dateUtc="2026-09-05T01:25:00Z">
        <w:r>
          <w:t>execution, response creation</w:t>
        </w:r>
      </w:ins>
      <w:r>
        <w:t>, and provenance</w:t>
      </w:r>
      <w:del w:id="1868" w:author="SHM-EM Authors" w:date="2026-09-05T09:25:00Z" w16du:dateUtc="2026-09-05T01:25:00Z">
        <w:r>
          <w:rPr>
            <w:rFonts w:hint="eastAsia"/>
          </w:rPr>
          <w:delText>, but</w:delText>
        </w:r>
      </w:del>
      <w:ins w:id="1869" w:author="SHM-EM Authors" w:date="2026-09-05T09:25:00Z" w16du:dateUtc="2026-09-05T01:25:00Z">
        <w:r>
          <w:t xml:space="preserve"> reproduction; it</w:t>
        </w:r>
      </w:ins>
      <w:r>
        <w:t xml:space="preserve"> is not an independent </w:t>
      </w:r>
      <w:ins w:id="1870" w:author="SHM-EM Authors" w:date="2026-09-05T09:25:00Z" w16du:dateUtc="2026-09-05T01:25:00Z">
        <w:r>
          <w:t>model-</w:t>
        </w:r>
      </w:ins>
      <w:r>
        <w:t xml:space="preserve">generalization </w:t>
      </w:r>
      <w:del w:id="1871" w:author="SHM-EM Authors" w:date="2026-09-05T09:25:00Z" w16du:dateUtc="2026-09-05T01:25:00Z">
        <w:r>
          <w:rPr>
            <w:rFonts w:hint="eastAsia"/>
          </w:rPr>
          <w:delText xml:space="preserve">test. </w:delText>
        </w:r>
      </w:del>
      <w:ins w:id="1872" w:author="SHM-EM Authors" w:date="2026-09-05T09:25:00Z" w16du:dateUtc="2026-09-05T01:25:00Z">
        <w:r>
          <w:t>dataset.</w:t>
        </w:r>
      </w:ins>
    </w:p>
    <w:p w14:paraId="5E0B72CD" w14:textId="77777777" w:rsidR="0073212B" w:rsidRDefault="002B7AEB">
      <w:pPr>
        <w:pPrChange w:id="1873" w:author="SHM-EM Authors" w:date="2026-09-05T09:25:00Z" w16du:dateUtc="2026-09-05T01:25:00Z">
          <w:pPr>
            <w:ind w:firstLine="420"/>
            <w:jc w:val="both"/>
          </w:pPr>
        </w:pPrChange>
      </w:pPr>
      <w:r>
        <w:t xml:space="preserve">The complete historical </w:t>
      </w:r>
      <w:del w:id="1874" w:author="SHM-EM Authors" w:date="2026-09-05T09:25:00Z" w16du:dateUtc="2026-09-05T01:25:00Z">
        <w:r>
          <w:rPr>
            <w:rFonts w:eastAsia="Noto Serif CJK SC" w:hint="eastAsia"/>
            <w:sz w:val="20"/>
          </w:rPr>
          <w:delText>data</w:delText>
        </w:r>
      </w:del>
      <w:ins w:id="1875" w:author="SHM-EM Authors" w:date="2026-09-05T09:25:00Z" w16du:dateUtc="2026-09-05T01:25:00Z">
        <w:r>
          <w:t>field data cannot be released because they</w:t>
        </w:r>
      </w:ins>
      <w:r>
        <w:t xml:space="preserve"> include project location, original device identifiers, operational records, </w:t>
      </w:r>
      <w:del w:id="1876" w:author="SHM-EM Authors" w:date="2026-09-05T09:25:00Z" w16du:dateUtc="2026-09-05T01:25:00Z">
        <w:r>
          <w:rPr>
            <w:rFonts w:eastAsia="Noto Serif CJK SC" w:hint="eastAsia"/>
            <w:sz w:val="20"/>
          </w:rPr>
          <w:delText xml:space="preserve">and </w:delText>
        </w:r>
      </w:del>
      <w:r>
        <w:t xml:space="preserve">continuous monitoring </w:t>
      </w:r>
      <w:del w:id="1877" w:author="SHM-EM Authors" w:date="2026-09-05T09:25:00Z" w16du:dateUtc="2026-09-05T01:25:00Z">
        <w:r>
          <w:rPr>
            <w:rFonts w:eastAsia="Noto Serif CJK SC" w:hint="eastAsia"/>
            <w:sz w:val="20"/>
          </w:rPr>
          <w:delText xml:space="preserve">data </w:delText>
        </w:r>
      </w:del>
      <w:ins w:id="1878" w:author="SHM-EM Authors" w:date="2026-09-05T09:25:00Z" w16du:dateUtc="2026-09-05T01:25:00Z">
        <w:r>
          <w:t xml:space="preserve">series, and information </w:t>
        </w:r>
      </w:ins>
      <w:r>
        <w:t>subject to ownership and contractual restrictions</w:t>
      </w:r>
      <w:del w:id="1879" w:author="SHM-EM Authors" w:date="2026-09-05T09:25:00Z" w16du:dateUtc="2026-09-05T01:25:00Z">
        <w:r>
          <w:rPr>
            <w:rFonts w:eastAsia="Noto Serif CJK SC" w:hint="eastAsia"/>
            <w:sz w:val="20"/>
          </w:rPr>
          <w:delText>; they cannot be released. The SHA-256 checksum of the v1.0.0 release package is d611601691790346ecb939a7b62fae02be5debb2b5538dbb38de26f8f1ee2a46</w:delText>
        </w:r>
      </w:del>
      <w:ins w:id="1880" w:author="SHM-EM Authors" w:date="2026-09-05T09:25:00Z" w16du:dateUtc="2026-09-05T01:25:00Z">
        <w:r>
          <w:t>. The repository documents the private-data boundary, the public subset selection, and the expected machine-readable outputs. The published archive contains the public sample, models, tests, and reproduction documentation but excludes the restricted field dataset, credentials, generated databases, local runtime state, and manuscript working files</w:t>
        </w:r>
      </w:ins>
      <w:r>
        <w:t>.</w:t>
      </w:r>
    </w:p>
    <w:p w14:paraId="78401389" w14:textId="77777777" w:rsidR="0073212B" w:rsidRDefault="002B7AEB">
      <w:pPr>
        <w:pStyle w:val="1"/>
        <w:pPrChange w:id="1881" w:author="SHM-EM Authors" w:date="2026-09-05T09:25:00Z" w16du:dateUtc="2026-09-05T01:25:00Z">
          <w:pPr>
            <w:keepNext/>
            <w:spacing w:before="200" w:line="240" w:lineRule="auto"/>
          </w:pPr>
        </w:pPrChange>
      </w:pPr>
      <w:r>
        <w:rPr>
          <w:b w:val="0"/>
          <w:rPrChange w:id="1882" w:author="SHM-EM Authors" w:date="2026-09-05T09:25:00Z" w16du:dateUtc="2026-09-05T01:25:00Z">
            <w:rPr>
              <w:b/>
              <w:sz w:val="24"/>
            </w:rPr>
          </w:rPrChange>
        </w:rPr>
        <w:t>Acknowledgements</w:t>
      </w:r>
    </w:p>
    <w:p w14:paraId="4D3A72A5" w14:textId="77777777" w:rsidR="0073212B" w:rsidRDefault="002B7AEB">
      <w:pPr>
        <w:pPrChange w:id="1883" w:author="SHM-EM Authors" w:date="2026-09-05T09:25:00Z" w16du:dateUtc="2026-09-05T01:25:00Z">
          <w:pPr>
            <w:ind w:firstLine="420"/>
            <w:jc w:val="both"/>
          </w:pPr>
        </w:pPrChange>
      </w:pPr>
      <w:r>
        <w:t>The authors thank the members of the research group for their contributions to software development and manuscript preparation. This work was supported by the Scientific Research Fund of the Institute of Engineering Mechanics, China Earthquake Administration (No. 202</w:t>
      </w:r>
      <w:r>
        <w:rPr>
          <w:rPrChange w:id="1884" w:author="SHM-EM Authors" w:date="2026-09-05T09:25:00Z" w16du:dateUtc="2026-09-05T01:25:00Z">
            <w:rPr>
              <w:lang w:val="en-US"/>
            </w:rPr>
          </w:rPrChange>
        </w:rPr>
        <w:t>5B</w:t>
      </w:r>
      <w:r>
        <w:t>0</w:t>
      </w:r>
      <w:r>
        <w:rPr>
          <w:rPrChange w:id="1885" w:author="SHM-EM Authors" w:date="2026-09-05T09:25:00Z" w16du:dateUtc="2026-09-05T01:25:00Z">
            <w:rPr>
              <w:lang w:val="en-US"/>
            </w:rPr>
          </w:rPrChange>
        </w:rPr>
        <w:t>7</w:t>
      </w:r>
      <w:r>
        <w:t>), the National Natural Science Foundation of China (Nos. 52378543 and 52378544), and the National Key Research and Development Program of China (No. 2023YFC3805203).</w:t>
      </w:r>
    </w:p>
    <w:p w14:paraId="564CF1CA" w14:textId="77777777" w:rsidR="0073212B" w:rsidRDefault="002B7AEB">
      <w:pPr>
        <w:pStyle w:val="1"/>
        <w:pPrChange w:id="1886" w:author="SHM-EM Authors" w:date="2026-09-05T09:25:00Z" w16du:dateUtc="2026-09-05T01:25:00Z">
          <w:pPr>
            <w:keepNext/>
            <w:spacing w:before="200" w:line="240" w:lineRule="auto"/>
          </w:pPr>
        </w:pPrChange>
      </w:pPr>
      <w:r>
        <w:rPr>
          <w:b w:val="0"/>
          <w:rPrChange w:id="1887" w:author="SHM-EM Authors" w:date="2026-09-05T09:25:00Z" w16du:dateUtc="2026-09-05T01:25:00Z">
            <w:rPr>
              <w:b/>
              <w:sz w:val="24"/>
            </w:rPr>
          </w:rPrChange>
        </w:rPr>
        <w:t>References</w:t>
      </w:r>
    </w:p>
    <w:p w14:paraId="60E4C805" w14:textId="77777777" w:rsidR="0073212B" w:rsidRDefault="002B7AEB">
      <w:pPr>
        <w:ind w:left="340" w:hanging="340"/>
        <w:rPr>
          <w:rPrChange w:id="1888" w:author="SHM-EM Authors" w:date="2026-09-05T09:25:00Z" w16du:dateUtc="2026-09-05T01:25:00Z">
            <w:rPr>
              <w:sz w:val="17"/>
            </w:rPr>
          </w:rPrChange>
        </w:rPr>
        <w:pPrChange w:id="1889" w:author="SHM-EM Authors" w:date="2026-09-05T09:25:00Z" w16du:dateUtc="2026-09-05T01:25:00Z">
          <w:pPr>
            <w:spacing w:after="60" w:line="259" w:lineRule="auto"/>
            <w:ind w:left="369" w:hanging="369"/>
            <w:jc w:val="both"/>
          </w:pPr>
        </w:pPrChange>
      </w:pPr>
      <w:r>
        <w:rPr>
          <w:rPrChange w:id="1890" w:author="SHM-EM Authors" w:date="2026-09-05T09:25:00Z" w16du:dateUtc="2026-09-05T01:25:00Z">
            <w:rPr>
              <w:sz w:val="17"/>
            </w:rPr>
          </w:rPrChange>
        </w:rPr>
        <w:t>[1] Farrar CR, Worden K. An introduction to structural health monitoring. Philos Trans A Math Phys Eng Sci. 2007;365(1851):303-</w:t>
      </w:r>
      <w:del w:id="1891" w:author="SHM-EM Authors" w:date="2026-09-05T09:25:00Z" w16du:dateUtc="2026-09-05T01:25:00Z">
        <w:r>
          <w:rPr>
            <w:rFonts w:eastAsia="Noto Serif CJK SC" w:hint="eastAsia"/>
            <w:sz w:val="17"/>
          </w:rPr>
          <w:delText>15. https://doi.org/10.1098/rsta.2006.1928.</w:delText>
        </w:r>
      </w:del>
      <w:ins w:id="1892" w:author="SHM-EM Authors" w:date="2026-09-05T09:25:00Z" w16du:dateUtc="2026-09-05T01:25:00Z">
        <w:r>
          <w:t xml:space="preserve">315. </w:t>
        </w:r>
        <w:r>
          <w:fldChar w:fldCharType="begin"/>
        </w:r>
        <w:r>
          <w:instrText>HYPERLINK "https://doi.org/10.1098/rsta.2006.1928" \h</w:instrText>
        </w:r>
        <w:r>
          <w:fldChar w:fldCharType="separate"/>
        </w:r>
        <w:r>
          <w:rPr>
            <w:color w:val="1769E8"/>
            <w:u w:val="single"/>
          </w:rPr>
          <w:t>https://doi.org/10.1098/rsta.2006.1928</w:t>
        </w:r>
        <w:r>
          <w:fldChar w:fldCharType="end"/>
        </w:r>
        <w:r>
          <w:t>.</w:t>
        </w:r>
      </w:ins>
    </w:p>
    <w:p w14:paraId="43DA4866" w14:textId="77777777" w:rsidR="0073212B" w:rsidRDefault="002B7AEB">
      <w:pPr>
        <w:ind w:left="340" w:hanging="340"/>
        <w:rPr>
          <w:rPrChange w:id="1893" w:author="SHM-EM Authors" w:date="2026-09-05T09:25:00Z" w16du:dateUtc="2026-09-05T01:25:00Z">
            <w:rPr>
              <w:sz w:val="17"/>
            </w:rPr>
          </w:rPrChange>
        </w:rPr>
        <w:pPrChange w:id="1894" w:author="SHM-EM Authors" w:date="2026-09-05T09:25:00Z" w16du:dateUtc="2026-09-05T01:25:00Z">
          <w:pPr>
            <w:spacing w:after="60" w:line="259" w:lineRule="auto"/>
            <w:ind w:left="369" w:hanging="369"/>
            <w:jc w:val="both"/>
          </w:pPr>
        </w:pPrChange>
      </w:pPr>
      <w:r>
        <w:rPr>
          <w:rPrChange w:id="1895" w:author="SHM-EM Authors" w:date="2026-09-05T09:25:00Z" w16du:dateUtc="2026-09-05T01:25:00Z">
            <w:rPr>
              <w:sz w:val="17"/>
            </w:rPr>
          </w:rPrChange>
        </w:rPr>
        <w:t xml:space="preserve">[2] Lynch JP, Loh KJ. A summary review of wireless sensors and sensor networks for structural health monitoring. Shock Vib Dig. 2006;38(2):91-128. </w:t>
      </w:r>
      <w:del w:id="1896" w:author="SHM-EM Authors" w:date="2026-09-05T09:25:00Z" w16du:dateUtc="2026-09-05T01:25:00Z">
        <w:r>
          <w:rPr>
            <w:rFonts w:eastAsia="Noto Serif CJK SC" w:hint="eastAsia"/>
            <w:sz w:val="17"/>
          </w:rPr>
          <w:delText>https://doi.org/10.1177/0583102406061499.</w:delText>
        </w:r>
      </w:del>
      <w:ins w:id="1897" w:author="SHM-EM Authors" w:date="2026-09-05T09:25:00Z" w16du:dateUtc="2026-09-05T01:25:00Z">
        <w:r>
          <w:fldChar w:fldCharType="begin"/>
        </w:r>
        <w:r>
          <w:instrText>HYPERLINK "https://doi.org/10.1177/0583102406061499" \h</w:instrText>
        </w:r>
        <w:r>
          <w:fldChar w:fldCharType="separate"/>
        </w:r>
        <w:r>
          <w:rPr>
            <w:color w:val="1769E8"/>
            <w:u w:val="single"/>
          </w:rPr>
          <w:t>https://doi.org/10.1177/0583102406061499</w:t>
        </w:r>
        <w:r>
          <w:fldChar w:fldCharType="end"/>
        </w:r>
        <w:r>
          <w:t>.</w:t>
        </w:r>
      </w:ins>
    </w:p>
    <w:p w14:paraId="28185011" w14:textId="77777777" w:rsidR="0073212B" w:rsidRDefault="002B7AEB">
      <w:pPr>
        <w:ind w:left="340" w:hanging="340"/>
        <w:rPr>
          <w:rPrChange w:id="1898" w:author="SHM-EM Authors" w:date="2026-09-05T09:25:00Z" w16du:dateUtc="2026-09-05T01:25:00Z">
            <w:rPr>
              <w:sz w:val="17"/>
            </w:rPr>
          </w:rPrChange>
        </w:rPr>
        <w:pPrChange w:id="1899" w:author="SHM-EM Authors" w:date="2026-09-05T09:25:00Z" w16du:dateUtc="2026-09-05T01:25:00Z">
          <w:pPr>
            <w:spacing w:after="60" w:line="259" w:lineRule="auto"/>
            <w:ind w:left="369" w:hanging="369"/>
            <w:jc w:val="both"/>
          </w:pPr>
        </w:pPrChange>
      </w:pPr>
      <w:r>
        <w:rPr>
          <w:rPrChange w:id="1900" w:author="SHM-EM Authors" w:date="2026-09-05T09:25:00Z" w16du:dateUtc="2026-09-05T01:25:00Z">
            <w:rPr>
              <w:sz w:val="17"/>
            </w:rPr>
          </w:rPrChange>
        </w:rPr>
        <w:t xml:space="preserve">[3] Hassani S, Dackermann U. A systematic review of advanced sensor technologies for non-destructive testing and structural health monitoring. Sensors. 2023;23(4):2204. </w:t>
      </w:r>
      <w:del w:id="1901" w:author="SHM-EM Authors" w:date="2026-09-05T09:25:00Z" w16du:dateUtc="2026-09-05T01:25:00Z">
        <w:r>
          <w:rPr>
            <w:rFonts w:eastAsia="Noto Serif CJK SC" w:hint="eastAsia"/>
            <w:sz w:val="17"/>
          </w:rPr>
          <w:delText>https://doi.org/10.3390/s23042204.</w:delText>
        </w:r>
      </w:del>
      <w:ins w:id="1902" w:author="SHM-EM Authors" w:date="2026-09-05T09:25:00Z" w16du:dateUtc="2026-09-05T01:25:00Z">
        <w:r>
          <w:fldChar w:fldCharType="begin"/>
        </w:r>
        <w:r>
          <w:instrText>HYPERLINK "https://doi.org/10.3390/s23042204" \h</w:instrText>
        </w:r>
        <w:r>
          <w:fldChar w:fldCharType="separate"/>
        </w:r>
        <w:r>
          <w:rPr>
            <w:color w:val="1769E8"/>
            <w:u w:val="single"/>
          </w:rPr>
          <w:t>https://doi.org/10.3390/s23042204</w:t>
        </w:r>
        <w:r>
          <w:fldChar w:fldCharType="end"/>
        </w:r>
        <w:r>
          <w:t>.</w:t>
        </w:r>
      </w:ins>
    </w:p>
    <w:p w14:paraId="47C45BF1" w14:textId="77777777" w:rsidR="0073212B" w:rsidRDefault="002B7AEB">
      <w:pPr>
        <w:ind w:left="340" w:hanging="340"/>
        <w:rPr>
          <w:rPrChange w:id="1903" w:author="SHM-EM Authors" w:date="2026-09-05T09:25:00Z" w16du:dateUtc="2026-09-05T01:25:00Z">
            <w:rPr>
              <w:sz w:val="17"/>
            </w:rPr>
          </w:rPrChange>
        </w:rPr>
        <w:pPrChange w:id="1904" w:author="SHM-EM Authors" w:date="2026-09-05T09:25:00Z" w16du:dateUtc="2026-09-05T01:25:00Z">
          <w:pPr>
            <w:spacing w:after="60" w:line="259" w:lineRule="auto"/>
            <w:ind w:left="369" w:hanging="369"/>
            <w:jc w:val="both"/>
          </w:pPr>
        </w:pPrChange>
      </w:pPr>
      <w:r>
        <w:rPr>
          <w:rPrChange w:id="1905" w:author="SHM-EM Authors" w:date="2026-09-05T09:25:00Z" w16du:dateUtc="2026-09-05T01:25:00Z">
            <w:rPr>
              <w:sz w:val="17"/>
            </w:rPr>
          </w:rPrChange>
        </w:rPr>
        <w:t>[4] Bao Y, Li H. Machine learning paradigm for structural health monitoring. Struct Health Monit. 2021;20(4):1353-</w:t>
      </w:r>
      <w:del w:id="1906" w:author="SHM-EM Authors" w:date="2026-09-05T09:25:00Z" w16du:dateUtc="2026-09-05T01:25:00Z">
        <w:r>
          <w:rPr>
            <w:rFonts w:eastAsia="Noto Serif CJK SC" w:hint="eastAsia"/>
            <w:sz w:val="17"/>
          </w:rPr>
          <w:delText>72. https://doi.org/10.1177/1475921720972416.</w:delText>
        </w:r>
      </w:del>
      <w:ins w:id="1907" w:author="SHM-EM Authors" w:date="2026-09-05T09:25:00Z" w16du:dateUtc="2026-09-05T01:25:00Z">
        <w:r>
          <w:t xml:space="preserve">1372. </w:t>
        </w:r>
        <w:r>
          <w:fldChar w:fldCharType="begin"/>
        </w:r>
        <w:r>
          <w:instrText>HYPERLINK "https://doi.org/10.1177/1475921720972416" \h</w:instrText>
        </w:r>
        <w:r>
          <w:fldChar w:fldCharType="separate"/>
        </w:r>
        <w:r>
          <w:rPr>
            <w:color w:val="1769E8"/>
            <w:u w:val="single"/>
          </w:rPr>
          <w:t>https://doi.org/10.1177/1475921720972416</w:t>
        </w:r>
        <w:r>
          <w:fldChar w:fldCharType="end"/>
        </w:r>
        <w:r>
          <w:t>.</w:t>
        </w:r>
      </w:ins>
    </w:p>
    <w:p w14:paraId="5307F621" w14:textId="77777777" w:rsidR="0073212B" w:rsidRDefault="002B7AEB">
      <w:pPr>
        <w:ind w:left="340" w:hanging="340"/>
        <w:rPr>
          <w:rPrChange w:id="1908" w:author="SHM-EM Authors" w:date="2026-09-05T09:25:00Z" w16du:dateUtc="2026-09-05T01:25:00Z">
            <w:rPr>
              <w:sz w:val="17"/>
            </w:rPr>
          </w:rPrChange>
        </w:rPr>
        <w:pPrChange w:id="1909" w:author="SHM-EM Authors" w:date="2026-09-05T09:25:00Z" w16du:dateUtc="2026-09-05T01:25:00Z">
          <w:pPr>
            <w:spacing w:after="60" w:line="259" w:lineRule="auto"/>
            <w:ind w:left="369" w:hanging="369"/>
            <w:jc w:val="both"/>
          </w:pPr>
        </w:pPrChange>
      </w:pPr>
      <w:r>
        <w:rPr>
          <w:rPrChange w:id="1910" w:author="SHM-EM Authors" w:date="2026-09-05T09:25:00Z" w16du:dateUtc="2026-09-05T01:25:00Z">
            <w:rPr>
              <w:sz w:val="17"/>
            </w:rPr>
          </w:rPrChange>
        </w:rPr>
        <w:t xml:space="preserve">[5] Azimi M, Eslamlou AD, Pekcan G. Data-driven structural health monitoring and damage detection through deep learning: state-of-the-art review. Sensors. 2020;20(10):2778. </w:t>
      </w:r>
      <w:del w:id="1911" w:author="SHM-EM Authors" w:date="2026-09-05T09:25:00Z" w16du:dateUtc="2026-09-05T01:25:00Z">
        <w:r>
          <w:rPr>
            <w:rFonts w:eastAsia="Noto Serif CJK SC" w:hint="eastAsia"/>
            <w:sz w:val="17"/>
          </w:rPr>
          <w:delText>https://doi.org/10.3390/s20102778.</w:delText>
        </w:r>
      </w:del>
      <w:ins w:id="1912" w:author="SHM-EM Authors" w:date="2026-09-05T09:25:00Z" w16du:dateUtc="2026-09-05T01:25:00Z">
        <w:r>
          <w:fldChar w:fldCharType="begin"/>
        </w:r>
        <w:r>
          <w:instrText>HYPERLINK "https://doi.org/10.3390/s20102778" \h</w:instrText>
        </w:r>
        <w:r>
          <w:fldChar w:fldCharType="separate"/>
        </w:r>
        <w:r>
          <w:rPr>
            <w:color w:val="1769E8"/>
            <w:u w:val="single"/>
          </w:rPr>
          <w:t>https://doi.org/10.3390/s20102778</w:t>
        </w:r>
        <w:r>
          <w:fldChar w:fldCharType="end"/>
        </w:r>
        <w:r>
          <w:t>.</w:t>
        </w:r>
      </w:ins>
    </w:p>
    <w:p w14:paraId="737A3810" w14:textId="77777777" w:rsidR="0073212B" w:rsidRDefault="002B7AEB">
      <w:pPr>
        <w:ind w:left="340" w:hanging="340"/>
        <w:rPr>
          <w:rPrChange w:id="1913" w:author="SHM-EM Authors" w:date="2026-09-05T09:25:00Z" w16du:dateUtc="2026-09-05T01:25:00Z">
            <w:rPr>
              <w:sz w:val="17"/>
            </w:rPr>
          </w:rPrChange>
        </w:rPr>
        <w:pPrChange w:id="1914" w:author="SHM-EM Authors" w:date="2026-09-05T09:25:00Z" w16du:dateUtc="2026-09-05T01:25:00Z">
          <w:pPr>
            <w:spacing w:after="60" w:line="259" w:lineRule="auto"/>
            <w:ind w:left="369" w:hanging="369"/>
            <w:jc w:val="both"/>
          </w:pPr>
        </w:pPrChange>
      </w:pPr>
      <w:r>
        <w:rPr>
          <w:rPrChange w:id="1915" w:author="SHM-EM Authors" w:date="2026-09-05T09:25:00Z" w16du:dateUtc="2026-09-05T01:25:00Z">
            <w:rPr>
              <w:sz w:val="17"/>
            </w:rPr>
          </w:rPrChange>
        </w:rPr>
        <w:t xml:space="preserve">[6] Gomez-Cabrera A, Escamilla-Ambrosio PJ. Review of machine-learning techniques applied to structural health monitoring systems for building and bridge structures. Appl Sci. 2022;12(21):10754. </w:t>
      </w:r>
      <w:del w:id="1916" w:author="SHM-EM Authors" w:date="2026-09-05T09:25:00Z" w16du:dateUtc="2026-09-05T01:25:00Z">
        <w:r>
          <w:rPr>
            <w:rFonts w:eastAsia="Noto Serif CJK SC" w:hint="eastAsia"/>
            <w:sz w:val="17"/>
          </w:rPr>
          <w:delText>https://doi.org/10.3390/app122110754.</w:delText>
        </w:r>
      </w:del>
      <w:ins w:id="1917" w:author="SHM-EM Authors" w:date="2026-09-05T09:25:00Z" w16du:dateUtc="2026-09-05T01:25:00Z">
        <w:r>
          <w:fldChar w:fldCharType="begin"/>
        </w:r>
        <w:r>
          <w:instrText>HYPERLINK "https://doi.org/10.3390/app122110754" \h</w:instrText>
        </w:r>
        <w:r>
          <w:fldChar w:fldCharType="separate"/>
        </w:r>
        <w:r>
          <w:rPr>
            <w:color w:val="1769E8"/>
            <w:u w:val="single"/>
          </w:rPr>
          <w:t>https://doi.org/10.3390/app122110754</w:t>
        </w:r>
        <w:r>
          <w:fldChar w:fldCharType="end"/>
        </w:r>
        <w:r>
          <w:t>.</w:t>
        </w:r>
      </w:ins>
    </w:p>
    <w:p w14:paraId="32C5A31E" w14:textId="77777777" w:rsidR="0073212B" w:rsidRDefault="002B7AEB">
      <w:pPr>
        <w:ind w:left="340" w:hanging="340"/>
        <w:rPr>
          <w:rPrChange w:id="1918" w:author="SHM-EM Authors" w:date="2026-09-05T09:25:00Z" w16du:dateUtc="2026-09-05T01:25:00Z">
            <w:rPr>
              <w:sz w:val="17"/>
            </w:rPr>
          </w:rPrChange>
        </w:rPr>
        <w:pPrChange w:id="1919" w:author="SHM-EM Authors" w:date="2026-09-05T09:25:00Z" w16du:dateUtc="2026-09-05T01:25:00Z">
          <w:pPr>
            <w:spacing w:after="60" w:line="259" w:lineRule="auto"/>
            <w:ind w:left="369" w:hanging="369"/>
            <w:jc w:val="both"/>
          </w:pPr>
        </w:pPrChange>
      </w:pPr>
      <w:r>
        <w:rPr>
          <w:rPrChange w:id="1920" w:author="SHM-EM Authors" w:date="2026-09-05T09:25:00Z" w16du:dateUtc="2026-09-05T01:25:00Z">
            <w:rPr>
              <w:sz w:val="17"/>
            </w:rPr>
          </w:rPrChange>
        </w:rPr>
        <w:t xml:space="preserve">[7] </w:t>
      </w:r>
      <w:del w:id="1921" w:author="SHM-EM Authors" w:date="2026-09-05T09:25:00Z" w16du:dateUtc="2026-09-05T01:25:00Z">
        <w:r>
          <w:rPr>
            <w:rFonts w:eastAsia="Noto Serif CJK SC" w:hint="eastAsia"/>
            <w:sz w:val="17"/>
          </w:rPr>
          <w:delText>Bröring</w:delText>
        </w:r>
      </w:del>
      <w:ins w:id="1922" w:author="SHM-EM Authors" w:date="2026-09-05T09:25:00Z" w16du:dateUtc="2026-09-05T01:25:00Z">
        <w:r>
          <w:t>Broering</w:t>
        </w:r>
      </w:ins>
      <w:r>
        <w:rPr>
          <w:rPrChange w:id="1923" w:author="SHM-EM Authors" w:date="2026-09-05T09:25:00Z" w16du:dateUtc="2026-09-05T01:25:00Z">
            <w:rPr>
              <w:sz w:val="17"/>
            </w:rPr>
          </w:rPrChange>
        </w:rPr>
        <w:t xml:space="preserve"> A, Echterhoff J, Jirka S, Simonis I, Everding T, Stasch C, et al. New generation Sensor Web Enablement. Sensors. 2011;11(3):2652-</w:t>
      </w:r>
      <w:del w:id="1924" w:author="SHM-EM Authors" w:date="2026-09-05T09:25:00Z" w16du:dateUtc="2026-09-05T01:25:00Z">
        <w:r>
          <w:rPr>
            <w:rFonts w:eastAsia="Noto Serif CJK SC" w:hint="eastAsia"/>
            <w:sz w:val="17"/>
          </w:rPr>
          <w:delText>99. https://doi.org/10.3390/s110302652.</w:delText>
        </w:r>
      </w:del>
      <w:ins w:id="1925" w:author="SHM-EM Authors" w:date="2026-09-05T09:25:00Z" w16du:dateUtc="2026-09-05T01:25:00Z">
        <w:r>
          <w:t xml:space="preserve">2699. </w:t>
        </w:r>
        <w:r>
          <w:fldChar w:fldCharType="begin"/>
        </w:r>
        <w:r>
          <w:instrText>HYPERLINK "https://doi.org/10.3390/s110302652" \h</w:instrText>
        </w:r>
        <w:r>
          <w:fldChar w:fldCharType="separate"/>
        </w:r>
        <w:r>
          <w:rPr>
            <w:color w:val="1769E8"/>
            <w:u w:val="single"/>
          </w:rPr>
          <w:t>https://doi.org/10.3390/s110302652</w:t>
        </w:r>
        <w:r>
          <w:fldChar w:fldCharType="end"/>
        </w:r>
        <w:r>
          <w:t>.</w:t>
        </w:r>
      </w:ins>
    </w:p>
    <w:p w14:paraId="630F7F8D" w14:textId="77777777" w:rsidR="0073212B" w:rsidRDefault="002B7AEB">
      <w:pPr>
        <w:ind w:left="340" w:hanging="340"/>
        <w:rPr>
          <w:rPrChange w:id="1926" w:author="SHM-EM Authors" w:date="2026-09-05T09:25:00Z" w16du:dateUtc="2026-09-05T01:25:00Z">
            <w:rPr>
              <w:sz w:val="17"/>
            </w:rPr>
          </w:rPrChange>
        </w:rPr>
        <w:pPrChange w:id="1927" w:author="SHM-EM Authors" w:date="2026-09-05T09:25:00Z" w16du:dateUtc="2026-09-05T01:25:00Z">
          <w:pPr>
            <w:spacing w:after="60" w:line="259" w:lineRule="auto"/>
            <w:ind w:left="369" w:hanging="369"/>
            <w:jc w:val="both"/>
          </w:pPr>
        </w:pPrChange>
      </w:pPr>
      <w:r>
        <w:rPr>
          <w:rPrChange w:id="1928" w:author="SHM-EM Authors" w:date="2026-09-05T09:25:00Z" w16du:dateUtc="2026-09-05T01:25:00Z">
            <w:rPr>
              <w:sz w:val="17"/>
            </w:rPr>
          </w:rPrChange>
        </w:rPr>
        <w:t xml:space="preserve">[8] Liang S, </w:t>
      </w:r>
      <w:del w:id="1929" w:author="SHM-EM Authors" w:date="2026-09-05T09:25:00Z" w16du:dateUtc="2026-09-05T01:25:00Z">
        <w:r>
          <w:rPr>
            <w:rFonts w:eastAsia="Noto Serif CJK SC" w:hint="eastAsia"/>
            <w:sz w:val="17"/>
          </w:rPr>
          <w:delText xml:space="preserve">Huang CY, </w:delText>
        </w:r>
      </w:del>
      <w:r>
        <w:rPr>
          <w:rPrChange w:id="1930" w:author="SHM-EM Authors" w:date="2026-09-05T09:25:00Z" w16du:dateUtc="2026-09-05T01:25:00Z">
            <w:rPr>
              <w:sz w:val="17"/>
            </w:rPr>
          </w:rPrChange>
        </w:rPr>
        <w:t xml:space="preserve">Khalafbeigi T, </w:t>
      </w:r>
      <w:ins w:id="1931" w:author="SHM-EM Authors" w:date="2026-09-05T09:25:00Z" w16du:dateUtc="2026-09-05T01:25:00Z">
        <w:r>
          <w:t xml:space="preserve">van der Schaaf H, </w:t>
        </w:r>
      </w:ins>
      <w:r>
        <w:rPr>
          <w:rPrChange w:id="1932" w:author="SHM-EM Authors" w:date="2026-09-05T09:25:00Z" w16du:dateUtc="2026-09-05T01:25:00Z">
            <w:rPr>
              <w:sz w:val="17"/>
            </w:rPr>
          </w:rPrChange>
        </w:rPr>
        <w:t>editors. OGC SensorThings API Part 1: Sensing</w:t>
      </w:r>
      <w:del w:id="1933" w:author="SHM-EM Authors" w:date="2026-09-05T09:25:00Z" w16du:dateUtc="2026-09-05T01:25:00Z">
        <w:r>
          <w:rPr>
            <w:rFonts w:eastAsia="Noto Serif CJK SC" w:hint="eastAsia"/>
            <w:sz w:val="17"/>
          </w:rPr>
          <w:delText>, version</w:delText>
        </w:r>
      </w:del>
      <w:ins w:id="1934" w:author="SHM-EM Authors" w:date="2026-09-05T09:25:00Z" w16du:dateUtc="2026-09-05T01:25:00Z">
        <w:r>
          <w:t xml:space="preserve"> Version</w:t>
        </w:r>
      </w:ins>
      <w:r>
        <w:rPr>
          <w:rPrChange w:id="1935" w:author="SHM-EM Authors" w:date="2026-09-05T09:25:00Z" w16du:dateUtc="2026-09-05T01:25:00Z">
            <w:rPr>
              <w:sz w:val="17"/>
            </w:rPr>
          </w:rPrChange>
        </w:rPr>
        <w:t xml:space="preserve"> 1.</w:t>
      </w:r>
      <w:del w:id="1936" w:author="SHM-EM Authors" w:date="2026-09-05T09:25:00Z" w16du:dateUtc="2026-09-05T01:25:00Z">
        <w:r>
          <w:rPr>
            <w:rFonts w:eastAsia="Noto Serif CJK SC" w:hint="eastAsia"/>
            <w:sz w:val="17"/>
          </w:rPr>
          <w:delText>0</w:delText>
        </w:r>
      </w:del>
      <w:ins w:id="1937" w:author="SHM-EM Authors" w:date="2026-09-05T09:25:00Z" w16du:dateUtc="2026-09-05T01:25:00Z">
        <w:r>
          <w:t>1</w:t>
        </w:r>
      </w:ins>
      <w:r>
        <w:rPr>
          <w:rPrChange w:id="1938" w:author="SHM-EM Authors" w:date="2026-09-05T09:25:00Z" w16du:dateUtc="2026-09-05T01:25:00Z">
            <w:rPr>
              <w:sz w:val="17"/>
            </w:rPr>
          </w:rPrChange>
        </w:rPr>
        <w:t xml:space="preserve">. OGC Implementation Standard </w:t>
      </w:r>
      <w:del w:id="1939" w:author="SHM-EM Authors" w:date="2026-09-05T09:25:00Z" w16du:dateUtc="2026-09-05T01:25:00Z">
        <w:r>
          <w:rPr>
            <w:rFonts w:eastAsia="Noto Serif CJK SC" w:hint="eastAsia"/>
            <w:sz w:val="17"/>
          </w:rPr>
          <w:delText>15-078r6</w:delText>
        </w:r>
      </w:del>
      <w:ins w:id="1940" w:author="SHM-EM Authors" w:date="2026-09-05T09:25:00Z" w16du:dateUtc="2026-09-05T01:25:00Z">
        <w:r>
          <w:t>18-088</w:t>
        </w:r>
      </w:ins>
      <w:r>
        <w:rPr>
          <w:rPrChange w:id="1941" w:author="SHM-EM Authors" w:date="2026-09-05T09:25:00Z" w16du:dateUtc="2026-09-05T01:25:00Z">
            <w:rPr>
              <w:sz w:val="17"/>
            </w:rPr>
          </w:rPrChange>
        </w:rPr>
        <w:t xml:space="preserve">. Open Geospatial Consortium; </w:t>
      </w:r>
      <w:del w:id="1942" w:author="SHM-EM Authors" w:date="2026-09-05T09:25:00Z" w16du:dateUtc="2026-09-05T01:25:00Z">
        <w:r>
          <w:rPr>
            <w:rFonts w:eastAsia="Noto Serif CJK SC" w:hint="eastAsia"/>
            <w:sz w:val="17"/>
          </w:rPr>
          <w:delText>2016. https://docs.ogc.org/is/15-078r6/15-078r6.html</w:delText>
        </w:r>
      </w:del>
      <w:ins w:id="1943" w:author="SHM-EM Authors" w:date="2026-09-05T09:25:00Z" w16du:dateUtc="2026-09-05T01:25:00Z">
        <w:r>
          <w:t xml:space="preserve">2021. </w:t>
        </w:r>
        <w:r>
          <w:fldChar w:fldCharType="begin"/>
        </w:r>
        <w:r>
          <w:instrText>HYPERLINK "https://docs.ogc.org/is/18-088/18-088.html" \h</w:instrText>
        </w:r>
        <w:r>
          <w:fldChar w:fldCharType="separate"/>
        </w:r>
        <w:r>
          <w:rPr>
            <w:color w:val="1769E8"/>
            <w:u w:val="single"/>
          </w:rPr>
          <w:t>https://docs.ogc.org/is/18-088/18-088.html</w:t>
        </w:r>
        <w:r>
          <w:fldChar w:fldCharType="end"/>
        </w:r>
      </w:ins>
      <w:r>
        <w:rPr>
          <w:rPrChange w:id="1944" w:author="SHM-EM Authors" w:date="2026-09-05T09:25:00Z" w16du:dateUtc="2026-09-05T01:25:00Z">
            <w:rPr>
              <w:sz w:val="17"/>
            </w:rPr>
          </w:rPrChange>
        </w:rPr>
        <w:t xml:space="preserve"> [accessed </w:t>
      </w:r>
      <w:del w:id="1945" w:author="SHM-EM Authors" w:date="2026-09-05T09:25:00Z" w16du:dateUtc="2026-09-05T01:25:00Z">
        <w:r>
          <w:rPr>
            <w:rFonts w:eastAsia="Noto Serif CJK SC" w:hint="eastAsia"/>
            <w:sz w:val="17"/>
          </w:rPr>
          <w:delText>25 July</w:delText>
        </w:r>
      </w:del>
      <w:ins w:id="1946" w:author="SHM-EM Authors" w:date="2026-09-05T09:25:00Z" w16du:dateUtc="2026-09-05T01:25:00Z">
        <w:r>
          <w:t>1 September</w:t>
        </w:r>
      </w:ins>
      <w:r>
        <w:rPr>
          <w:rPrChange w:id="1947" w:author="SHM-EM Authors" w:date="2026-09-05T09:25:00Z" w16du:dateUtc="2026-09-05T01:25:00Z">
            <w:rPr>
              <w:sz w:val="17"/>
            </w:rPr>
          </w:rPrChange>
        </w:rPr>
        <w:t xml:space="preserve"> 2026].</w:t>
      </w:r>
    </w:p>
    <w:p w14:paraId="649D3344" w14:textId="77777777" w:rsidR="0073212B" w:rsidRDefault="002B7AEB">
      <w:pPr>
        <w:ind w:left="340" w:hanging="340"/>
        <w:rPr>
          <w:rPrChange w:id="1948" w:author="SHM-EM Authors" w:date="2026-09-05T09:25:00Z" w16du:dateUtc="2026-09-05T01:25:00Z">
            <w:rPr>
              <w:sz w:val="17"/>
            </w:rPr>
          </w:rPrChange>
        </w:rPr>
        <w:pPrChange w:id="1949" w:author="SHM-EM Authors" w:date="2026-09-05T09:25:00Z" w16du:dateUtc="2026-09-05T01:25:00Z">
          <w:pPr>
            <w:spacing w:after="60" w:line="259" w:lineRule="auto"/>
            <w:ind w:left="369" w:hanging="369"/>
            <w:jc w:val="both"/>
          </w:pPr>
        </w:pPrChange>
      </w:pPr>
      <w:r>
        <w:rPr>
          <w:rPrChange w:id="1950" w:author="SHM-EM Authors" w:date="2026-09-05T09:25:00Z" w16du:dateUtc="2026-09-05T01:25:00Z">
            <w:rPr>
              <w:sz w:val="17"/>
            </w:rPr>
          </w:rPrChange>
        </w:rPr>
        <w:t xml:space="preserve">[9] Cugola G, Margara A. Processing flows of information: from data stream to complex event processing. ACM Comput Surv. 2012;44(3):15. </w:t>
      </w:r>
      <w:del w:id="1951" w:author="SHM-EM Authors" w:date="2026-09-05T09:25:00Z" w16du:dateUtc="2026-09-05T01:25:00Z">
        <w:r>
          <w:rPr>
            <w:rFonts w:eastAsia="Noto Serif CJK SC" w:hint="eastAsia"/>
            <w:sz w:val="17"/>
          </w:rPr>
          <w:delText>https://doi.org/10.1145/2187671.2187677.</w:delText>
        </w:r>
      </w:del>
      <w:ins w:id="1952" w:author="SHM-EM Authors" w:date="2026-09-05T09:25:00Z" w16du:dateUtc="2026-09-05T01:25:00Z">
        <w:r>
          <w:fldChar w:fldCharType="begin"/>
        </w:r>
        <w:r>
          <w:instrText>HYPERLINK "https://doi.org/10.1145/2187671.2187677" \h</w:instrText>
        </w:r>
        <w:r>
          <w:fldChar w:fldCharType="separate"/>
        </w:r>
        <w:r>
          <w:rPr>
            <w:color w:val="1769E8"/>
            <w:u w:val="single"/>
          </w:rPr>
          <w:t>https://doi.org/10.1145/2187671.2187677</w:t>
        </w:r>
        <w:r>
          <w:fldChar w:fldCharType="end"/>
        </w:r>
        <w:r>
          <w:t>.</w:t>
        </w:r>
      </w:ins>
    </w:p>
    <w:p w14:paraId="7DC498E2" w14:textId="77777777" w:rsidR="0073212B" w:rsidRDefault="002B7AEB">
      <w:pPr>
        <w:ind w:left="340" w:hanging="340"/>
        <w:rPr>
          <w:rPrChange w:id="1953" w:author="SHM-EM Authors" w:date="2026-09-05T09:25:00Z" w16du:dateUtc="2026-09-05T01:25:00Z">
            <w:rPr>
              <w:sz w:val="17"/>
            </w:rPr>
          </w:rPrChange>
        </w:rPr>
        <w:pPrChange w:id="1954" w:author="SHM-EM Authors" w:date="2026-09-05T09:25:00Z" w16du:dateUtc="2026-09-05T01:25:00Z">
          <w:pPr>
            <w:spacing w:after="60" w:line="259" w:lineRule="auto"/>
            <w:ind w:left="369" w:hanging="369"/>
            <w:jc w:val="both"/>
          </w:pPr>
        </w:pPrChange>
      </w:pPr>
      <w:r>
        <w:rPr>
          <w:rPrChange w:id="1955" w:author="SHM-EM Authors" w:date="2026-09-05T09:25:00Z" w16du:dateUtc="2026-09-05T01:25:00Z">
            <w:rPr>
              <w:sz w:val="17"/>
            </w:rPr>
          </w:rPrChange>
        </w:rPr>
        <w:t xml:space="preserve">[10] Zhao D, Wang Z, Wang J, Liao J, Li Z, Yang S. GMFAgent: domain knowledge-driven agent for ground motion field estimation. SoftwareX. 2026;34:102673. </w:t>
      </w:r>
      <w:del w:id="1956" w:author="SHM-EM Authors" w:date="2026-09-05T09:25:00Z" w16du:dateUtc="2026-09-05T01:25:00Z">
        <w:r>
          <w:rPr>
            <w:rFonts w:eastAsia="Noto Serif CJK SC" w:hint="eastAsia"/>
            <w:sz w:val="17"/>
          </w:rPr>
          <w:delText>https://doi.org/10.1016/j.softx.2026.102673.</w:delText>
        </w:r>
      </w:del>
      <w:ins w:id="1957" w:author="SHM-EM Authors" w:date="2026-09-05T09:25:00Z" w16du:dateUtc="2026-09-05T01:25:00Z">
        <w:r>
          <w:fldChar w:fldCharType="begin"/>
        </w:r>
        <w:r>
          <w:instrText>HYPERLINK "https://doi.org/10.1016/j.softx.2026.102673" \h</w:instrText>
        </w:r>
        <w:r>
          <w:fldChar w:fldCharType="separate"/>
        </w:r>
        <w:r>
          <w:rPr>
            <w:color w:val="1769E8"/>
            <w:u w:val="single"/>
          </w:rPr>
          <w:t>https://doi.org/10.1016/j.softx.2026.102673</w:t>
        </w:r>
        <w:r>
          <w:fldChar w:fldCharType="end"/>
        </w:r>
        <w:r>
          <w:t>.</w:t>
        </w:r>
      </w:ins>
    </w:p>
    <w:p w14:paraId="7A2A067E" w14:textId="77777777" w:rsidR="0073212B" w:rsidRDefault="002B7AEB">
      <w:pPr>
        <w:ind w:left="340" w:hanging="340"/>
        <w:rPr>
          <w:rPrChange w:id="1958" w:author="SHM-EM Authors" w:date="2026-09-05T09:25:00Z" w16du:dateUtc="2026-09-05T01:25:00Z">
            <w:rPr>
              <w:sz w:val="17"/>
            </w:rPr>
          </w:rPrChange>
        </w:rPr>
        <w:pPrChange w:id="1959" w:author="SHM-EM Authors" w:date="2026-09-05T09:25:00Z" w16du:dateUtc="2026-09-05T01:25:00Z">
          <w:pPr>
            <w:spacing w:after="60" w:line="259" w:lineRule="auto"/>
            <w:ind w:left="369" w:hanging="369"/>
            <w:jc w:val="both"/>
          </w:pPr>
        </w:pPrChange>
      </w:pPr>
      <w:r>
        <w:rPr>
          <w:rPrChange w:id="1960" w:author="SHM-EM Authors" w:date="2026-09-05T09:25:00Z" w16du:dateUtc="2026-09-05T01:25:00Z">
            <w:rPr>
              <w:sz w:val="17"/>
            </w:rPr>
          </w:rPrChange>
        </w:rPr>
        <w:t xml:space="preserve">[11] Yang S, Li M, Liao J, Wang J, Zhao D, Li Z, et al. Predictive-SHM: an open-source, extensible software toolkit for multi-sensor structural health monitoring and time-series prediction. SoftwareX. 2026;35:102732. </w:t>
      </w:r>
      <w:del w:id="1961" w:author="SHM-EM Authors" w:date="2026-09-05T09:25:00Z" w16du:dateUtc="2026-09-05T01:25:00Z">
        <w:r>
          <w:rPr>
            <w:rFonts w:eastAsia="Noto Serif CJK SC" w:hint="eastAsia"/>
            <w:sz w:val="17"/>
          </w:rPr>
          <w:delText>https://doi.org/10.1016/j.softx.2026.102732.</w:delText>
        </w:r>
      </w:del>
      <w:ins w:id="1962" w:author="SHM-EM Authors" w:date="2026-09-05T09:25:00Z" w16du:dateUtc="2026-09-05T01:25:00Z">
        <w:r>
          <w:fldChar w:fldCharType="begin"/>
        </w:r>
        <w:r>
          <w:instrText>HYPERLINK "https://doi.org/10.1016/j.softx.2026.102732" \h</w:instrText>
        </w:r>
        <w:r>
          <w:fldChar w:fldCharType="separate"/>
        </w:r>
        <w:r>
          <w:rPr>
            <w:color w:val="1769E8"/>
            <w:u w:val="single"/>
          </w:rPr>
          <w:t>https://doi.org/10.1016/j.softx.2026.102732</w:t>
        </w:r>
        <w:r>
          <w:fldChar w:fldCharType="end"/>
        </w:r>
        <w:r>
          <w:t>.</w:t>
        </w:r>
      </w:ins>
    </w:p>
    <w:p w14:paraId="3947FB4C" w14:textId="77777777" w:rsidR="0073212B" w:rsidRDefault="002B7AEB">
      <w:pPr>
        <w:ind w:left="340" w:hanging="340"/>
        <w:rPr>
          <w:rPrChange w:id="1963" w:author="SHM-EM Authors" w:date="2026-09-05T09:25:00Z" w16du:dateUtc="2026-09-05T01:25:00Z">
            <w:rPr>
              <w:sz w:val="17"/>
            </w:rPr>
          </w:rPrChange>
        </w:rPr>
        <w:pPrChange w:id="1964" w:author="SHM-EM Authors" w:date="2026-09-05T09:25:00Z" w16du:dateUtc="2026-09-05T01:25:00Z">
          <w:pPr>
            <w:spacing w:after="60" w:line="259" w:lineRule="auto"/>
            <w:ind w:left="369" w:hanging="369"/>
            <w:jc w:val="both"/>
          </w:pPr>
        </w:pPrChange>
      </w:pPr>
      <w:r>
        <w:rPr>
          <w:rPrChange w:id="1965" w:author="SHM-EM Authors" w:date="2026-09-05T09:25:00Z" w16du:dateUtc="2026-09-05T01:25:00Z">
            <w:rPr>
              <w:sz w:val="17"/>
            </w:rPr>
          </w:rPrChange>
        </w:rPr>
        <w:t xml:space="preserve">[12] Lim B, Zohren S. Time-series forecasting with deep learning: a survey. Philos Trans A Math Phys Eng Sci. 2021;379(2194):20200209. </w:t>
      </w:r>
      <w:del w:id="1966" w:author="SHM-EM Authors" w:date="2026-09-05T09:25:00Z" w16du:dateUtc="2026-09-05T01:25:00Z">
        <w:r>
          <w:rPr>
            <w:rFonts w:eastAsia="Noto Serif CJK SC" w:hint="eastAsia"/>
            <w:sz w:val="17"/>
          </w:rPr>
          <w:delText>https://doi.org/10.1098/rsta.2020.0209.</w:delText>
        </w:r>
      </w:del>
      <w:ins w:id="1967" w:author="SHM-EM Authors" w:date="2026-09-05T09:25:00Z" w16du:dateUtc="2026-09-05T01:25:00Z">
        <w:r>
          <w:fldChar w:fldCharType="begin"/>
        </w:r>
        <w:r>
          <w:instrText>HYPERLINK "https://doi.org/10.1098/rsta.2020.0209" \h</w:instrText>
        </w:r>
        <w:r>
          <w:fldChar w:fldCharType="separate"/>
        </w:r>
        <w:r>
          <w:rPr>
            <w:color w:val="1769E8"/>
            <w:u w:val="single"/>
          </w:rPr>
          <w:t>https://doi.org/10.1098/rsta.2020.0209</w:t>
        </w:r>
        <w:r>
          <w:fldChar w:fldCharType="end"/>
        </w:r>
        <w:r>
          <w:t>.</w:t>
        </w:r>
      </w:ins>
    </w:p>
    <w:p w14:paraId="19805F44" w14:textId="77777777" w:rsidR="0073212B" w:rsidRDefault="002B7AEB">
      <w:pPr>
        <w:ind w:left="340" w:hanging="340"/>
        <w:rPr>
          <w:rPrChange w:id="1968" w:author="SHM-EM Authors" w:date="2026-09-05T09:25:00Z" w16du:dateUtc="2026-09-05T01:25:00Z">
            <w:rPr>
              <w:sz w:val="17"/>
            </w:rPr>
          </w:rPrChange>
        </w:rPr>
        <w:pPrChange w:id="1969" w:author="SHM-EM Authors" w:date="2026-09-05T09:25:00Z" w16du:dateUtc="2026-09-05T01:25:00Z">
          <w:pPr>
            <w:spacing w:after="60" w:line="259" w:lineRule="auto"/>
            <w:ind w:left="369" w:hanging="369"/>
            <w:jc w:val="both"/>
          </w:pPr>
        </w:pPrChange>
      </w:pPr>
      <w:r>
        <w:rPr>
          <w:rPrChange w:id="1970" w:author="SHM-EM Authors" w:date="2026-09-05T09:25:00Z" w16du:dateUtc="2026-09-05T01:25:00Z">
            <w:rPr>
              <w:sz w:val="17"/>
            </w:rPr>
          </w:rPrChange>
        </w:rPr>
        <w:t xml:space="preserve">[13] Kong X, Chen Z, Liu W, Ning K, Zhang L, Marier SM, et al. Deep learning for time series forecasting: a survey. Int J Mach Learn Cybern. 2025;16:5079-5112. </w:t>
      </w:r>
      <w:del w:id="1971" w:author="SHM-EM Authors" w:date="2026-09-05T09:25:00Z" w16du:dateUtc="2026-09-05T01:25:00Z">
        <w:r>
          <w:rPr>
            <w:rFonts w:eastAsia="Noto Serif CJK SC" w:hint="eastAsia"/>
            <w:sz w:val="17"/>
          </w:rPr>
          <w:delText>https://doi.org/10.1007/s13042-025-02560-w.</w:delText>
        </w:r>
      </w:del>
      <w:ins w:id="1972" w:author="SHM-EM Authors" w:date="2026-09-05T09:25:00Z" w16du:dateUtc="2026-09-05T01:25:00Z">
        <w:r>
          <w:fldChar w:fldCharType="begin"/>
        </w:r>
        <w:r>
          <w:instrText>HYPERLINK "https://doi.org/10.1007/s13042-025-02560-w" \h</w:instrText>
        </w:r>
        <w:r>
          <w:fldChar w:fldCharType="separate"/>
        </w:r>
        <w:r>
          <w:rPr>
            <w:color w:val="1769E8"/>
            <w:u w:val="single"/>
          </w:rPr>
          <w:t>https://doi.org/10.1007/s13042-025-02560-w</w:t>
        </w:r>
        <w:r>
          <w:fldChar w:fldCharType="end"/>
        </w:r>
        <w:r>
          <w:t>.</w:t>
        </w:r>
      </w:ins>
    </w:p>
    <w:p w14:paraId="6CD36035" w14:textId="77777777" w:rsidR="0073212B" w:rsidRDefault="002B7AEB">
      <w:pPr>
        <w:ind w:left="340" w:hanging="340"/>
        <w:rPr>
          <w:rPrChange w:id="1973" w:author="SHM-EM Authors" w:date="2026-09-05T09:25:00Z" w16du:dateUtc="2026-09-05T01:25:00Z">
            <w:rPr>
              <w:sz w:val="17"/>
            </w:rPr>
          </w:rPrChange>
        </w:rPr>
        <w:pPrChange w:id="1974" w:author="SHM-EM Authors" w:date="2026-09-05T09:25:00Z" w16du:dateUtc="2026-09-05T01:25:00Z">
          <w:pPr>
            <w:spacing w:after="60" w:line="259" w:lineRule="auto"/>
            <w:ind w:left="369" w:hanging="369"/>
            <w:jc w:val="both"/>
          </w:pPr>
        </w:pPrChange>
      </w:pPr>
      <w:r>
        <w:rPr>
          <w:rPrChange w:id="1975" w:author="SHM-EM Authors" w:date="2026-09-05T09:25:00Z" w16du:dateUtc="2026-09-05T01:25:00Z">
            <w:rPr>
              <w:sz w:val="17"/>
            </w:rPr>
          </w:rPrChange>
        </w:rPr>
        <w:t>[14] Vaswani A, Shazeer N, Parmar N, Uszkoreit J, Jones L, Gomez AN, et al. Attention is all you need. Adv Neural Inf Process Syst. 2017;30:5998-6008.</w:t>
      </w:r>
    </w:p>
    <w:p w14:paraId="041ECD6A" w14:textId="77777777" w:rsidR="0073212B" w:rsidRDefault="002B7AEB">
      <w:pPr>
        <w:ind w:left="340" w:hanging="340"/>
        <w:rPr>
          <w:rPrChange w:id="1976" w:author="SHM-EM Authors" w:date="2026-09-05T09:25:00Z" w16du:dateUtc="2026-09-05T01:25:00Z">
            <w:rPr>
              <w:sz w:val="17"/>
            </w:rPr>
          </w:rPrChange>
        </w:rPr>
        <w:pPrChange w:id="1977" w:author="SHM-EM Authors" w:date="2026-09-05T09:25:00Z" w16du:dateUtc="2026-09-05T01:25:00Z">
          <w:pPr>
            <w:spacing w:after="60" w:line="259" w:lineRule="auto"/>
            <w:ind w:left="369" w:hanging="369"/>
            <w:jc w:val="both"/>
          </w:pPr>
        </w:pPrChange>
      </w:pPr>
      <w:r>
        <w:rPr>
          <w:rPrChange w:id="1978" w:author="SHM-EM Authors" w:date="2026-09-05T09:25:00Z" w16du:dateUtc="2026-09-05T01:25:00Z">
            <w:rPr>
              <w:sz w:val="17"/>
            </w:rPr>
          </w:rPrChange>
        </w:rPr>
        <w:t>[15] Oreshkin BN, Carpov D, Chapados N, Bengio Y. N-BEATS: neural basis expansion analysis for interpretable time series forecasting. In: International Conference on Learning Representations; 2020.</w:t>
      </w:r>
    </w:p>
    <w:p w14:paraId="2CBB0E3C" w14:textId="77777777" w:rsidR="0073212B" w:rsidRDefault="002B7AEB">
      <w:pPr>
        <w:ind w:left="340" w:hanging="340"/>
        <w:rPr>
          <w:rPrChange w:id="1979" w:author="SHM-EM Authors" w:date="2026-09-05T09:25:00Z" w16du:dateUtc="2026-09-05T01:25:00Z">
            <w:rPr>
              <w:sz w:val="17"/>
            </w:rPr>
          </w:rPrChange>
        </w:rPr>
        <w:pPrChange w:id="1980" w:author="SHM-EM Authors" w:date="2026-09-05T09:25:00Z" w16du:dateUtc="2026-09-05T01:25:00Z">
          <w:pPr>
            <w:spacing w:after="60" w:line="259" w:lineRule="auto"/>
            <w:ind w:left="369" w:hanging="369"/>
            <w:jc w:val="both"/>
          </w:pPr>
        </w:pPrChange>
      </w:pPr>
      <w:r>
        <w:rPr>
          <w:rPrChange w:id="1981" w:author="SHM-EM Authors" w:date="2026-09-05T09:25:00Z" w16du:dateUtc="2026-09-05T01:25:00Z">
            <w:rPr>
              <w:sz w:val="17"/>
            </w:rPr>
          </w:rPrChange>
        </w:rPr>
        <w:t xml:space="preserve">[16] Lim B, </w:t>
      </w:r>
      <w:del w:id="1982" w:author="SHM-EM Authors" w:date="2026-09-05T09:25:00Z" w16du:dateUtc="2026-09-05T01:25:00Z">
        <w:r>
          <w:rPr>
            <w:rFonts w:eastAsia="Noto Serif CJK SC" w:hint="eastAsia"/>
            <w:sz w:val="17"/>
          </w:rPr>
          <w:delText>Arık</w:delText>
        </w:r>
      </w:del>
      <w:ins w:id="1983" w:author="SHM-EM Authors" w:date="2026-09-05T09:25:00Z" w16du:dateUtc="2026-09-05T01:25:00Z">
        <w:r>
          <w:t>Arik</w:t>
        </w:r>
      </w:ins>
      <w:r>
        <w:rPr>
          <w:rPrChange w:id="1984" w:author="SHM-EM Authors" w:date="2026-09-05T09:25:00Z" w16du:dateUtc="2026-09-05T01:25:00Z">
            <w:rPr>
              <w:sz w:val="17"/>
            </w:rPr>
          </w:rPrChange>
        </w:rPr>
        <w:t xml:space="preserve"> SO, Loeff N, Pfister T. Temporal Fusion Transformers for interpretable multi-horizon time series forecasting. Int J Forecast. 2021;37(4):1748-</w:t>
      </w:r>
      <w:del w:id="1985" w:author="SHM-EM Authors" w:date="2026-09-05T09:25:00Z" w16du:dateUtc="2026-09-05T01:25:00Z">
        <w:r>
          <w:rPr>
            <w:rFonts w:eastAsia="Noto Serif CJK SC" w:hint="eastAsia"/>
            <w:sz w:val="17"/>
          </w:rPr>
          <w:delText>64. https://doi.org/10.1016/j.ijforecast.2021.03.012.</w:delText>
        </w:r>
      </w:del>
      <w:ins w:id="1986" w:author="SHM-EM Authors" w:date="2026-09-05T09:25:00Z" w16du:dateUtc="2026-09-05T01:25:00Z">
        <w:r>
          <w:t xml:space="preserve">1764. </w:t>
        </w:r>
        <w:r>
          <w:fldChar w:fldCharType="begin"/>
        </w:r>
        <w:r>
          <w:instrText>HYPERLINK "https://doi.org/10.1016/j.ijforecast.2021.03.012" \h</w:instrText>
        </w:r>
        <w:r>
          <w:fldChar w:fldCharType="separate"/>
        </w:r>
        <w:r>
          <w:rPr>
            <w:color w:val="1769E8"/>
            <w:u w:val="single"/>
          </w:rPr>
          <w:t>https://doi.org/10.1016/j.ijforecast.2021.03.012</w:t>
        </w:r>
        <w:r>
          <w:fldChar w:fldCharType="end"/>
        </w:r>
        <w:r>
          <w:t>.</w:t>
        </w:r>
      </w:ins>
    </w:p>
    <w:p w14:paraId="1F1DEC84" w14:textId="77777777" w:rsidR="0073212B" w:rsidRDefault="002B7AEB">
      <w:pPr>
        <w:ind w:left="340" w:hanging="340"/>
        <w:rPr>
          <w:rPrChange w:id="1987" w:author="SHM-EM Authors" w:date="2026-09-05T09:25:00Z" w16du:dateUtc="2026-09-05T01:25:00Z">
            <w:rPr>
              <w:sz w:val="17"/>
            </w:rPr>
          </w:rPrChange>
        </w:rPr>
        <w:pPrChange w:id="1988" w:author="SHM-EM Authors" w:date="2026-09-05T09:25:00Z" w16du:dateUtc="2026-09-05T01:25:00Z">
          <w:pPr>
            <w:spacing w:after="60" w:line="259" w:lineRule="auto"/>
            <w:ind w:left="369" w:hanging="369"/>
            <w:jc w:val="both"/>
          </w:pPr>
        </w:pPrChange>
      </w:pPr>
      <w:r>
        <w:rPr>
          <w:rPrChange w:id="1989" w:author="SHM-EM Authors" w:date="2026-09-05T09:25:00Z" w16du:dateUtc="2026-09-05T01:25:00Z">
            <w:rPr>
              <w:sz w:val="17"/>
            </w:rPr>
          </w:rPrChange>
        </w:rPr>
        <w:t>[17] Zhou H, Zhang S, Peng J, Zhang S, Li J, Xiong H, et al. Informer: beyond efficient Transformer for long sequence time-series forecasting. Proc AAAI Conf Artif Intell. 2021;35(12):11106-</w:t>
      </w:r>
      <w:del w:id="1990" w:author="SHM-EM Authors" w:date="2026-09-05T09:25:00Z" w16du:dateUtc="2026-09-05T01:25:00Z">
        <w:r>
          <w:rPr>
            <w:rFonts w:eastAsia="Noto Serif CJK SC" w:hint="eastAsia"/>
            <w:sz w:val="17"/>
          </w:rPr>
          <w:delText>15. https://doi.org/10.1609/aaai.v35i12.17325.</w:delText>
        </w:r>
      </w:del>
      <w:ins w:id="1991" w:author="SHM-EM Authors" w:date="2026-09-05T09:25:00Z" w16du:dateUtc="2026-09-05T01:25:00Z">
        <w:r>
          <w:t xml:space="preserve">11115. </w:t>
        </w:r>
        <w:r>
          <w:fldChar w:fldCharType="begin"/>
        </w:r>
        <w:r>
          <w:instrText>HYPERLINK "https://doi.org/10.1609/aaai.v35i12.17325" \h</w:instrText>
        </w:r>
        <w:r>
          <w:fldChar w:fldCharType="separate"/>
        </w:r>
        <w:r>
          <w:rPr>
            <w:color w:val="1769E8"/>
            <w:u w:val="single"/>
          </w:rPr>
          <w:t>https://doi.org/10.1609/aaai.v35i12.17325</w:t>
        </w:r>
        <w:r>
          <w:fldChar w:fldCharType="end"/>
        </w:r>
        <w:r>
          <w:t>.</w:t>
        </w:r>
      </w:ins>
    </w:p>
    <w:p w14:paraId="5A0739D3" w14:textId="77777777" w:rsidR="0073212B" w:rsidRDefault="002B7AEB">
      <w:pPr>
        <w:ind w:left="340" w:hanging="340"/>
        <w:rPr>
          <w:rPrChange w:id="1992" w:author="SHM-EM Authors" w:date="2026-09-05T09:25:00Z" w16du:dateUtc="2026-09-05T01:25:00Z">
            <w:rPr>
              <w:sz w:val="17"/>
            </w:rPr>
          </w:rPrChange>
        </w:rPr>
        <w:pPrChange w:id="1993" w:author="SHM-EM Authors" w:date="2026-09-05T09:25:00Z" w16du:dateUtc="2026-09-05T01:25:00Z">
          <w:pPr>
            <w:spacing w:after="60" w:line="259" w:lineRule="auto"/>
            <w:ind w:left="369" w:hanging="369"/>
            <w:jc w:val="both"/>
          </w:pPr>
        </w:pPrChange>
      </w:pPr>
      <w:r>
        <w:rPr>
          <w:rPrChange w:id="1994" w:author="SHM-EM Authors" w:date="2026-09-05T09:25:00Z" w16du:dateUtc="2026-09-05T01:25:00Z">
            <w:rPr>
              <w:sz w:val="17"/>
            </w:rPr>
          </w:rPrChange>
        </w:rPr>
        <w:t>[18] Wu H, Xu J, Wang J, Long M. Autoformer: decomposition transformers with auto-correlation for long-term series forecasting. Adv Neural Inf Process Syst. 2021;34:22419-</w:t>
      </w:r>
      <w:del w:id="1995" w:author="SHM-EM Authors" w:date="2026-09-05T09:25:00Z" w16du:dateUtc="2026-09-05T01:25:00Z">
        <w:r>
          <w:rPr>
            <w:rFonts w:eastAsia="Noto Serif CJK SC" w:hint="eastAsia"/>
            <w:sz w:val="17"/>
          </w:rPr>
          <w:delText>30</w:delText>
        </w:r>
      </w:del>
      <w:ins w:id="1996" w:author="SHM-EM Authors" w:date="2026-09-05T09:25:00Z" w16du:dateUtc="2026-09-05T01:25:00Z">
        <w:r>
          <w:t>22430</w:t>
        </w:r>
      </w:ins>
      <w:r>
        <w:rPr>
          <w:rPrChange w:id="1997" w:author="SHM-EM Authors" w:date="2026-09-05T09:25:00Z" w16du:dateUtc="2026-09-05T01:25:00Z">
            <w:rPr>
              <w:sz w:val="17"/>
            </w:rPr>
          </w:rPrChange>
        </w:rPr>
        <w:t>.</w:t>
      </w:r>
    </w:p>
    <w:p w14:paraId="6242447E" w14:textId="77777777" w:rsidR="0073212B" w:rsidRDefault="002B7AEB">
      <w:pPr>
        <w:ind w:left="340" w:hanging="340"/>
        <w:rPr>
          <w:rPrChange w:id="1998" w:author="SHM-EM Authors" w:date="2026-09-05T09:25:00Z" w16du:dateUtc="2026-09-05T01:25:00Z">
            <w:rPr>
              <w:sz w:val="17"/>
            </w:rPr>
          </w:rPrChange>
        </w:rPr>
        <w:pPrChange w:id="1999" w:author="SHM-EM Authors" w:date="2026-09-05T09:25:00Z" w16du:dateUtc="2026-09-05T01:25:00Z">
          <w:pPr>
            <w:spacing w:after="60" w:line="259" w:lineRule="auto"/>
            <w:ind w:left="369" w:hanging="369"/>
            <w:jc w:val="both"/>
          </w:pPr>
        </w:pPrChange>
      </w:pPr>
      <w:r>
        <w:rPr>
          <w:rPrChange w:id="2000" w:author="SHM-EM Authors" w:date="2026-09-05T09:25:00Z" w16du:dateUtc="2026-09-05T01:25:00Z">
            <w:rPr>
              <w:sz w:val="17"/>
            </w:rPr>
          </w:rPrChange>
        </w:rPr>
        <w:t>[19] Nie Y, Nguyen NH, Sinthong P, Kalagnanam J. A time series is worth 64 words: long-term forecasting with Transformers. In: International Conference on Learning Representations; 2023.</w:t>
      </w:r>
    </w:p>
    <w:p w14:paraId="234A84BF" w14:textId="77777777" w:rsidR="0073212B" w:rsidRDefault="002B7AEB">
      <w:pPr>
        <w:ind w:left="340" w:hanging="340"/>
        <w:rPr>
          <w:rPrChange w:id="2001" w:author="SHM-EM Authors" w:date="2026-09-05T09:25:00Z" w16du:dateUtc="2026-09-05T01:25:00Z">
            <w:rPr>
              <w:sz w:val="17"/>
            </w:rPr>
          </w:rPrChange>
        </w:rPr>
        <w:pPrChange w:id="2002" w:author="SHM-EM Authors" w:date="2026-09-05T09:25:00Z" w16du:dateUtc="2026-09-05T01:25:00Z">
          <w:pPr>
            <w:spacing w:after="60" w:line="259" w:lineRule="auto"/>
            <w:ind w:left="369" w:hanging="369"/>
            <w:jc w:val="both"/>
          </w:pPr>
        </w:pPrChange>
      </w:pPr>
      <w:r>
        <w:rPr>
          <w:rPrChange w:id="2003" w:author="SHM-EM Authors" w:date="2026-09-05T09:25:00Z" w16du:dateUtc="2026-09-05T01:25:00Z">
            <w:rPr>
              <w:sz w:val="17"/>
            </w:rPr>
          </w:rPrChange>
        </w:rPr>
        <w:t xml:space="preserve">[20] Mitchell M, Wu S, Zaldivar A, Barnes P, Vasserman L, Hutchinson B, et al. Model cards for model reporting. In: Proceedings of the Conference on Fairness, Accountability, and Transparency; 2019. p. </w:t>
      </w:r>
      <w:del w:id="2004" w:author="SHM-EM Authors" w:date="2026-09-05T09:25:00Z" w16du:dateUtc="2026-09-05T01:25:00Z">
        <w:r>
          <w:rPr>
            <w:rFonts w:eastAsia="Noto Serif CJK SC" w:hint="eastAsia"/>
            <w:sz w:val="17"/>
          </w:rPr>
          <w:delText>220-9. https://doi.org/10.1145/3287560.3287596.</w:delText>
        </w:r>
      </w:del>
      <w:ins w:id="2005" w:author="SHM-EM Authors" w:date="2026-09-05T09:25:00Z" w16du:dateUtc="2026-09-05T01:25:00Z">
        <w:r>
          <w:t xml:space="preserve">220-229. </w:t>
        </w:r>
        <w:r>
          <w:fldChar w:fldCharType="begin"/>
        </w:r>
        <w:r>
          <w:instrText>HYPERLINK "https://doi.org/10.1145/3287560.3287596" \h</w:instrText>
        </w:r>
        <w:r>
          <w:fldChar w:fldCharType="separate"/>
        </w:r>
        <w:r>
          <w:rPr>
            <w:color w:val="1769E8"/>
            <w:u w:val="single"/>
          </w:rPr>
          <w:t>https://doi.org/10.1145/3287560.3287596</w:t>
        </w:r>
        <w:r>
          <w:fldChar w:fldCharType="end"/>
        </w:r>
        <w:r>
          <w:t>.</w:t>
        </w:r>
      </w:ins>
    </w:p>
    <w:p w14:paraId="7CD3473C" w14:textId="77777777" w:rsidR="0073212B" w:rsidRDefault="002B7AEB">
      <w:pPr>
        <w:ind w:left="340" w:hanging="340"/>
        <w:rPr>
          <w:rPrChange w:id="2006" w:author="SHM-EM Authors" w:date="2026-09-05T09:25:00Z" w16du:dateUtc="2026-09-05T01:25:00Z">
            <w:rPr>
              <w:sz w:val="17"/>
            </w:rPr>
          </w:rPrChange>
        </w:rPr>
        <w:pPrChange w:id="2007" w:author="SHM-EM Authors" w:date="2026-09-05T09:25:00Z" w16du:dateUtc="2026-09-05T01:25:00Z">
          <w:pPr>
            <w:spacing w:after="60" w:line="259" w:lineRule="auto"/>
            <w:ind w:left="369" w:hanging="369"/>
            <w:jc w:val="both"/>
          </w:pPr>
        </w:pPrChange>
      </w:pPr>
      <w:r>
        <w:rPr>
          <w:rPrChange w:id="2008" w:author="SHM-EM Authors" w:date="2026-09-05T09:25:00Z" w16du:dateUtc="2026-09-05T01:25:00Z">
            <w:rPr>
              <w:sz w:val="17"/>
            </w:rPr>
          </w:rPrChange>
        </w:rPr>
        <w:t xml:space="preserve">[21] Gebru T, Morgenstern J, Vecchione B, Vaughan JW, Wallach H, </w:t>
      </w:r>
      <w:del w:id="2009" w:author="SHM-EM Authors" w:date="2026-09-05T09:25:00Z" w16du:dateUtc="2026-09-05T01:25:00Z">
        <w:r>
          <w:rPr>
            <w:rFonts w:eastAsia="Noto Serif CJK SC" w:hint="eastAsia"/>
            <w:sz w:val="17"/>
          </w:rPr>
          <w:delText>Daumé</w:delText>
        </w:r>
      </w:del>
      <w:ins w:id="2010" w:author="SHM-EM Authors" w:date="2026-09-05T09:25:00Z" w16du:dateUtc="2026-09-05T01:25:00Z">
        <w:r>
          <w:t>Daume</w:t>
        </w:r>
      </w:ins>
      <w:r>
        <w:rPr>
          <w:rPrChange w:id="2011" w:author="SHM-EM Authors" w:date="2026-09-05T09:25:00Z" w16du:dateUtc="2026-09-05T01:25:00Z">
            <w:rPr>
              <w:sz w:val="17"/>
            </w:rPr>
          </w:rPrChange>
        </w:rPr>
        <w:t xml:space="preserve"> H III, et al. Datasheets for datasets. Commun ACM. 2021;64(12):86-92. </w:t>
      </w:r>
      <w:del w:id="2012" w:author="SHM-EM Authors" w:date="2026-09-05T09:25:00Z" w16du:dateUtc="2026-09-05T01:25:00Z">
        <w:r>
          <w:rPr>
            <w:rFonts w:eastAsia="Noto Serif CJK SC" w:hint="eastAsia"/>
            <w:sz w:val="17"/>
          </w:rPr>
          <w:delText>https://doi.org/10.1145/3458723.</w:delText>
        </w:r>
      </w:del>
      <w:ins w:id="2013" w:author="SHM-EM Authors" w:date="2026-09-05T09:25:00Z" w16du:dateUtc="2026-09-05T01:25:00Z">
        <w:r>
          <w:fldChar w:fldCharType="begin"/>
        </w:r>
        <w:r>
          <w:instrText>HYPERLINK "https://doi.org/10.1145/3458723" \h</w:instrText>
        </w:r>
        <w:r>
          <w:fldChar w:fldCharType="separate"/>
        </w:r>
        <w:r>
          <w:rPr>
            <w:color w:val="1769E8"/>
            <w:u w:val="single"/>
          </w:rPr>
          <w:t>https://doi.org/10.1145/3458723</w:t>
        </w:r>
        <w:r>
          <w:fldChar w:fldCharType="end"/>
        </w:r>
        <w:r>
          <w:t>.</w:t>
        </w:r>
      </w:ins>
    </w:p>
    <w:p w14:paraId="5060BD4F" w14:textId="77777777" w:rsidR="0073212B" w:rsidRDefault="002B7AEB">
      <w:pPr>
        <w:ind w:left="340" w:hanging="340"/>
        <w:rPr>
          <w:rPrChange w:id="2014" w:author="SHM-EM Authors" w:date="2026-09-05T09:25:00Z" w16du:dateUtc="2026-09-05T01:25:00Z">
            <w:rPr>
              <w:sz w:val="17"/>
            </w:rPr>
          </w:rPrChange>
        </w:rPr>
        <w:pPrChange w:id="2015" w:author="SHM-EM Authors" w:date="2026-09-05T09:25:00Z" w16du:dateUtc="2026-09-05T01:25:00Z">
          <w:pPr>
            <w:spacing w:after="60" w:line="259" w:lineRule="auto"/>
            <w:ind w:left="369" w:hanging="369"/>
            <w:jc w:val="both"/>
          </w:pPr>
        </w:pPrChange>
      </w:pPr>
      <w:r>
        <w:rPr>
          <w:rPrChange w:id="2016" w:author="SHM-EM Authors" w:date="2026-09-05T09:25:00Z" w16du:dateUtc="2026-09-05T01:25:00Z">
            <w:rPr>
              <w:sz w:val="17"/>
            </w:rPr>
          </w:rPrChange>
        </w:rPr>
        <w:t xml:space="preserve">[22] Wilkinson MD, Dumontier M, Aalbersberg IJ, Appleton G, Axton M, Baak A, et al. The FAIR Guiding Principles for scientific data management and stewardship. Sci Data. 2016;3:160018. </w:t>
      </w:r>
      <w:del w:id="2017" w:author="SHM-EM Authors" w:date="2026-09-05T09:25:00Z" w16du:dateUtc="2026-09-05T01:25:00Z">
        <w:r>
          <w:rPr>
            <w:rFonts w:eastAsia="Noto Serif CJK SC" w:hint="eastAsia"/>
            <w:sz w:val="17"/>
          </w:rPr>
          <w:delText>https://doi.org/10.1038/sdata.2016.18.</w:delText>
        </w:r>
      </w:del>
      <w:ins w:id="2018" w:author="SHM-EM Authors" w:date="2026-09-05T09:25:00Z" w16du:dateUtc="2026-09-05T01:25:00Z">
        <w:r>
          <w:fldChar w:fldCharType="begin"/>
        </w:r>
        <w:r>
          <w:instrText>HYPERLINK "https://doi.org/10.1038/sdata.2016.18" \h</w:instrText>
        </w:r>
        <w:r>
          <w:fldChar w:fldCharType="separate"/>
        </w:r>
        <w:r>
          <w:rPr>
            <w:color w:val="1769E8"/>
            <w:u w:val="single"/>
          </w:rPr>
          <w:t>https://doi.org/10.1038/sdata.2016.18</w:t>
        </w:r>
        <w:r>
          <w:fldChar w:fldCharType="end"/>
        </w:r>
        <w:r>
          <w:t>.</w:t>
        </w:r>
      </w:ins>
    </w:p>
    <w:p w14:paraId="2A4B6AEC" w14:textId="77777777" w:rsidR="0073212B" w:rsidRDefault="002B7AEB">
      <w:pPr>
        <w:ind w:left="340" w:hanging="340"/>
        <w:rPr>
          <w:rPrChange w:id="2019" w:author="SHM-EM Authors" w:date="2026-09-05T09:25:00Z" w16du:dateUtc="2026-09-05T01:25:00Z">
            <w:rPr>
              <w:sz w:val="17"/>
            </w:rPr>
          </w:rPrChange>
        </w:rPr>
        <w:pPrChange w:id="2020" w:author="SHM-EM Authors" w:date="2026-09-05T09:25:00Z" w16du:dateUtc="2026-09-05T01:25:00Z">
          <w:pPr>
            <w:spacing w:after="60" w:line="259" w:lineRule="auto"/>
            <w:ind w:left="369" w:hanging="369"/>
            <w:jc w:val="both"/>
          </w:pPr>
        </w:pPrChange>
      </w:pPr>
      <w:r>
        <w:rPr>
          <w:rPrChange w:id="2021" w:author="SHM-EM Authors" w:date="2026-09-05T09:25:00Z" w16du:dateUtc="2026-09-05T01:25:00Z">
            <w:rPr>
              <w:sz w:val="17"/>
            </w:rPr>
          </w:rPrChange>
        </w:rPr>
        <w:t xml:space="preserve">[23] Barker M, Chue Hong NP, Katz DS, Lamprecht AL, Martinez-Ortiz C, Psomopoulos F, et al. Introducing the FAIR Principles for research software. Sci Data. 2022;9:622. </w:t>
      </w:r>
      <w:del w:id="2022" w:author="SHM-EM Authors" w:date="2026-09-05T09:25:00Z" w16du:dateUtc="2026-09-05T01:25:00Z">
        <w:r>
          <w:rPr>
            <w:rFonts w:eastAsia="Noto Serif CJK SC" w:hint="eastAsia"/>
            <w:sz w:val="17"/>
          </w:rPr>
          <w:delText>https://doi.org/10.1038/s41597-022-01710-x.</w:delText>
        </w:r>
      </w:del>
      <w:ins w:id="2023" w:author="SHM-EM Authors" w:date="2026-09-05T09:25:00Z" w16du:dateUtc="2026-09-05T01:25:00Z">
        <w:r>
          <w:fldChar w:fldCharType="begin"/>
        </w:r>
        <w:r>
          <w:instrText>HYPERLINK "https://doi.org/10.1038/s41597-022-01710-x" \h</w:instrText>
        </w:r>
        <w:r>
          <w:fldChar w:fldCharType="separate"/>
        </w:r>
        <w:r>
          <w:rPr>
            <w:color w:val="1769E8"/>
            <w:u w:val="single"/>
          </w:rPr>
          <w:t>https://doi.org/10.1038/s41597-022-01710-x</w:t>
        </w:r>
        <w:r>
          <w:fldChar w:fldCharType="end"/>
        </w:r>
        <w:r>
          <w:t>.</w:t>
        </w:r>
      </w:ins>
    </w:p>
    <w:p w14:paraId="2A51B6CD" w14:textId="77777777" w:rsidR="0073212B" w:rsidRDefault="002B7AEB">
      <w:pPr>
        <w:ind w:left="340" w:hanging="340"/>
        <w:rPr>
          <w:rPrChange w:id="2024" w:author="SHM-EM Authors" w:date="2026-09-05T09:25:00Z" w16du:dateUtc="2026-09-05T01:25:00Z">
            <w:rPr>
              <w:sz w:val="17"/>
            </w:rPr>
          </w:rPrChange>
        </w:rPr>
        <w:pPrChange w:id="2025" w:author="SHM-EM Authors" w:date="2026-09-05T09:25:00Z" w16du:dateUtc="2026-09-05T01:25:00Z">
          <w:pPr>
            <w:spacing w:after="60" w:line="259" w:lineRule="auto"/>
            <w:ind w:left="369" w:hanging="369"/>
            <w:jc w:val="both"/>
          </w:pPr>
        </w:pPrChange>
      </w:pPr>
      <w:r>
        <w:rPr>
          <w:rPrChange w:id="2026" w:author="SHM-EM Authors" w:date="2026-09-05T09:25:00Z" w16du:dateUtc="2026-09-05T01:25:00Z">
            <w:rPr>
              <w:sz w:val="17"/>
            </w:rPr>
          </w:rPrChange>
        </w:rPr>
        <w:t xml:space="preserve">[24] Smith AM, Katz DS, Niemeyer KE; FORCE11 Software Citation Working Group. Software citation principles. PeerJ Comput Sci. 2016;2:e86. </w:t>
      </w:r>
      <w:del w:id="2027" w:author="SHM-EM Authors" w:date="2026-09-05T09:25:00Z" w16du:dateUtc="2026-09-05T01:25:00Z">
        <w:r>
          <w:rPr>
            <w:rFonts w:eastAsia="Noto Serif CJK SC" w:hint="eastAsia"/>
            <w:sz w:val="17"/>
          </w:rPr>
          <w:delText>https://doi.org/10.7717/peerj-cs.86.</w:delText>
        </w:r>
      </w:del>
      <w:ins w:id="2028" w:author="SHM-EM Authors" w:date="2026-09-05T09:25:00Z" w16du:dateUtc="2026-09-05T01:25:00Z">
        <w:r>
          <w:fldChar w:fldCharType="begin"/>
        </w:r>
        <w:r>
          <w:instrText>HYPERLINK "https://doi.org/10.7717/peerj-cs.86" \h</w:instrText>
        </w:r>
        <w:r>
          <w:fldChar w:fldCharType="separate"/>
        </w:r>
        <w:r>
          <w:rPr>
            <w:color w:val="1769E8"/>
            <w:u w:val="single"/>
          </w:rPr>
          <w:t>https://doi.org/10.7717/peerj-cs.86</w:t>
        </w:r>
        <w:r>
          <w:fldChar w:fldCharType="end"/>
        </w:r>
        <w:r>
          <w:t>.</w:t>
        </w:r>
      </w:ins>
    </w:p>
    <w:p w14:paraId="1BDEB2DD" w14:textId="77777777" w:rsidR="0073212B" w:rsidRDefault="002B7AEB">
      <w:pPr>
        <w:ind w:left="340" w:hanging="340"/>
        <w:rPr>
          <w:rPrChange w:id="2029" w:author="SHM-EM Authors" w:date="2026-09-05T09:25:00Z" w16du:dateUtc="2026-09-05T01:25:00Z">
            <w:rPr>
              <w:sz w:val="17"/>
            </w:rPr>
          </w:rPrChange>
        </w:rPr>
        <w:pPrChange w:id="2030" w:author="SHM-EM Authors" w:date="2026-09-05T09:25:00Z" w16du:dateUtc="2026-09-05T01:25:00Z">
          <w:pPr>
            <w:spacing w:after="60" w:line="259" w:lineRule="auto"/>
            <w:ind w:left="369" w:hanging="369"/>
            <w:jc w:val="both"/>
          </w:pPr>
        </w:pPrChange>
      </w:pPr>
      <w:r>
        <w:rPr>
          <w:rPrChange w:id="2031" w:author="SHM-EM Authors" w:date="2026-09-05T09:25:00Z" w16du:dateUtc="2026-09-05T01:25:00Z">
            <w:rPr>
              <w:sz w:val="17"/>
            </w:rPr>
          </w:rPrChange>
        </w:rPr>
        <w:t xml:space="preserve">[25] Moreau L, Missier P, editors. PROV-DM: The PROV Data Model. W3C Recommendation. World Wide Web Consortium; 2013. </w:t>
      </w:r>
      <w:del w:id="2032" w:author="SHM-EM Authors" w:date="2026-09-05T09:25:00Z" w16du:dateUtc="2026-09-05T01:25:00Z">
        <w:r>
          <w:rPr>
            <w:rFonts w:eastAsia="Noto Serif CJK SC" w:hint="eastAsia"/>
            <w:sz w:val="17"/>
          </w:rPr>
          <w:delText>https://www.w3.org/TR/2013/REC-prov-dm-20130430/</w:delText>
        </w:r>
      </w:del>
      <w:ins w:id="2033" w:author="SHM-EM Authors" w:date="2026-09-05T09:25:00Z" w16du:dateUtc="2026-09-05T01:25:00Z">
        <w:r>
          <w:fldChar w:fldCharType="begin"/>
        </w:r>
        <w:r>
          <w:instrText>HYPERLINK "https://www.w3.org/TR/2013/REC-prov-dm-20130430/" \h</w:instrText>
        </w:r>
        <w:r>
          <w:fldChar w:fldCharType="separate"/>
        </w:r>
        <w:r>
          <w:rPr>
            <w:color w:val="1769E8"/>
            <w:u w:val="single"/>
          </w:rPr>
          <w:t>https://www.w3.org/TR/2013/REC-prov-dm-20130430/</w:t>
        </w:r>
        <w:r>
          <w:fldChar w:fldCharType="end"/>
        </w:r>
      </w:ins>
      <w:r>
        <w:rPr>
          <w:rPrChange w:id="2034" w:author="SHM-EM Authors" w:date="2026-09-05T09:25:00Z" w16du:dateUtc="2026-09-05T01:25:00Z">
            <w:rPr>
              <w:sz w:val="17"/>
            </w:rPr>
          </w:rPrChange>
        </w:rPr>
        <w:t xml:space="preserve"> [accessed 25 July 2026].</w:t>
      </w:r>
    </w:p>
    <w:p w14:paraId="49807A56" w14:textId="77777777" w:rsidR="0073212B" w:rsidRDefault="002B7AEB">
      <w:pPr>
        <w:ind w:left="340" w:hanging="340"/>
        <w:rPr>
          <w:rPrChange w:id="2035" w:author="SHM-EM Authors" w:date="2026-09-05T09:25:00Z" w16du:dateUtc="2026-09-05T01:25:00Z">
            <w:rPr>
              <w:sz w:val="17"/>
            </w:rPr>
          </w:rPrChange>
        </w:rPr>
        <w:pPrChange w:id="2036" w:author="SHM-EM Authors" w:date="2026-09-05T09:25:00Z" w16du:dateUtc="2026-09-05T01:25:00Z">
          <w:pPr>
            <w:spacing w:after="60" w:line="259" w:lineRule="auto"/>
            <w:ind w:left="369" w:hanging="369"/>
            <w:jc w:val="both"/>
          </w:pPr>
        </w:pPrChange>
      </w:pPr>
      <w:r>
        <w:rPr>
          <w:rPrChange w:id="2037" w:author="SHM-EM Authors" w:date="2026-09-05T09:25:00Z" w16du:dateUtc="2026-09-05T01:25:00Z">
            <w:rPr>
              <w:sz w:val="17"/>
            </w:rPr>
          </w:rPrChange>
        </w:rPr>
        <w:t xml:space="preserve">[26] Wilson G, Aruliah DA, Brown CT, Chue Hong NP, Davis M, Guy RT, et al. Best practices for scientific computing. PLoS Biol. 2014;12(1):e1001745. </w:t>
      </w:r>
      <w:del w:id="2038" w:author="SHM-EM Authors" w:date="2026-09-05T09:25:00Z" w16du:dateUtc="2026-09-05T01:25:00Z">
        <w:r>
          <w:rPr>
            <w:rFonts w:eastAsia="Noto Serif CJK SC" w:hint="eastAsia"/>
            <w:sz w:val="17"/>
          </w:rPr>
          <w:delText>https://doi.org/10.1371/journal.pbio.1001745.</w:delText>
        </w:r>
      </w:del>
      <w:ins w:id="2039" w:author="SHM-EM Authors" w:date="2026-09-05T09:25:00Z" w16du:dateUtc="2026-09-05T01:25:00Z">
        <w:r>
          <w:fldChar w:fldCharType="begin"/>
        </w:r>
        <w:r>
          <w:instrText>HYPERLINK "https://doi.org/10.1371/journal.pbio.1001745" \h</w:instrText>
        </w:r>
        <w:r>
          <w:fldChar w:fldCharType="separate"/>
        </w:r>
        <w:r>
          <w:rPr>
            <w:color w:val="1769E8"/>
            <w:u w:val="single"/>
          </w:rPr>
          <w:t>https://doi.org/10.1371/journal.pbio.1001745</w:t>
        </w:r>
        <w:r>
          <w:fldChar w:fldCharType="end"/>
        </w:r>
        <w:r>
          <w:t>.</w:t>
        </w:r>
      </w:ins>
    </w:p>
    <w:p w14:paraId="60E21BF8" w14:textId="77777777" w:rsidR="0073212B" w:rsidRDefault="002B7AEB">
      <w:pPr>
        <w:ind w:left="340" w:hanging="340"/>
        <w:rPr>
          <w:rPrChange w:id="2040" w:author="SHM-EM Authors" w:date="2026-09-05T09:25:00Z" w16du:dateUtc="2026-09-05T01:25:00Z">
            <w:rPr>
              <w:sz w:val="17"/>
            </w:rPr>
          </w:rPrChange>
        </w:rPr>
        <w:pPrChange w:id="2041" w:author="SHM-EM Authors" w:date="2026-09-05T09:25:00Z" w16du:dateUtc="2026-09-05T01:25:00Z">
          <w:pPr>
            <w:spacing w:after="60" w:line="259" w:lineRule="auto"/>
            <w:ind w:left="369" w:hanging="369"/>
            <w:jc w:val="both"/>
          </w:pPr>
        </w:pPrChange>
      </w:pPr>
      <w:r>
        <w:rPr>
          <w:rPrChange w:id="2042" w:author="SHM-EM Authors" w:date="2026-09-05T09:25:00Z" w16du:dateUtc="2026-09-05T01:25:00Z">
            <w:rPr>
              <w:sz w:val="17"/>
            </w:rPr>
          </w:rPrChange>
        </w:rPr>
        <w:t xml:space="preserve">[27] Sandve GK, Nekrutenko A, Taylor J, Hovig E. Ten simple rules for reproducible computational research. PLoS Comput Biol. 2013;9(10):e1003285. </w:t>
      </w:r>
      <w:del w:id="2043" w:author="SHM-EM Authors" w:date="2026-09-05T09:25:00Z" w16du:dateUtc="2026-09-05T01:25:00Z">
        <w:r>
          <w:rPr>
            <w:rFonts w:eastAsia="Noto Serif CJK SC" w:hint="eastAsia"/>
            <w:sz w:val="17"/>
          </w:rPr>
          <w:delText>https://doi.org/10.1371/journal.pcbi.1003285.</w:delText>
        </w:r>
      </w:del>
      <w:ins w:id="2044" w:author="SHM-EM Authors" w:date="2026-09-05T09:25:00Z" w16du:dateUtc="2026-09-05T01:25:00Z">
        <w:r>
          <w:fldChar w:fldCharType="begin"/>
        </w:r>
        <w:r>
          <w:instrText>HYPERLINK "https://doi.org/10.1371/journal.pcbi.1003285" \h</w:instrText>
        </w:r>
        <w:r>
          <w:fldChar w:fldCharType="separate"/>
        </w:r>
        <w:r>
          <w:rPr>
            <w:color w:val="1769E8"/>
            <w:u w:val="single"/>
          </w:rPr>
          <w:t>https://doi.org/10.1371/journal.pcbi.1003285</w:t>
        </w:r>
        <w:r>
          <w:fldChar w:fldCharType="end"/>
        </w:r>
        <w:r>
          <w:t>.</w:t>
        </w:r>
      </w:ins>
    </w:p>
    <w:p w14:paraId="5D57D40E" w14:textId="77777777" w:rsidR="0073212B" w:rsidRDefault="002B7AEB">
      <w:pPr>
        <w:ind w:left="340" w:hanging="340"/>
        <w:rPr>
          <w:rPrChange w:id="2045" w:author="SHM-EM Authors" w:date="2026-09-05T09:25:00Z" w16du:dateUtc="2026-09-05T01:25:00Z">
            <w:rPr>
              <w:sz w:val="17"/>
            </w:rPr>
          </w:rPrChange>
        </w:rPr>
        <w:pPrChange w:id="2046" w:author="SHM-EM Authors" w:date="2026-09-05T09:25:00Z" w16du:dateUtc="2026-09-05T01:25:00Z">
          <w:pPr>
            <w:spacing w:after="60" w:line="259" w:lineRule="auto"/>
            <w:ind w:left="369" w:hanging="369"/>
            <w:jc w:val="both"/>
          </w:pPr>
        </w:pPrChange>
      </w:pPr>
      <w:r>
        <w:rPr>
          <w:rPrChange w:id="2047" w:author="SHM-EM Authors" w:date="2026-09-05T09:25:00Z" w16du:dateUtc="2026-09-05T01:25:00Z">
            <w:rPr>
              <w:sz w:val="17"/>
            </w:rPr>
          </w:rPrChange>
        </w:rPr>
        <w:t>[28] Pineau J, Vincent-Lamarre P, Sinha K, Lariviere V, Beygelzimer A, d'Alche-Buc F, et al. Improving reproducibility in machine learning research: a report from the NeurIPS 2019 reproducibility program. J Mach Learn Res. 2021;22(164):1-20.</w:t>
      </w:r>
    </w:p>
    <w:p w14:paraId="0D6F0A8F" w14:textId="77777777" w:rsidR="0073212B" w:rsidRDefault="002B7AEB">
      <w:pPr>
        <w:ind w:left="340" w:hanging="340"/>
        <w:rPr>
          <w:rPrChange w:id="2048" w:author="SHM-EM Authors" w:date="2026-09-05T09:25:00Z" w16du:dateUtc="2026-09-05T01:25:00Z">
            <w:rPr>
              <w:sz w:val="17"/>
            </w:rPr>
          </w:rPrChange>
        </w:rPr>
        <w:pPrChange w:id="2049" w:author="SHM-EM Authors" w:date="2026-09-05T09:25:00Z" w16du:dateUtc="2026-09-05T01:25:00Z">
          <w:pPr>
            <w:spacing w:after="60" w:line="259" w:lineRule="auto"/>
            <w:ind w:left="369" w:hanging="369"/>
            <w:jc w:val="both"/>
          </w:pPr>
        </w:pPrChange>
      </w:pPr>
      <w:r>
        <w:rPr>
          <w:rPrChange w:id="2050" w:author="SHM-EM Authors" w:date="2026-09-05T09:25:00Z" w16du:dateUtc="2026-09-05T01:25:00Z">
            <w:rPr>
              <w:sz w:val="17"/>
            </w:rPr>
          </w:rPrChange>
        </w:rPr>
        <w:t xml:space="preserve">[29] Lamprecht AL, Garcia L, Kuzak M, Martinez C, Arcila R, Martin Del Pico E, et al. Towards FAIR principles for research software. Data Sci. 2020;3(1):37-59. </w:t>
      </w:r>
      <w:del w:id="2051" w:author="SHM-EM Authors" w:date="2026-09-05T09:25:00Z" w16du:dateUtc="2026-09-05T01:25:00Z">
        <w:r>
          <w:rPr>
            <w:rFonts w:eastAsia="Noto Serif CJK SC" w:hint="eastAsia"/>
            <w:sz w:val="17"/>
          </w:rPr>
          <w:delText>https://doi.org/10.3233/DS-190026.</w:delText>
        </w:r>
      </w:del>
      <w:ins w:id="2052" w:author="SHM-EM Authors" w:date="2026-09-05T09:25:00Z" w16du:dateUtc="2026-09-05T01:25:00Z">
        <w:r>
          <w:fldChar w:fldCharType="begin"/>
        </w:r>
        <w:r>
          <w:instrText>HYPERLINK "https://doi.org/10.3233/DS-190026" \h</w:instrText>
        </w:r>
        <w:r>
          <w:fldChar w:fldCharType="separate"/>
        </w:r>
        <w:r>
          <w:rPr>
            <w:color w:val="1769E8"/>
            <w:u w:val="single"/>
          </w:rPr>
          <w:t>https://doi.org/10.3233/DS-190026</w:t>
        </w:r>
        <w:r>
          <w:fldChar w:fldCharType="end"/>
        </w:r>
        <w:r>
          <w:t>.</w:t>
        </w:r>
      </w:ins>
    </w:p>
    <w:p w14:paraId="77F4D1E2" w14:textId="77777777" w:rsidR="0073212B" w:rsidRDefault="002B7AEB">
      <w:pPr>
        <w:ind w:left="340" w:hanging="340"/>
        <w:rPr>
          <w:rPrChange w:id="2053" w:author="SHM-EM Authors" w:date="2026-09-05T09:25:00Z" w16du:dateUtc="2026-09-05T01:25:00Z">
            <w:rPr>
              <w:sz w:val="17"/>
            </w:rPr>
          </w:rPrChange>
        </w:rPr>
        <w:pPrChange w:id="2054" w:author="SHM-EM Authors" w:date="2026-09-05T09:25:00Z" w16du:dateUtc="2026-09-05T01:25:00Z">
          <w:pPr>
            <w:spacing w:after="60" w:line="259" w:lineRule="auto"/>
            <w:ind w:left="369" w:hanging="369"/>
            <w:jc w:val="both"/>
          </w:pPr>
        </w:pPrChange>
      </w:pPr>
      <w:r>
        <w:rPr>
          <w:rPrChange w:id="2055" w:author="SHM-EM Authors" w:date="2026-09-05T09:25:00Z" w16du:dateUtc="2026-09-05T01:25:00Z">
            <w:rPr>
              <w:sz w:val="17"/>
            </w:rPr>
          </w:rPrChange>
        </w:rPr>
        <w:t>[30] Stodden V, McNutt M, Bailey DH, Deelman E, Gil Y, Hanson B, et al. Enhancing reproducibility for computational methods. Science. 2016;354(6317):1240-</w:t>
      </w:r>
      <w:del w:id="2056" w:author="SHM-EM Authors" w:date="2026-09-05T09:25:00Z" w16du:dateUtc="2026-09-05T01:25:00Z">
        <w:r>
          <w:rPr>
            <w:rFonts w:eastAsia="Noto Serif CJK SC" w:hint="eastAsia"/>
            <w:sz w:val="17"/>
          </w:rPr>
          <w:delText>1. https://doi.org/10.1126/science.aah6168.</w:delText>
        </w:r>
      </w:del>
      <w:ins w:id="2057" w:author="SHM-EM Authors" w:date="2026-09-05T09:25:00Z" w16du:dateUtc="2026-09-05T01:25:00Z">
        <w:r>
          <w:t xml:space="preserve">1241. </w:t>
        </w:r>
        <w:r>
          <w:fldChar w:fldCharType="begin"/>
        </w:r>
        <w:r>
          <w:instrText>HYPERLINK "https://doi.org/10.1126/science.aah6168" \h</w:instrText>
        </w:r>
        <w:r>
          <w:fldChar w:fldCharType="separate"/>
        </w:r>
        <w:r>
          <w:rPr>
            <w:color w:val="1769E8"/>
            <w:u w:val="single"/>
          </w:rPr>
          <w:t>https://doi.org/10.1126/science.aah6168</w:t>
        </w:r>
        <w:r>
          <w:fldChar w:fldCharType="end"/>
        </w:r>
        <w:r>
          <w:t>.</w:t>
        </w:r>
      </w:ins>
    </w:p>
    <w:sectPr w:rsidR="0073212B">
      <w:headerReference w:type="default" r:id="rId22"/>
      <w:footerReference w:type="defaul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592E" w14:textId="77777777" w:rsidR="002B7AEB" w:rsidRDefault="002B7AEB">
      <w:pPr>
        <w:spacing w:line="240" w:lineRule="auto"/>
      </w:pPr>
      <w:r>
        <w:separator/>
      </w:r>
    </w:p>
  </w:endnote>
  <w:endnote w:type="continuationSeparator" w:id="0">
    <w:p w14:paraId="3F59EA90" w14:textId="77777777" w:rsidR="002B7AEB" w:rsidRDefault="002B7A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oto Serif CJK SC">
    <w:altName w:val="ESRI AMFM Electric"/>
    <w:charset w:val="00"/>
    <w:family w:val="auto"/>
    <w:pitch w:val="default"/>
  </w:font>
  <w:font w:name="Cambria">
    <w:panose1 w:val="02040503050406030204"/>
    <w:charset w:val="00"/>
    <w:family w:val="roman"/>
    <w:pitch w:val="variable"/>
    <w:sig w:usb0="E00006FF" w:usb1="420024FF" w:usb2="02000000" w:usb3="00000000" w:csb0="0000019F" w:csb1="00000000"/>
  </w:font>
  <w:font w:name="Noto Sans CJK SC">
    <w:altName w:val="ESRI AMFM Electric"/>
    <w:charset w:val="00"/>
    <w:family w:val="auto"/>
    <w:pitch w:val="default"/>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B63C" w14:textId="77777777" w:rsidR="001F2CBA" w:rsidRDefault="002B7AEB">
    <w:pPr>
      <w:pStyle w:val="a7"/>
      <w:jc w:val="center"/>
      <w:rPr>
        <w:del w:id="2058" w:author="SHM-EM Authors" w:date="2026-09-05T09:25:00Z" w16du:dateUtc="2026-09-05T01:25:00Z"/>
      </w:rPr>
    </w:pPr>
    <w:del w:id="2059" w:author="SHM-EM Authors" w:date="2026-09-05T09:25:00Z" w16du:dateUtc="2026-09-05T01:25:00Z">
      <w:r>
        <w:fldChar w:fldCharType="begin"/>
      </w:r>
      <w:r>
        <w:delInstrText xml:space="preserve"> PAGE   \* MERGEFORMAT </w:delInstrText>
      </w:r>
      <w:r>
        <w:fldChar w:fldCharType="separate"/>
      </w:r>
      <w:r>
        <w:delText>3</w:delText>
      </w:r>
      <w:r>
        <w:fldChar w:fldCharType="end"/>
      </w:r>
    </w:del>
  </w:p>
  <w:p w14:paraId="0624C550" w14:textId="77777777" w:rsidR="0073212B" w:rsidRDefault="002B7AEB">
    <w:pPr>
      <w:jc w:val="center"/>
      <w:pPrChange w:id="2060" w:author="SHM-EM Authors" w:date="2026-09-05T09:25:00Z" w16du:dateUtc="2026-09-05T01:25:00Z">
        <w:pPr>
          <w:pStyle w:val="a7"/>
        </w:pPr>
      </w:pPrChange>
    </w:pPr>
    <w:ins w:id="2061" w:author="SHM-EM Authors" w:date="2026-09-05T09:25:00Z" w16du:dateUtc="2026-09-05T01:25:00Z">
      <w:r>
        <w:fldChar w:fldCharType="begin"/>
      </w:r>
      <w:r>
        <w:instrText>PAGE</w:instrText>
      </w:r>
      <w:r>
        <w:fldChar w:fldCharType="separate"/>
      </w:r>
      <w:r w:rsidR="0039152E">
        <w:rPr>
          <w:noProof/>
        </w:rP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E37E" w14:textId="77777777" w:rsidR="002B7AEB" w:rsidRDefault="002B7AEB">
      <w:pPr>
        <w:spacing w:after="0" w:line="283" w:lineRule="auto"/>
        <w:pPrChange w:id="6" w:author="SHM-EM Authors" w:date="2026-09-05T09:25:00Z" w16du:dateUtc="2026-09-05T01:25:00Z">
          <w:pPr>
            <w:spacing w:after="0"/>
          </w:pPr>
        </w:pPrChange>
      </w:pPr>
      <w:r>
        <w:separator/>
      </w:r>
    </w:p>
  </w:footnote>
  <w:footnote w:type="continuationSeparator" w:id="0">
    <w:p w14:paraId="1B835E80" w14:textId="77777777" w:rsidR="002B7AEB" w:rsidRDefault="002B7AEB">
      <w:pPr>
        <w:spacing w:after="0" w:line="283" w:lineRule="auto"/>
        <w:pPrChange w:id="7" w:author="SHM-EM Authors" w:date="2026-09-05T09:25:00Z" w16du:dateUtc="2026-09-05T01:25:00Z">
          <w:pPr>
            <w:spacing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FDF9" w14:textId="77777777" w:rsidR="006C37D2" w:rsidRDefault="006C37D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10DC55"/>
    <w:multiLevelType w:val="singleLevel"/>
    <w:tmpl w:val="B110DC55"/>
    <w:lvl w:ilvl="0">
      <w:start w:val="6"/>
      <w:numFmt w:val="decimal"/>
      <w:suff w:val="space"/>
      <w:lvlText w:val="%1."/>
      <w:lvlJc w:val="left"/>
    </w:lvl>
  </w:abstractNum>
  <w:abstractNum w:abstractNumId="1" w15:restartNumberingAfterBreak="0">
    <w:nsid w:val="BB84DFA0"/>
    <w:multiLevelType w:val="singleLevel"/>
    <w:tmpl w:val="BB84DFA0"/>
    <w:lvl w:ilvl="0">
      <w:start w:val="1"/>
      <w:numFmt w:val="lowerLetter"/>
      <w:suff w:val="space"/>
      <w:lvlText w:val="(%1)"/>
      <w:lvlJc w:val="left"/>
    </w:lvl>
  </w:abstractNum>
  <w:abstractNum w:abstractNumId="2" w15:restartNumberingAfterBreak="0">
    <w:nsid w:val="632D7863"/>
    <w:multiLevelType w:val="singleLevel"/>
    <w:tmpl w:val="632D7863"/>
    <w:lvl w:ilvl="0">
      <w:start w:val="1"/>
      <w:numFmt w:val="bullet"/>
      <w:lvlText w:val=""/>
      <w:lvlJc w:val="left"/>
      <w:pPr>
        <w:tabs>
          <w:tab w:val="left" w:pos="420"/>
        </w:tabs>
        <w:ind w:left="840" w:hanging="420"/>
      </w:pPr>
      <w:rPr>
        <w:rFonts w:ascii="Wingdings" w:hAnsi="Wingdings" w:hint="default"/>
      </w:rPr>
    </w:lvl>
  </w:abstractNum>
  <w:num w:numId="1" w16cid:durableId="1281642143">
    <w:abstractNumId w:val="2"/>
  </w:num>
  <w:num w:numId="2" w16cid:durableId="1085613828">
    <w:abstractNumId w:val="1"/>
  </w:num>
  <w:num w:numId="3" w16cid:durableId="53642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1F2CBA"/>
    <w:rsid w:val="00276BFF"/>
    <w:rsid w:val="00283600"/>
    <w:rsid w:val="002A7C78"/>
    <w:rsid w:val="002B7866"/>
    <w:rsid w:val="002B7AEB"/>
    <w:rsid w:val="002C3C8F"/>
    <w:rsid w:val="002C7DC9"/>
    <w:rsid w:val="002E406B"/>
    <w:rsid w:val="002F1E10"/>
    <w:rsid w:val="0030041B"/>
    <w:rsid w:val="00313A36"/>
    <w:rsid w:val="00342191"/>
    <w:rsid w:val="00356BEC"/>
    <w:rsid w:val="00370332"/>
    <w:rsid w:val="003804CD"/>
    <w:rsid w:val="00383284"/>
    <w:rsid w:val="0039152E"/>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153E0"/>
    <w:rsid w:val="00532322"/>
    <w:rsid w:val="00541E7D"/>
    <w:rsid w:val="00546153"/>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C37D2"/>
    <w:rsid w:val="006F0B96"/>
    <w:rsid w:val="00705BAB"/>
    <w:rsid w:val="0073212B"/>
    <w:rsid w:val="007526E3"/>
    <w:rsid w:val="0079770B"/>
    <w:rsid w:val="007A0305"/>
    <w:rsid w:val="007A2F35"/>
    <w:rsid w:val="007A5754"/>
    <w:rsid w:val="007B1531"/>
    <w:rsid w:val="007D4E77"/>
    <w:rsid w:val="007D5B5E"/>
    <w:rsid w:val="00804309"/>
    <w:rsid w:val="008264DE"/>
    <w:rsid w:val="008269A4"/>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3108A"/>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 w:val="02F0530D"/>
    <w:rsid w:val="03004097"/>
    <w:rsid w:val="04561A95"/>
    <w:rsid w:val="049802FF"/>
    <w:rsid w:val="054F5640"/>
    <w:rsid w:val="05DD6BAF"/>
    <w:rsid w:val="06761D63"/>
    <w:rsid w:val="07943E1E"/>
    <w:rsid w:val="08204893"/>
    <w:rsid w:val="091D0DD3"/>
    <w:rsid w:val="0C811679"/>
    <w:rsid w:val="0EB43F87"/>
    <w:rsid w:val="12555A81"/>
    <w:rsid w:val="12E017EF"/>
    <w:rsid w:val="17626C76"/>
    <w:rsid w:val="1824217E"/>
    <w:rsid w:val="185D03D3"/>
    <w:rsid w:val="1A6B3DC1"/>
    <w:rsid w:val="1DDB0DE6"/>
    <w:rsid w:val="1E8A53A7"/>
    <w:rsid w:val="1F652A9E"/>
    <w:rsid w:val="23160915"/>
    <w:rsid w:val="23C640E9"/>
    <w:rsid w:val="25097E9D"/>
    <w:rsid w:val="25317C88"/>
    <w:rsid w:val="2899001E"/>
    <w:rsid w:val="2B966A97"/>
    <w:rsid w:val="2C46226B"/>
    <w:rsid w:val="2EEE392F"/>
    <w:rsid w:val="332B3F69"/>
    <w:rsid w:val="33824B0B"/>
    <w:rsid w:val="34CC6CA9"/>
    <w:rsid w:val="36010FB1"/>
    <w:rsid w:val="36D347F2"/>
    <w:rsid w:val="37AB1B1C"/>
    <w:rsid w:val="37CE2EF0"/>
    <w:rsid w:val="3810372D"/>
    <w:rsid w:val="3BF014E4"/>
    <w:rsid w:val="3D9D5A63"/>
    <w:rsid w:val="40243B8A"/>
    <w:rsid w:val="405745EF"/>
    <w:rsid w:val="41564446"/>
    <w:rsid w:val="4420298E"/>
    <w:rsid w:val="47FC5894"/>
    <w:rsid w:val="4C576636"/>
    <w:rsid w:val="4FD74E04"/>
    <w:rsid w:val="506348EA"/>
    <w:rsid w:val="518829CB"/>
    <w:rsid w:val="523A5B1F"/>
    <w:rsid w:val="560426CB"/>
    <w:rsid w:val="5D5418FE"/>
    <w:rsid w:val="60B8658C"/>
    <w:rsid w:val="63A44570"/>
    <w:rsid w:val="652B6A8A"/>
    <w:rsid w:val="65F77B57"/>
    <w:rsid w:val="67290FE2"/>
    <w:rsid w:val="68B7181F"/>
    <w:rsid w:val="6A272315"/>
    <w:rsid w:val="6DE211D7"/>
    <w:rsid w:val="6F72024E"/>
    <w:rsid w:val="70BA3C5B"/>
    <w:rsid w:val="716F713B"/>
    <w:rsid w:val="72E5035E"/>
    <w:rsid w:val="731735E6"/>
    <w:rsid w:val="73CE5EA3"/>
    <w:rsid w:val="789C4E21"/>
    <w:rsid w:val="79A436FA"/>
    <w:rsid w:val="7CF76237"/>
    <w:rsid w:val="7D597C87"/>
    <w:rsid w:val="7EBC7738"/>
    <w:rsid w:val="7FFD4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F3EAFE0-F65C-4694-9ADA-27FBC301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7D2"/>
    <w:pPr>
      <w:spacing w:after="60" w:line="276" w:lineRule="auto"/>
      <w:jc w:val="both"/>
      <w:pPrChange w:id="0" w:author="SHM-EM Authors" w:date="2026-09-05T09:25:00Z">
        <w:pPr>
          <w:spacing w:after="80" w:line="283" w:lineRule="auto"/>
        </w:pPr>
      </w:pPrChange>
    </w:pPr>
    <w:rPr>
      <w:rFonts w:eastAsia="Times New Roman" w:cs="Calibri"/>
      <w:color w:val="000000"/>
      <w:sz w:val="21"/>
      <w:lang w:val="en-GB" w:eastAsia="en-GB"/>
      <w:rPrChange w:id="0" w:author="SHM-EM Authors" w:date="2026-09-05T09:25:00Z">
        <w:rPr>
          <w:rFonts w:eastAsia="Noto Serif CJK SC" w:cs="Calibri"/>
          <w:color w:val="000000"/>
          <w:lang w:val="en-GB" w:eastAsia="en-GB" w:bidi="ar-SA"/>
        </w:rPr>
      </w:rPrChange>
    </w:rPr>
  </w:style>
  <w:style w:type="paragraph" w:styleId="1">
    <w:name w:val="heading 1"/>
    <w:basedOn w:val="a"/>
    <w:next w:val="a"/>
    <w:link w:val="10"/>
    <w:qFormat/>
    <w:rsid w:val="006C37D2"/>
    <w:pPr>
      <w:keepNext/>
      <w:keepLines/>
      <w:spacing w:before="200"/>
      <w:outlineLvl w:val="0"/>
      <w:pPrChange w:id="1" w:author="SHM-EM Authors" w:date="2026-09-05T09:25:00Z">
        <w:pPr>
          <w:keepNext/>
          <w:keepLines/>
          <w:spacing w:before="480" w:line="283" w:lineRule="auto"/>
          <w:outlineLvl w:val="0"/>
        </w:pPr>
      </w:pPrChange>
    </w:pPr>
    <w:rPr>
      <w:rFonts w:cs="Cambria"/>
      <w:b/>
      <w:color w:val="172033"/>
      <w:sz w:val="26"/>
      <w:rPrChange w:id="1" w:author="SHM-EM Authors" w:date="2026-09-05T09:25:00Z">
        <w:rPr>
          <w:rFonts w:eastAsia="Noto Sans CJK SC" w:cs="Cambria"/>
          <w:b/>
          <w:color w:val="000000"/>
          <w:sz w:val="28"/>
          <w:lang w:val="en-GB" w:eastAsia="en-GB" w:bidi="ar-SA"/>
        </w:rPr>
      </w:rPrChange>
    </w:rPr>
  </w:style>
  <w:style w:type="paragraph" w:styleId="2">
    <w:name w:val="heading 2"/>
    <w:basedOn w:val="a"/>
    <w:next w:val="a"/>
    <w:qFormat/>
    <w:rsid w:val="006C37D2"/>
    <w:pPr>
      <w:keepNext/>
      <w:keepLines/>
      <w:spacing w:before="160" w:after="40"/>
      <w:outlineLvl w:val="1"/>
      <w:pPrChange w:id="2" w:author="SHM-EM Authors" w:date="2026-09-05T09:25:00Z">
        <w:pPr>
          <w:keepNext/>
          <w:keepLines/>
          <w:spacing w:before="200" w:line="283" w:lineRule="auto"/>
          <w:outlineLvl w:val="1"/>
        </w:pPr>
      </w:pPrChange>
    </w:pPr>
    <w:rPr>
      <w:rFonts w:cs="Cambria"/>
      <w:b/>
      <w:color w:val="172033"/>
      <w:sz w:val="24"/>
      <w:rPrChange w:id="2" w:author="SHM-EM Authors" w:date="2026-09-05T09:25:00Z">
        <w:rPr>
          <w:rFonts w:eastAsia="Noto Sans CJK SC" w:cs="Cambria"/>
          <w:b/>
          <w:color w:val="000000"/>
          <w:sz w:val="26"/>
          <w:lang w:val="en-GB" w:eastAsia="en-GB" w:bidi="ar-SA"/>
        </w:rPr>
      </w:rPrChange>
    </w:rPr>
  </w:style>
  <w:style w:type="paragraph" w:styleId="3">
    <w:name w:val="heading 3"/>
    <w:basedOn w:val="a"/>
    <w:next w:val="a"/>
    <w:qFormat/>
    <w:rsid w:val="006C37D2"/>
    <w:pPr>
      <w:keepNext/>
      <w:keepLines/>
      <w:spacing w:before="120" w:after="40" w:line="271" w:lineRule="auto"/>
      <w:outlineLvl w:val="2"/>
      <w:pPrChange w:id="3" w:author="SHM-EM Authors" w:date="2026-09-05T09:25:00Z">
        <w:pPr>
          <w:keepNext/>
          <w:keepLines/>
          <w:spacing w:before="200" w:line="271" w:lineRule="auto"/>
          <w:outlineLvl w:val="2"/>
        </w:pPr>
      </w:pPrChange>
    </w:pPr>
    <w:rPr>
      <w:rFonts w:cs="Cambria"/>
      <w:b/>
      <w:color w:val="172033"/>
      <w:sz w:val="22"/>
      <w:rPrChange w:id="3" w:author="SHM-EM Authors" w:date="2026-09-05T09:25:00Z">
        <w:rPr>
          <w:rFonts w:eastAsia="Noto Sans CJK SC" w:cs="Cambria"/>
          <w:b/>
          <w:color w:val="000000"/>
          <w:lang w:val="en-GB" w:eastAsia="en-GB" w:bidi="ar-SA"/>
        </w:rPr>
      </w:rPrChange>
    </w:rPr>
  </w:style>
  <w:style w:type="paragraph" w:styleId="4">
    <w:name w:val="heading 4"/>
    <w:basedOn w:val="a"/>
    <w:next w:val="a"/>
    <w:qFormat/>
    <w:rsid w:val="006C37D2"/>
    <w:pPr>
      <w:keepNext/>
      <w:keepLines/>
      <w:spacing w:before="100" w:after="20"/>
      <w:outlineLvl w:val="3"/>
      <w:pPrChange w:id="4" w:author="SHM-EM Authors" w:date="2026-09-05T09:25:00Z">
        <w:pPr>
          <w:keepNext/>
          <w:keepLines/>
          <w:spacing w:before="200" w:line="283" w:lineRule="auto"/>
          <w:outlineLvl w:val="3"/>
        </w:pPr>
      </w:pPrChange>
    </w:pPr>
    <w:rPr>
      <w:rFonts w:cs="Cambria"/>
      <w:b/>
      <w:i/>
      <w:color w:val="172033"/>
      <w:rPrChange w:id="4" w:author="SHM-EM Authors" w:date="2026-09-05T09:25:00Z">
        <w:rPr>
          <w:rFonts w:ascii="Cambria" w:eastAsia="Cambria" w:hAnsi="Cambria" w:cs="Cambria"/>
          <w:b/>
          <w:i/>
          <w:color w:val="000000"/>
          <w:lang w:val="en-GB" w:eastAsia="en-GB" w:bidi="ar-SA"/>
        </w:rPr>
      </w:rPrChange>
    </w:rPr>
  </w:style>
  <w:style w:type="paragraph" w:styleId="5">
    <w:name w:val="heading 5"/>
    <w:basedOn w:val="a"/>
    <w:next w:val="a"/>
    <w:qFormat/>
    <w:pPr>
      <w:keepNext/>
      <w:keepLines/>
      <w:spacing w:before="200" w:after="0"/>
      <w:outlineLvl w:val="4"/>
    </w:pPr>
    <w:rPr>
      <w:rFonts w:ascii="Cambria" w:eastAsia="Cambria" w:hAnsi="Cambria" w:cs="Cambria"/>
      <w:b/>
    </w:rPr>
  </w:style>
  <w:style w:type="paragraph" w:styleId="6">
    <w:name w:val="heading 6"/>
    <w:basedOn w:val="a"/>
    <w:next w:val="a"/>
    <w:qFormat/>
    <w:pPr>
      <w:keepNext/>
      <w:keepLines/>
      <w:spacing w:after="0" w:line="271" w:lineRule="auto"/>
      <w:outlineLvl w:val="5"/>
    </w:pPr>
    <w:rPr>
      <w:rFonts w:ascii="Cambria" w:eastAsia="Cambria" w:hAnsi="Cambria" w:cs="Cambria"/>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spacing w:line="240" w:lineRule="auto"/>
    </w:pPr>
    <w:rPr>
      <w:sz w:val="20"/>
    </w:r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paragraph" w:styleId="a7">
    <w:name w:val="footer"/>
    <w:basedOn w:val="a"/>
    <w:link w:val="a8"/>
    <w:uiPriority w:val="99"/>
    <w:unhideWhenUsed/>
    <w:qFormat/>
    <w:pPr>
      <w:tabs>
        <w:tab w:val="center" w:pos="4513"/>
        <w:tab w:val="right" w:pos="9026"/>
      </w:tabs>
      <w:spacing w:after="0" w:line="240" w:lineRule="auto"/>
    </w:pPr>
  </w:style>
  <w:style w:type="paragraph" w:styleId="a9">
    <w:name w:val="header"/>
    <w:basedOn w:val="a"/>
    <w:link w:val="aa"/>
    <w:uiPriority w:val="99"/>
    <w:unhideWhenUsed/>
    <w:qFormat/>
    <w:pPr>
      <w:tabs>
        <w:tab w:val="center" w:pos="4513"/>
        <w:tab w:val="right" w:pos="9026"/>
      </w:tabs>
      <w:spacing w:after="0" w:line="240" w:lineRule="auto"/>
    </w:pPr>
  </w:style>
  <w:style w:type="paragraph" w:styleId="ab">
    <w:name w:val="Subtitle"/>
    <w:basedOn w:val="a"/>
    <w:next w:val="a"/>
    <w:qFormat/>
    <w:pPr>
      <w:keepNext/>
      <w:keepLines/>
      <w:spacing w:after="600"/>
    </w:pPr>
    <w:rPr>
      <w:rFonts w:ascii="Cambria" w:eastAsia="Cambria" w:hAnsi="Cambria" w:cs="Cambria"/>
      <w:i/>
      <w:color w:val="666666"/>
      <w:sz w:val="24"/>
    </w:rPr>
  </w:style>
  <w:style w:type="paragraph" w:styleId="ac">
    <w:name w:val="Title"/>
    <w:basedOn w:val="a"/>
    <w:next w:val="a"/>
    <w:qFormat/>
    <w:rsid w:val="006C37D2"/>
    <w:pPr>
      <w:keepNext/>
      <w:keepLines/>
      <w:spacing w:after="160" w:line="240" w:lineRule="auto"/>
      <w:pPrChange w:id="5" w:author="SHM-EM Authors" w:date="2026-09-05T09:25:00Z">
        <w:pPr>
          <w:keepNext/>
          <w:keepLines/>
          <w:spacing w:after="80"/>
        </w:pPr>
      </w:pPrChange>
    </w:pPr>
    <w:rPr>
      <w:rFonts w:cs="Cambria"/>
      <w:b/>
      <w:color w:val="0B3C82"/>
      <w:sz w:val="32"/>
      <w:rPrChange w:id="5" w:author="SHM-EM Authors" w:date="2026-09-05T09:25:00Z">
        <w:rPr>
          <w:rFonts w:ascii="Cambria" w:eastAsia="Cambria" w:hAnsi="Cambria" w:cs="Cambria"/>
          <w:color w:val="000000"/>
          <w:sz w:val="52"/>
          <w:lang w:val="en-GB" w:eastAsia="en-GB" w:bidi="ar-SA"/>
        </w:rPr>
      </w:rPrChange>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uiPriority w:val="99"/>
    <w:semiHidden/>
    <w:unhideWhenUsed/>
    <w:qFormat/>
    <w:rPr>
      <w:color w:val="800080" w:themeColor="followedHyperlink"/>
      <w:u w:val="single"/>
    </w:rPr>
  </w:style>
  <w:style w:type="character" w:styleId="af2">
    <w:name w:val="line number"/>
    <w:basedOn w:val="a0"/>
    <w:uiPriority w:val="99"/>
    <w:semiHidden/>
    <w:unhideWhenUsed/>
    <w:qFormat/>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16"/>
      <w:szCs w:val="16"/>
    </w:rPr>
  </w:style>
  <w:style w:type="table" w:customStyle="1" w:styleId="Style11">
    <w:name w:val="_Style 11"/>
    <w:basedOn w:val="a1"/>
    <w:qFormat/>
    <w:tblPr>
      <w:tblCellMar>
        <w:left w:w="115" w:type="dxa"/>
        <w:right w:w="115" w:type="dxa"/>
      </w:tblCellMar>
    </w:tblPr>
  </w:style>
  <w:style w:type="table" w:customStyle="1" w:styleId="Style12">
    <w:name w:val="_Style 12"/>
    <w:basedOn w:val="a1"/>
    <w:qFormat/>
    <w:tblPr>
      <w:tblCellMar>
        <w:left w:w="115" w:type="dxa"/>
        <w:right w:w="115" w:type="dxa"/>
      </w:tblCellMar>
    </w:tbl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styleId="af5">
    <w:name w:val="List Paragraph"/>
    <w:basedOn w:val="a"/>
    <w:uiPriority w:val="34"/>
    <w:qFormat/>
    <w:pPr>
      <w:ind w:left="720"/>
      <w:contextualSpacing/>
    </w:pPr>
  </w:style>
  <w:style w:type="character" w:customStyle="1" w:styleId="11">
    <w:name w:val="未处理的提及1"/>
    <w:basedOn w:val="a0"/>
    <w:uiPriority w:val="99"/>
    <w:semiHidden/>
    <w:unhideWhenUsed/>
    <w:qFormat/>
    <w:rPr>
      <w:color w:val="808080"/>
      <w:shd w:val="clear" w:color="auto" w:fill="E6E6E6"/>
    </w:rPr>
  </w:style>
  <w:style w:type="character" w:customStyle="1" w:styleId="a4">
    <w:name w:val="批注文字 字符"/>
    <w:basedOn w:val="a0"/>
    <w:link w:val="a3"/>
    <w:uiPriority w:val="99"/>
    <w:qFormat/>
    <w:rPr>
      <w:sz w:val="20"/>
    </w:rPr>
  </w:style>
  <w:style w:type="character" w:customStyle="1" w:styleId="ae">
    <w:name w:val="批注主题 字符"/>
    <w:basedOn w:val="a4"/>
    <w:link w:val="ad"/>
    <w:uiPriority w:val="99"/>
    <w:semiHidden/>
    <w:qFormat/>
    <w:rPr>
      <w:b/>
      <w:bCs/>
      <w:sz w:val="20"/>
    </w:rPr>
  </w:style>
  <w:style w:type="character" w:customStyle="1" w:styleId="Hyperlink1">
    <w:name w:val="Hyperlink.1"/>
    <w:basedOn w:val="a0"/>
    <w:qFormat/>
    <w:rPr>
      <w:color w:val="0070C0"/>
      <w:u w:val="single" w:color="0070C0"/>
    </w:rPr>
  </w:style>
  <w:style w:type="paragraph" w:customStyle="1" w:styleId="Body">
    <w:name w:val="Body"/>
    <w:qFormat/>
    <w:pPr>
      <w:spacing w:after="80" w:line="283" w:lineRule="auto"/>
    </w:pPr>
    <w:rPr>
      <w:rFonts w:eastAsia="Noto Serif CJK SC" w:cs="Calibri"/>
      <w:color w:val="000000"/>
      <w:szCs w:val="22"/>
      <w:u w:color="000000"/>
      <w:lang w:val="it-IT" w:eastAsia="en-GB"/>
    </w:rPr>
  </w:style>
  <w:style w:type="paragraph" w:customStyle="1" w:styleId="12">
    <w:name w:val="修订1"/>
    <w:hidden/>
    <w:uiPriority w:val="99"/>
    <w:semiHidden/>
    <w:qFormat/>
    <w:rPr>
      <w:rFonts w:ascii="Calibri" w:eastAsia="Calibri" w:hAnsi="Calibri" w:cs="Calibri"/>
      <w:color w:val="000000"/>
      <w:sz w:val="22"/>
      <w:lang w:val="en-GB" w:eastAsia="en-GB"/>
    </w:rPr>
  </w:style>
  <w:style w:type="character" w:customStyle="1" w:styleId="a6">
    <w:name w:val="批注框文本 字符"/>
    <w:basedOn w:val="a0"/>
    <w:link w:val="a5"/>
    <w:uiPriority w:val="99"/>
    <w:semiHidden/>
    <w:qFormat/>
    <w:rPr>
      <w:rFonts w:ascii="Segoe UI" w:hAnsi="Segoe UI" w:cs="Segoe UI"/>
      <w:sz w:val="18"/>
      <w:szCs w:val="18"/>
    </w:rPr>
  </w:style>
  <w:style w:type="character" w:customStyle="1" w:styleId="10">
    <w:name w:val="标题 1 字符"/>
    <w:basedOn w:val="a0"/>
    <w:link w:val="1"/>
    <w:qFormat/>
    <w:rPr>
      <w:rFonts w:eastAsia="Times New Roman" w:cs="Cambria"/>
      <w:b/>
      <w:color w:val="172033"/>
      <w:sz w:val="26"/>
      <w:lang w:val="en-GB" w:eastAsia="en-GB"/>
    </w:rPr>
  </w:style>
  <w:style w:type="paragraph" w:customStyle="1" w:styleId="FigureCaption">
    <w:name w:val="Figure Caption"/>
    <w:pPr>
      <w:spacing w:before="40" w:after="120"/>
      <w:jc w:val="center"/>
    </w:pPr>
    <w:rPr>
      <w:rFonts w:eastAsia="Times New Roman"/>
      <w:sz w:val="19"/>
    </w:rPr>
  </w:style>
  <w:style w:type="paragraph" w:customStyle="1" w:styleId="13">
    <w:name w:val="列表编号1"/>
    <w:basedOn w:val="a"/>
    <w:pPr>
      <w:spacing w:after="40"/>
      <w:ind w:left="397" w:hanging="227"/>
    </w:pPr>
  </w:style>
  <w:style w:type="paragraph" w:customStyle="1" w:styleId="14">
    <w:name w:val="列表项目符号1"/>
    <w:basedOn w:val="a"/>
    <w:pPr>
      <w:spacing w:after="40"/>
      <w:ind w:left="397" w:hanging="227"/>
    </w:pPr>
  </w:style>
  <w:style w:type="paragraph" w:styleId="af6">
    <w:name w:val="Revision"/>
    <w:hidden/>
    <w:uiPriority w:val="99"/>
    <w:unhideWhenUsed/>
    <w:rsid w:val="006C37D2"/>
    <w:rPr>
      <w:rFonts w:eastAsia="Times New Roman" w:cs="Calibri"/>
      <w:color w:val="000000"/>
      <w:sz w:val="2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10018</Words>
  <Characters>57106</Characters>
  <Application>Microsoft Office Word</Application>
  <DocSecurity>0</DocSecurity>
  <Lines>475</Lines>
  <Paragraphs>133</Paragraphs>
  <ScaleCrop>false</ScaleCrop>
  <Company>Reed Elsevier</Company>
  <LinksUpToDate>false</LinksUpToDate>
  <CharactersWithSpaces>66991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SHM-EM: A forecast-aware event management framework for heterogeneous engineering monitoring</dc:title>
  <dc:subject>SoftwareX revised manuscript</dc:subject>
  <dc:creator>Ji'an Liao; Zifa Wang; Dengke Zhao; Jianming Wang; Zhaoyan Li; Siran Yang</dc:creator>
  <cp:keywords>engineering monitoring; time-series forecasting; event management; provenance</cp:keywords>
  <dc:description>Generated from the GPT-reviewed scientific-consistency source for SoftwareX minor revision SOFTX-D-26-00931.</dc:description>
  <cp:lastModifiedBy>JA L</cp:lastModifiedBy>
  <cp:revision>1</cp:revision>
  <dcterms:created xsi:type="dcterms:W3CDTF">2026-03-30T10:33:00Z</dcterms:created>
  <dcterms:modified xsi:type="dcterms:W3CDTF">2026-09-05T01:25:00Z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y fmtid="{D5CDD505-2E9C-101B-9397-08002B2CF9AE}" pid="11" name="KSOTemplateDocerSaveRecord">
    <vt:lpwstr>eyJoZGlkIjoiY2NmYThjYjgzYmNmNDA3YjY1N2ViNTcyZmJiMzc2ODIiLCJ1c2VySWQiOiI1MTQxNTk2NjYifQ==</vt:lpwstr>
  </property>
  <property fmtid="{D5CDD505-2E9C-101B-9397-08002B2CF9AE}" pid="12" name="KSOProductBuildVer">
    <vt:lpwstr>2052-12.1.0.26895</vt:lpwstr>
  </property>
  <property fmtid="{D5CDD505-2E9C-101B-9397-08002B2CF9AE}" pid="13" name="ICV">
    <vt:lpwstr>D90C0BAB9A6847E396D16D7481D42455_12</vt:lpwstr>
  </property>
</Properties>
</file>